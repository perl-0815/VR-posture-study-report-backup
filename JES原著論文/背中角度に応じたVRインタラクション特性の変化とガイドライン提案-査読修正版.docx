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392C3FDD"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0815EBD9"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02601690"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F17962">
        <w:rPr>
          <w:rFonts w:ascii="Times New Roman" w:hAnsi="Times New Roman"/>
          <w:color w:val="000000" w:themeColor="text1"/>
          <w:sz w:val="18"/>
          <w:szCs w:val="16"/>
        </w:rPr>
        <w:t>,</w:t>
      </w:r>
      <w:r w:rsidR="006A638F">
        <w:t xml:space="preserve"> </w:t>
      </w:r>
      <w:r w:rsidR="00F17962" w:rsidRPr="00F17962">
        <w:rPr>
          <w:rFonts w:ascii="Times New Roman" w:hAnsi="Times New Roman"/>
          <w:color w:val="000000" w:themeColor="text1"/>
          <w:sz w:val="18"/>
          <w:szCs w:val="16"/>
        </w:rPr>
        <w:t>没入型環境</w:t>
      </w:r>
      <w:r w:rsidR="00D65F08" w:rsidRPr="00D65F08">
        <w:rPr>
          <w:rFonts w:ascii="Times New Roman" w:hAnsi="Times New Roman"/>
          <w:color w:val="000000" w:themeColor="text1"/>
          <w:sz w:val="18"/>
          <w:szCs w:val="16"/>
        </w:rPr>
        <w:t>，</w:t>
      </w:r>
      <w:r w:rsidR="000F57FB" w:rsidRPr="000F57FB">
        <w:rPr>
          <w:rFonts w:ascii="Times New Roman" w:hAnsi="Times New Roman"/>
          <w:color w:val="000000" w:themeColor="text1"/>
          <w:sz w:val="18"/>
          <w:szCs w:val="16"/>
        </w:rPr>
        <w:t>ユーザインタ</w:t>
      </w:r>
      <w:r w:rsidR="001E075E">
        <w:rPr>
          <w:rFonts w:ascii="Times New Roman" w:hAnsi="Times New Roman" w:hint="eastAsia"/>
          <w:color w:val="000000" w:themeColor="text1"/>
          <w:sz w:val="18"/>
          <w:szCs w:val="16"/>
        </w:rPr>
        <w:t>ー</w:t>
      </w:r>
      <w:r w:rsidR="000F57FB">
        <w:rPr>
          <w:rFonts w:ascii="Times New Roman" w:hAnsi="Times New Roman" w:hint="eastAsia"/>
          <w:color w:val="000000" w:themeColor="text1"/>
          <w:sz w:val="18"/>
          <w:szCs w:val="16"/>
        </w:rPr>
        <w:t>フェイス</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545EF6" w:rsidRPr="00545EF6">
        <w:rPr>
          <w:rFonts w:ascii="Times New Roman" w:hAnsi="Times New Roman"/>
          <w:color w:val="000000" w:themeColor="text1"/>
          <w:sz w:val="18"/>
          <w:szCs w:val="16"/>
        </w:rPr>
        <w:t>仰臥位</w:t>
      </w:r>
      <w:r w:rsidR="00D65F08" w:rsidRPr="00D65F08">
        <w:rPr>
          <w:rFonts w:ascii="Times New Roman" w:hAnsi="Times New Roman"/>
          <w:color w:val="000000" w:themeColor="text1"/>
          <w:sz w:val="18"/>
          <w:szCs w:val="16"/>
        </w:rPr>
        <w:t>，指向操作，アクセシビリティ</w:t>
      </w:r>
      <w:r w:rsidRPr="00FB1063">
        <w:rPr>
          <w:rFonts w:ascii="Times New Roman" w:hAnsi="Times New Roman" w:hint="eastAsia"/>
          <w:color w:val="000000" w:themeColor="text1"/>
          <w:sz w:val="18"/>
          <w:szCs w:val="16"/>
        </w:rPr>
        <w:t>）</w:t>
      </w:r>
    </w:p>
    <w:p w14:paraId="6D79D39B" w14:textId="77777777" w:rsidR="00186034" w:rsidRPr="001F47C3" w:rsidRDefault="00186034" w:rsidP="00186034">
      <w:pPr>
        <w:rPr>
          <w:rFonts w:hint="eastAsia"/>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54A13CA0" w:rsidR="002B7F84" w:rsidRDefault="005A73ED" w:rsidP="0085586B">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56A336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w:t>
      </w:r>
      <w:r w:rsidR="0085586B" w:rsidRPr="0085586B">
        <w:rPr>
          <w:rFonts w:hint="eastAsia"/>
          <w:color w:val="000000" w:themeColor="text1"/>
          <w:sz w:val="20"/>
        </w:rPr>
        <w:lastRenderedPageBreak/>
        <w:t>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43C9CBF3">
                <wp:extent cx="3082143" cy="1585713"/>
                <wp:effectExtent l="0" t="0" r="4445" b="1905"/>
                <wp:docPr id="2021494559" name="グループ化 6"/>
                <wp:cNvGraphicFramePr/>
                <a:graphic xmlns:a="http://schemas.openxmlformats.org/drawingml/2006/main">
                  <a:graphicData uri="http://schemas.microsoft.com/office/word/2010/wordprocessingGroup">
                    <wpg:wgp>
                      <wpg:cNvGrpSpPr/>
                      <wpg:grpSpPr>
                        <a:xfrm>
                          <a:off x="0" y="0"/>
                          <a:ext cx="3082143" cy="1585713"/>
                          <a:chOff x="-201358" y="-93408"/>
                          <a:chExt cx="3368622" cy="1685926"/>
                        </a:xfrm>
                      </wpg:grpSpPr>
                      <wps:wsp>
                        <wps:cNvPr id="1913042373" name="テキスト ボックス 5"/>
                        <wps:cNvSpPr txBox="1"/>
                        <wps:spPr>
                          <a:xfrm>
                            <a:off x="-137953" y="1203008"/>
                            <a:ext cx="3216095" cy="389510"/>
                          </a:xfrm>
                          <a:prstGeom prst="rect">
                            <a:avLst/>
                          </a:prstGeom>
                          <a:solidFill>
                            <a:schemeClr val="lt1"/>
                          </a:solidFill>
                          <a:ln w="6350">
                            <a:noFill/>
                          </a:ln>
                        </wps:spPr>
                        <wps:txbx>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1CDF27A9" w:rsidR="00D046F9" w:rsidRPr="00450790" w:rsidRDefault="00D046F9" w:rsidP="00B65A0B">
                              <w:pPr>
                                <w:jc w:val="center"/>
                                <w:rPr>
                                  <w:sz w:val="20"/>
                                  <w:szCs w:val="20"/>
                                </w:rPr>
                              </w:pPr>
                              <w:r>
                                <w:rPr>
                                  <w:rFonts w:hint="eastAsia"/>
                                  <w:sz w:val="20"/>
                                  <w:szCs w:val="20"/>
                                </w:rPr>
                                <w:t xml:space="preserve">Fig.1 </w:t>
                              </w:r>
                              <w:r>
                                <w:rPr>
                                  <w:sz w:val="20"/>
                                  <w:szCs w:val="20"/>
                                </w:rPr>
                                <w:t xml:space="preserve">Experimental </w:t>
                              </w:r>
                              <w:r w:rsidR="00AD254D">
                                <w:rPr>
                                  <w:sz w:val="20"/>
                                  <w:szCs w:val="20"/>
                                </w:rPr>
                                <w:t>c</w:t>
                              </w:r>
                              <w:r>
                                <w:rPr>
                                  <w:sz w:val="20"/>
                                  <w:szCs w:val="20"/>
                                </w:rPr>
                                <w:t>ondition</w:t>
                              </w:r>
                              <w:ins w:id="1" w:author="作成者">
                                <w:r w:rsidR="00C90013" w:rsidRPr="00C90013">
                                  <w:rPr>
                                    <w:color w:val="EE0000"/>
                                    <w:sz w:val="20"/>
                                    <w:szCs w:val="20"/>
                                    <w:highlight w:val="yellow"/>
                                    <w:rPrChange w:id="2" w:author="作成者">
                                      <w:rPr>
                                        <w:color w:val="EE0000"/>
                                        <w:sz w:val="20"/>
                                        <w:szCs w:val="20"/>
                                      </w:rPr>
                                    </w:rPrChange>
                                  </w:rPr>
                                  <w:t>s</w:t>
                                </w:r>
                              </w:ins>
                              <w:r>
                                <w:rPr>
                                  <w:sz w:val="20"/>
                                  <w:szCs w:val="20"/>
                                </w:rPr>
                                <w:t xml:space="preserve">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inline>
            </w:drawing>
          </mc:Choice>
          <mc:Fallback>
            <w:pict>
              <v:group w14:anchorId="53EF1EAE" id="グループ化 6" o:spid="_x0000_s1029" style="width:242.7pt;height:124.85pt;mso-position-horizontal-relative:char;mso-position-vertical-relative:line"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">
                <v:shape id="テキスト ボックス 5" o:sp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1CDF27A9" w:rsidR="00D046F9" w:rsidRPr="00450790" w:rsidRDefault="00D046F9" w:rsidP="00B65A0B">
                        <w:pPr>
                          <w:jc w:val="center"/>
                          <w:rPr>
                            <w:sz w:val="20"/>
                            <w:szCs w:val="20"/>
                          </w:rPr>
                        </w:pPr>
                        <w:r>
                          <w:rPr>
                            <w:rFonts w:hint="eastAsia"/>
                            <w:sz w:val="20"/>
                            <w:szCs w:val="20"/>
                          </w:rPr>
                          <w:t xml:space="preserve">Fig.1 </w:t>
                        </w:r>
                        <w:r>
                          <w:rPr>
                            <w:sz w:val="20"/>
                            <w:szCs w:val="20"/>
                          </w:rPr>
                          <w:t xml:space="preserve">Experimental </w:t>
                        </w:r>
                        <w:r w:rsidR="00AD254D">
                          <w:rPr>
                            <w:sz w:val="20"/>
                            <w:szCs w:val="20"/>
                          </w:rPr>
                          <w:t>c</w:t>
                        </w:r>
                        <w:r>
                          <w:rPr>
                            <w:sz w:val="20"/>
                            <w:szCs w:val="20"/>
                          </w:rPr>
                          <w:t>ondition</w:t>
                        </w:r>
                        <w:ins w:id="3" w:author="作成者">
                          <w:r w:rsidR="00C90013" w:rsidRPr="00C90013">
                            <w:rPr>
                              <w:color w:val="EE0000"/>
                              <w:sz w:val="20"/>
                              <w:szCs w:val="20"/>
                              <w:highlight w:val="yellow"/>
                              <w:rPrChange w:id="4" w:author="作成者">
                                <w:rPr>
                                  <w:color w:val="EE0000"/>
                                  <w:sz w:val="20"/>
                                  <w:szCs w:val="20"/>
                                </w:rPr>
                              </w:rPrChange>
                            </w:rPr>
                            <w:t>s</w:t>
                          </w:r>
                        </w:ins>
                        <w:r>
                          <w:rPr>
                            <w:sz w:val="20"/>
                            <w:szCs w:val="20"/>
                          </w:rPr>
                          <w:t xml:space="preserve">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">
                  <v:imagedata r:id="rId10" o:title=""/>
                </v:shape>
                <w10:anchorlock/>
              </v:group>
            </w:pict>
          </mc:Fallback>
        </mc:AlternateContent>
      </w:r>
    </w:p>
    <w:p w14:paraId="76E01000" w14:textId="0F8C4529" w:rsidR="00BC3798"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w:t>
      </w:r>
      <w:del w:id="5" w:author="作成者">
        <w:r w:rsidR="0017592A" w:rsidDel="004A1EFA">
          <w:rPr>
            <w:rFonts w:asciiTheme="minorEastAsia" w:eastAsiaTheme="minorEastAsia" w:hAnsiTheme="minorEastAsia" w:hint="eastAsia"/>
            <w:bCs/>
            <w:color w:val="000000" w:themeColor="text1"/>
            <w:sz w:val="20"/>
          </w:rPr>
          <w:delText>主な</w:delText>
        </w:r>
      </w:del>
      <w:r w:rsidR="0017592A">
        <w:rPr>
          <w:rFonts w:asciiTheme="minorEastAsia" w:eastAsiaTheme="minorEastAsia" w:hAnsiTheme="minorEastAsia" w:hint="eastAsia"/>
          <w:bCs/>
          <w:color w:val="000000" w:themeColor="text1"/>
          <w:sz w:val="20"/>
        </w:rPr>
        <w:t>実験条件を表1</w:t>
      </w:r>
      <w:ins w:id="6" w:author="作成者">
        <w:r w:rsidR="00927AC7" w:rsidRPr="00777515">
          <w:rPr>
            <w:rFonts w:asciiTheme="minorEastAsia" w:eastAsiaTheme="minorEastAsia" w:hAnsiTheme="minorEastAsia"/>
            <w:bCs/>
            <w:color w:val="EE0000"/>
            <w:sz w:val="20"/>
            <w:highlight w:val="yellow"/>
            <w:rPrChange w:id="7" w:author="作成者">
              <w:rPr>
                <w:rFonts w:asciiTheme="minorEastAsia" w:eastAsiaTheme="minorEastAsia" w:hAnsiTheme="minorEastAsia"/>
                <w:bCs/>
                <w:color w:val="000000" w:themeColor="text1"/>
                <w:sz w:val="20"/>
              </w:rPr>
            </w:rPrChange>
          </w:rPr>
          <w:t>,</w:t>
        </w:r>
        <w:r w:rsidR="00927AC7" w:rsidRPr="00777515">
          <w:rPr>
            <w:rFonts w:asciiTheme="minorEastAsia" w:eastAsiaTheme="minorEastAsia" w:hAnsiTheme="minorEastAsia"/>
            <w:bCs/>
            <w:color w:val="EE0000"/>
            <w:sz w:val="20"/>
            <w:highlight w:val="yellow"/>
            <w:rPrChange w:id="8" w:author="作成者">
              <w:rPr>
                <w:rFonts w:asciiTheme="minorEastAsia" w:eastAsiaTheme="minorEastAsia" w:hAnsiTheme="minorEastAsia"/>
                <w:bCs/>
                <w:color w:val="000000" w:themeColor="text1"/>
                <w:sz w:val="20"/>
              </w:rPr>
            </w:rPrChange>
          </w:rPr>
          <w:t>実験設定および評価指標</w:t>
        </w:r>
        <w:r w:rsidR="00927AC7" w:rsidRPr="00777515">
          <w:rPr>
            <w:rFonts w:asciiTheme="minorEastAsia" w:eastAsiaTheme="minorEastAsia" w:hAnsiTheme="minorEastAsia" w:hint="eastAsia"/>
            <w:bCs/>
            <w:color w:val="EE0000"/>
            <w:sz w:val="20"/>
            <w:highlight w:val="yellow"/>
            <w:rPrChange w:id="9" w:author="作成者">
              <w:rPr>
                <w:rFonts w:asciiTheme="minorEastAsia" w:eastAsiaTheme="minorEastAsia" w:hAnsiTheme="minorEastAsia" w:hint="eastAsia"/>
                <w:bCs/>
                <w:color w:val="000000" w:themeColor="text1"/>
                <w:sz w:val="20"/>
              </w:rPr>
            </w:rPrChange>
          </w:rPr>
          <w:t>を表２</w:t>
        </w:r>
      </w:ins>
      <w:r w:rsidR="0017592A">
        <w:rPr>
          <w:rFonts w:asciiTheme="minorEastAsia" w:eastAsiaTheme="minorEastAsia" w:hAnsiTheme="minorEastAsia" w:hint="eastAsia"/>
          <w:bCs/>
          <w:color w:val="000000" w:themeColor="text1"/>
          <w:sz w:val="20"/>
        </w:rPr>
        <w:t>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w:t>
      </w:r>
      <w:r w:rsidR="00FF2A30">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r w:rsidR="0017592A">
        <w:rPr>
          <w:rFonts w:asciiTheme="minorEastAsia" w:eastAsiaTheme="minorEastAsia" w:hAnsiTheme="minorEastAsia" w:hint="eastAsia"/>
          <w:bCs/>
          <w:color w:val="000000" w:themeColor="text1"/>
          <w:sz w:val="20"/>
        </w:rPr>
        <w:t>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05912F78" w14:textId="69C9562A" w:rsidR="004509E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50F7BA2D" w14:textId="77777777" w:rsidR="004509E8" w:rsidRDefault="004509E8" w:rsidP="004509E8">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4AAE26BD" w14:textId="3B4E36F4" w:rsidR="004509E8" w:rsidRDefault="004509E8" w:rsidP="004509E8">
      <w:pPr>
        <w:jc w:val="center"/>
        <w:rPr>
          <w:szCs w:val="21"/>
        </w:rPr>
      </w:pPr>
      <w:r>
        <w:rPr>
          <w:rFonts w:hint="eastAsia"/>
          <w:szCs w:val="21"/>
        </w:rPr>
        <w:t>Table 1</w:t>
      </w:r>
      <w:r>
        <w:rPr>
          <w:rFonts w:hint="eastAsia"/>
          <w:szCs w:val="21"/>
        </w:rPr>
        <w:t xml:space="preserve">　</w:t>
      </w:r>
      <w:r>
        <w:rPr>
          <w:rFonts w:hint="eastAsia"/>
          <w:szCs w:val="21"/>
        </w:rPr>
        <w:t>E</w:t>
      </w:r>
      <w:r>
        <w:rPr>
          <w:szCs w:val="21"/>
        </w:rPr>
        <w:t xml:space="preserve">xperimental </w:t>
      </w:r>
      <w:r w:rsidR="00DD2ACE">
        <w:rPr>
          <w:szCs w:val="21"/>
        </w:rPr>
        <w:t>c</w:t>
      </w:r>
      <w:r>
        <w:rPr>
          <w:szCs w:val="21"/>
        </w:rPr>
        <w:t>ondition</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0" w:author="作成者">
          <w:tblPr>
            <w:tblStyle w:val="12"/>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PrChange>
      </w:tblPr>
      <w:tblGrid>
        <w:gridCol w:w="993"/>
        <w:gridCol w:w="1701"/>
        <w:gridCol w:w="1930"/>
        <w:tblGridChange w:id="11">
          <w:tblGrid>
            <w:gridCol w:w="993"/>
            <w:gridCol w:w="1701"/>
            <w:gridCol w:w="1930"/>
          </w:tblGrid>
        </w:tblGridChange>
      </w:tblGrid>
      <w:tr w:rsidR="004509E8" w14:paraId="58975CE9" w14:textId="77777777" w:rsidTr="00F20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Change w:id="12" w:author="作成者">
              <w:tcPr>
                <w:tcW w:w="993" w:type="dxa"/>
                <w:tcBorders>
                  <w:top w:val="nil"/>
                  <w:bottom w:val="single" w:sz="12" w:space="0" w:color="auto"/>
                </w:tcBorders>
              </w:tcPr>
            </w:tcPrChange>
          </w:tcPr>
          <w:p w14:paraId="16110B10" w14:textId="77777777" w:rsidR="004509E8" w:rsidRPr="00DB0A98" w:rsidRDefault="004509E8" w:rsidP="00855A3F">
            <w:pPr>
              <w:spacing w:line="240" w:lineRule="exact"/>
              <w:cnfStyle w:val="101000000000" w:firstRow="1" w:lastRow="0" w:firstColumn="1"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Change w:id="13" w:author="作成者">
              <w:tcPr>
                <w:tcW w:w="1701" w:type="dxa"/>
                <w:tcBorders>
                  <w:top w:val="nil"/>
                  <w:bottom w:val="single" w:sz="12" w:space="0" w:color="auto"/>
                </w:tcBorders>
              </w:tcPr>
            </w:tcPrChange>
          </w:tcPr>
          <w:p w14:paraId="26E21598"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Change w:id="14" w:author="作成者">
              <w:tcPr>
                <w:tcW w:w="1930" w:type="dxa"/>
                <w:tcBorders>
                  <w:top w:val="nil"/>
                  <w:bottom w:val="single" w:sz="12" w:space="0" w:color="auto"/>
                </w:tcBorders>
              </w:tcPr>
            </w:tcPrChange>
          </w:tcPr>
          <w:p w14:paraId="4A632536"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4509E8" w14:paraId="732A81E9" w14:textId="77777777" w:rsidTr="00061059">
        <w:tblPrEx>
          <w:tblPrExChange w:id="15" w:author="作成者">
            <w:tblPrEx>
              <w:tblBorders>
                <w:insideH w:val="none" w:sz="0" w:space="0" w:color="auto"/>
              </w:tblBorders>
            </w:tblPrEx>
          </w:tblPrExChange>
        </w:tblPrEx>
        <w:trPr>
          <w:trHeight w:val="340"/>
          <w:trPrChange w:id="16" w:author="作成者">
            <w:trPr>
              <w:trHeight w:val="340"/>
            </w:trPr>
          </w:trPrChange>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Change w:id="17" w:author="作成者">
              <w:tcPr>
                <w:tcW w:w="993" w:type="dxa"/>
                <w:tcBorders>
                  <w:top w:val="single" w:sz="8" w:space="0" w:color="auto"/>
                </w:tcBorders>
              </w:tcPr>
            </w:tcPrChange>
          </w:tcPr>
          <w:p w14:paraId="41D43DBF" w14:textId="4D6DBB10" w:rsidR="004509E8" w:rsidRPr="00BB40B2" w:rsidRDefault="00061059" w:rsidP="00855A3F">
            <w:pPr>
              <w:spacing w:line="240" w:lineRule="exact"/>
              <w:rPr>
                <w:rFonts w:asciiTheme="minorEastAsia" w:eastAsiaTheme="minorEastAsia" w:hAnsiTheme="minorEastAsia"/>
                <w:b w:val="0"/>
                <w:color w:val="EE0000"/>
                <w:sz w:val="18"/>
                <w:highlight w:val="yellow"/>
                <w:rPrChange w:id="18" w:author="作成者">
                  <w:rPr>
                    <w:rFonts w:asciiTheme="minorEastAsia" w:eastAsiaTheme="minorEastAsia" w:hAnsiTheme="minorEastAsia"/>
                    <w:b w:val="0"/>
                    <w:color w:val="000000" w:themeColor="text1"/>
                    <w:sz w:val="18"/>
                  </w:rPr>
                </w:rPrChange>
              </w:rPr>
            </w:pPr>
            <w:ins w:id="19" w:author="作成者">
              <w:r w:rsidRPr="00BB40B2">
                <w:rPr>
                  <w:rFonts w:asciiTheme="minorEastAsia" w:eastAsiaTheme="minorEastAsia" w:hAnsiTheme="minorEastAsia" w:hint="eastAsia"/>
                  <w:color w:val="EE0000"/>
                  <w:sz w:val="18"/>
                  <w:highlight w:val="yellow"/>
                  <w:rPrChange w:id="20" w:author="作成者">
                    <w:rPr>
                      <w:rFonts w:asciiTheme="minorEastAsia" w:eastAsiaTheme="minorEastAsia" w:hAnsiTheme="minorEastAsia" w:hint="eastAsia"/>
                      <w:color w:val="000000" w:themeColor="text1"/>
                      <w:sz w:val="18"/>
                    </w:rPr>
                  </w:rPrChange>
                </w:rPr>
                <w:t>姿勢条件</w:t>
              </w:r>
            </w:ins>
            <w:del w:id="21" w:author="作成者">
              <w:r w:rsidR="004509E8" w:rsidRPr="00BB40B2" w:rsidDel="00061059">
                <w:rPr>
                  <w:rFonts w:asciiTheme="minorEastAsia" w:eastAsiaTheme="minorEastAsia" w:hAnsiTheme="minorEastAsia" w:hint="eastAsia"/>
                  <w:color w:val="EE0000"/>
                  <w:sz w:val="18"/>
                  <w:highlight w:val="yellow"/>
                  <w:rPrChange w:id="22" w:author="作成者">
                    <w:rPr>
                      <w:rFonts w:asciiTheme="minorEastAsia" w:eastAsiaTheme="minorEastAsia" w:hAnsiTheme="minorEastAsia" w:hint="eastAsia"/>
                      <w:color w:val="000000" w:themeColor="text1"/>
                      <w:sz w:val="18"/>
                    </w:rPr>
                  </w:rPrChange>
                </w:rPr>
                <w:delText>参加者</w:delText>
              </w:r>
            </w:del>
          </w:p>
        </w:tc>
        <w:tc>
          <w:tcPr>
            <w:tcW w:w="1701" w:type="dxa"/>
            <w:tcBorders>
              <w:top w:val="single" w:sz="8" w:space="0" w:color="auto"/>
              <w:bottom w:val="single" w:sz="8" w:space="0" w:color="auto"/>
            </w:tcBorders>
            <w:tcPrChange w:id="23" w:author="作成者">
              <w:tcPr>
                <w:tcW w:w="1701" w:type="dxa"/>
                <w:tcBorders>
                  <w:top w:val="single" w:sz="8" w:space="0" w:color="auto"/>
                </w:tcBorders>
              </w:tcPr>
            </w:tcPrChange>
          </w:tcPr>
          <w:p w14:paraId="06519FD5" w14:textId="5627A15B" w:rsidR="004509E8" w:rsidRPr="00BB40B2" w:rsidRDefault="00061059"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Change w:id="24" w:author="作成者">
                  <w:rPr>
                    <w:rFonts w:asciiTheme="minorEastAsia" w:eastAsiaTheme="minorEastAsia" w:hAnsiTheme="minorEastAsia"/>
                    <w:bCs/>
                    <w:color w:val="000000" w:themeColor="text1"/>
                    <w:sz w:val="18"/>
                  </w:rPr>
                </w:rPrChange>
              </w:rPr>
            </w:pPr>
            <w:ins w:id="25" w:author="作成者">
              <w:r w:rsidRPr="00BB40B2">
                <w:rPr>
                  <w:rFonts w:asciiTheme="minorEastAsia" w:eastAsiaTheme="minorEastAsia" w:hAnsiTheme="minorEastAsia" w:hint="eastAsia"/>
                  <w:bCs/>
                  <w:color w:val="EE0000"/>
                  <w:sz w:val="18"/>
                  <w:highlight w:val="yellow"/>
                  <w:rPrChange w:id="26" w:author="作成者">
                    <w:rPr>
                      <w:rFonts w:asciiTheme="minorEastAsia" w:eastAsiaTheme="minorEastAsia" w:hAnsiTheme="minorEastAsia" w:hint="eastAsia"/>
                      <w:bCs/>
                      <w:color w:val="000000" w:themeColor="text1"/>
                      <w:sz w:val="18"/>
                    </w:rPr>
                  </w:rPrChange>
                </w:rPr>
                <w:t>体位</w:t>
              </w:r>
            </w:ins>
            <w:del w:id="27" w:author="作成者">
              <w:r w:rsidR="004509E8" w:rsidRPr="00BB40B2" w:rsidDel="00061059">
                <w:rPr>
                  <w:rFonts w:asciiTheme="minorEastAsia" w:eastAsiaTheme="minorEastAsia" w:hAnsiTheme="minorEastAsia" w:hint="eastAsia"/>
                  <w:bCs/>
                  <w:color w:val="EE0000"/>
                  <w:sz w:val="18"/>
                  <w:highlight w:val="yellow"/>
                  <w:rPrChange w:id="28" w:author="作成者">
                    <w:rPr>
                      <w:rFonts w:asciiTheme="minorEastAsia" w:eastAsiaTheme="minorEastAsia" w:hAnsiTheme="minorEastAsia" w:hint="eastAsia"/>
                      <w:bCs/>
                      <w:color w:val="000000" w:themeColor="text1"/>
                      <w:sz w:val="18"/>
                    </w:rPr>
                  </w:rPrChange>
                </w:rPr>
                <w:delText>人数</w:delText>
              </w:r>
            </w:del>
          </w:p>
        </w:tc>
        <w:tc>
          <w:tcPr>
            <w:tcW w:w="1930" w:type="dxa"/>
            <w:tcBorders>
              <w:top w:val="single" w:sz="8" w:space="0" w:color="auto"/>
              <w:bottom w:val="single" w:sz="8" w:space="0" w:color="auto"/>
            </w:tcBorders>
            <w:tcPrChange w:id="29" w:author="作成者">
              <w:tcPr>
                <w:tcW w:w="1930" w:type="dxa"/>
                <w:tcBorders>
                  <w:top w:val="single" w:sz="8" w:space="0" w:color="auto"/>
                </w:tcBorders>
              </w:tcPr>
            </w:tcPrChange>
          </w:tcPr>
          <w:p w14:paraId="046D60E2" w14:textId="6F85B625" w:rsidR="00061059" w:rsidRPr="00BB40B2" w:rsidRDefault="00061059"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EE0000"/>
                <w:sz w:val="18"/>
                <w:highlight w:val="yellow"/>
                <w:rPrChange w:id="30" w:author="作成者">
                  <w:rPr>
                    <w:rFonts w:asciiTheme="minorEastAsia" w:eastAsiaTheme="minorEastAsia" w:hAnsiTheme="minorEastAsia" w:hint="eastAsia"/>
                    <w:bCs/>
                    <w:color w:val="000000" w:themeColor="text1"/>
                    <w:sz w:val="18"/>
                  </w:rPr>
                </w:rPrChange>
              </w:rPr>
            </w:pPr>
            <w:ins w:id="31" w:author="作成者">
              <w:r w:rsidRPr="00BB40B2">
                <w:rPr>
                  <w:rFonts w:asciiTheme="minorEastAsia" w:eastAsiaTheme="minorEastAsia" w:hAnsiTheme="minorEastAsia" w:hint="eastAsia"/>
                  <w:bCs/>
                  <w:color w:val="EE0000"/>
                  <w:sz w:val="18"/>
                  <w:highlight w:val="yellow"/>
                  <w:rPrChange w:id="32" w:author="作成者">
                    <w:rPr>
                      <w:rFonts w:asciiTheme="minorEastAsia" w:eastAsiaTheme="minorEastAsia" w:hAnsiTheme="minorEastAsia" w:hint="eastAsia"/>
                      <w:bCs/>
                      <w:color w:val="000000" w:themeColor="text1"/>
                      <w:sz w:val="18"/>
                    </w:rPr>
                  </w:rPrChange>
                </w:rPr>
                <w:t>座位</w:t>
              </w:r>
              <w:r w:rsidRPr="00BB40B2">
                <w:rPr>
                  <w:rFonts w:asciiTheme="minorEastAsia" w:eastAsiaTheme="minorEastAsia" w:hAnsiTheme="minorEastAsia"/>
                  <w:bCs/>
                  <w:color w:val="EE0000"/>
                  <w:sz w:val="18"/>
                  <w:highlight w:val="yellow"/>
                  <w:rPrChange w:id="33" w:author="作成者">
                    <w:rPr>
                      <w:rFonts w:asciiTheme="minorEastAsia" w:eastAsiaTheme="minorEastAsia" w:hAnsiTheme="minorEastAsia"/>
                      <w:bCs/>
                      <w:color w:val="000000" w:themeColor="text1"/>
                      <w:sz w:val="18"/>
                    </w:rPr>
                  </w:rPrChange>
                </w:rPr>
                <w:t>,</w:t>
              </w:r>
              <w:r w:rsidRPr="00BB40B2">
                <w:rPr>
                  <w:rFonts w:asciiTheme="minorEastAsia" w:eastAsiaTheme="minorEastAsia" w:hAnsiTheme="minorEastAsia" w:hint="eastAsia"/>
                  <w:bCs/>
                  <w:color w:val="EE0000"/>
                  <w:sz w:val="18"/>
                  <w:highlight w:val="yellow"/>
                  <w:rPrChange w:id="34" w:author="作成者">
                    <w:rPr>
                      <w:rFonts w:asciiTheme="minorEastAsia" w:eastAsiaTheme="minorEastAsia" w:hAnsiTheme="minorEastAsia" w:hint="eastAsia"/>
                      <w:bCs/>
                      <w:color w:val="000000" w:themeColor="text1"/>
                      <w:sz w:val="18"/>
                    </w:rPr>
                  </w:rPrChange>
                </w:rPr>
                <w:t>半座位</w:t>
              </w:r>
              <w:r w:rsidRPr="00BB40B2">
                <w:rPr>
                  <w:rFonts w:asciiTheme="minorEastAsia" w:eastAsiaTheme="minorEastAsia" w:hAnsiTheme="minorEastAsia"/>
                  <w:bCs/>
                  <w:color w:val="EE0000"/>
                  <w:sz w:val="18"/>
                  <w:highlight w:val="yellow"/>
                  <w:rPrChange w:id="35" w:author="作成者">
                    <w:rPr>
                      <w:rFonts w:asciiTheme="minorEastAsia" w:eastAsiaTheme="minorEastAsia" w:hAnsiTheme="minorEastAsia"/>
                      <w:bCs/>
                      <w:color w:val="000000" w:themeColor="text1"/>
                      <w:sz w:val="18"/>
                    </w:rPr>
                  </w:rPrChange>
                </w:rPr>
                <w:t>,</w:t>
              </w:r>
              <w:r w:rsidRPr="00BB40B2">
                <w:rPr>
                  <w:rFonts w:asciiTheme="minorEastAsia" w:eastAsiaTheme="minorEastAsia" w:hAnsiTheme="minorEastAsia" w:hint="eastAsia"/>
                  <w:bCs/>
                  <w:color w:val="EE0000"/>
                  <w:sz w:val="18"/>
                  <w:highlight w:val="yellow"/>
                  <w:rPrChange w:id="36" w:author="作成者">
                    <w:rPr>
                      <w:rFonts w:asciiTheme="minorEastAsia" w:eastAsiaTheme="minorEastAsia" w:hAnsiTheme="minorEastAsia" w:hint="eastAsia"/>
                      <w:bCs/>
                      <w:color w:val="000000" w:themeColor="text1"/>
                      <w:sz w:val="18"/>
                    </w:rPr>
                  </w:rPrChange>
                </w:rPr>
                <w:t>仰臥位</w:t>
              </w:r>
            </w:ins>
            <w:del w:id="37" w:author="作成者">
              <w:r w:rsidR="004509E8" w:rsidRPr="00BB40B2" w:rsidDel="00061059">
                <w:rPr>
                  <w:rFonts w:asciiTheme="minorEastAsia" w:eastAsiaTheme="minorEastAsia" w:hAnsiTheme="minorEastAsia"/>
                  <w:bCs/>
                  <w:color w:val="EE0000"/>
                  <w:sz w:val="18"/>
                  <w:highlight w:val="yellow"/>
                  <w:rPrChange w:id="38" w:author="作成者">
                    <w:rPr>
                      <w:rFonts w:asciiTheme="minorEastAsia" w:eastAsiaTheme="minorEastAsia" w:hAnsiTheme="minorEastAsia"/>
                      <w:bCs/>
                      <w:color w:val="000000" w:themeColor="text1"/>
                      <w:sz w:val="18"/>
                    </w:rPr>
                  </w:rPrChange>
                </w:rPr>
                <w:delText>12</w:delText>
              </w:r>
              <w:r w:rsidR="004509E8" w:rsidRPr="00BB40B2" w:rsidDel="00061059">
                <w:rPr>
                  <w:rFonts w:asciiTheme="minorEastAsia" w:eastAsiaTheme="minorEastAsia" w:hAnsiTheme="minorEastAsia" w:hint="eastAsia"/>
                  <w:bCs/>
                  <w:color w:val="EE0000"/>
                  <w:sz w:val="18"/>
                  <w:highlight w:val="yellow"/>
                  <w:rPrChange w:id="39" w:author="作成者">
                    <w:rPr>
                      <w:rFonts w:asciiTheme="minorEastAsia" w:eastAsiaTheme="minorEastAsia" w:hAnsiTheme="minorEastAsia" w:hint="eastAsia"/>
                      <w:bCs/>
                      <w:color w:val="000000" w:themeColor="text1"/>
                      <w:sz w:val="18"/>
                    </w:rPr>
                  </w:rPrChange>
                </w:rPr>
                <w:delText>名</w:delText>
              </w:r>
            </w:del>
          </w:p>
        </w:tc>
      </w:tr>
      <w:tr w:rsidR="00061059" w14:paraId="02D2AF54" w14:textId="77777777" w:rsidTr="009631C0">
        <w:trPr>
          <w:trHeight w:val="340"/>
          <w:ins w:id="40" w:author="作成者"/>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tcBorders>
          </w:tcPr>
          <w:p w14:paraId="66124BC0" w14:textId="77777777" w:rsidR="00061059" w:rsidRPr="00BB40B2" w:rsidRDefault="00061059" w:rsidP="00855A3F">
            <w:pPr>
              <w:spacing w:line="240" w:lineRule="exact"/>
              <w:rPr>
                <w:ins w:id="41" w:author="作成者"/>
                <w:rFonts w:asciiTheme="minorEastAsia" w:eastAsiaTheme="minorEastAsia" w:hAnsiTheme="minorEastAsia" w:hint="eastAsia"/>
                <w:color w:val="EE0000"/>
                <w:sz w:val="18"/>
                <w:highlight w:val="yellow"/>
                <w:rPrChange w:id="42" w:author="作成者">
                  <w:rPr>
                    <w:ins w:id="43" w:author="作成者"/>
                    <w:rFonts w:asciiTheme="minorEastAsia" w:eastAsiaTheme="minorEastAsia" w:hAnsiTheme="minorEastAsia" w:hint="eastAsia"/>
                    <w:color w:val="000000" w:themeColor="text1"/>
                    <w:sz w:val="18"/>
                  </w:rPr>
                </w:rPrChange>
              </w:rPr>
            </w:pPr>
          </w:p>
        </w:tc>
        <w:tc>
          <w:tcPr>
            <w:tcW w:w="1701" w:type="dxa"/>
            <w:tcBorders>
              <w:top w:val="single" w:sz="8" w:space="0" w:color="auto"/>
            </w:tcBorders>
          </w:tcPr>
          <w:p w14:paraId="66F0E375" w14:textId="5C32AA30" w:rsidR="00061059" w:rsidRPr="00BB40B2" w:rsidRDefault="00061059" w:rsidP="00855A3F">
            <w:pPr>
              <w:spacing w:line="240" w:lineRule="exact"/>
              <w:cnfStyle w:val="000000000000" w:firstRow="0" w:lastRow="0" w:firstColumn="0" w:lastColumn="0" w:oddVBand="0" w:evenVBand="0" w:oddHBand="0" w:evenHBand="0" w:firstRowFirstColumn="0" w:firstRowLastColumn="0" w:lastRowFirstColumn="0" w:lastRowLastColumn="0"/>
              <w:rPr>
                <w:ins w:id="44" w:author="作成者"/>
                <w:rFonts w:asciiTheme="minorEastAsia" w:eastAsiaTheme="minorEastAsia" w:hAnsiTheme="minorEastAsia" w:hint="eastAsia"/>
                <w:bCs/>
                <w:color w:val="EE0000"/>
                <w:sz w:val="18"/>
                <w:highlight w:val="yellow"/>
                <w:rPrChange w:id="45" w:author="作成者">
                  <w:rPr>
                    <w:ins w:id="46" w:author="作成者"/>
                    <w:rFonts w:asciiTheme="minorEastAsia" w:eastAsiaTheme="minorEastAsia" w:hAnsiTheme="minorEastAsia" w:hint="eastAsia"/>
                    <w:bCs/>
                    <w:color w:val="000000" w:themeColor="text1"/>
                    <w:sz w:val="18"/>
                  </w:rPr>
                </w:rPrChange>
              </w:rPr>
            </w:pPr>
            <w:ins w:id="47" w:author="作成者">
              <w:r w:rsidRPr="00BB40B2">
                <w:rPr>
                  <w:rFonts w:asciiTheme="minorEastAsia" w:eastAsiaTheme="minorEastAsia" w:hAnsiTheme="minorEastAsia" w:hint="eastAsia"/>
                  <w:bCs/>
                  <w:color w:val="EE0000"/>
                  <w:sz w:val="18"/>
                  <w:highlight w:val="yellow"/>
                  <w:rPrChange w:id="48" w:author="作成者">
                    <w:rPr>
                      <w:rFonts w:asciiTheme="minorEastAsia" w:eastAsiaTheme="minorEastAsia" w:hAnsiTheme="minorEastAsia" w:hint="eastAsia"/>
                      <w:bCs/>
                      <w:color w:val="000000" w:themeColor="text1"/>
                      <w:sz w:val="18"/>
                    </w:rPr>
                  </w:rPrChange>
                </w:rPr>
                <w:t>実施順序</w:t>
              </w:r>
            </w:ins>
          </w:p>
        </w:tc>
        <w:tc>
          <w:tcPr>
            <w:tcW w:w="1930" w:type="dxa"/>
            <w:tcBorders>
              <w:top w:val="single" w:sz="8" w:space="0" w:color="auto"/>
            </w:tcBorders>
          </w:tcPr>
          <w:p w14:paraId="4252F01F" w14:textId="2EE78CF1" w:rsidR="00061059" w:rsidRPr="00BB40B2" w:rsidRDefault="00061059" w:rsidP="00855A3F">
            <w:pPr>
              <w:spacing w:line="240" w:lineRule="exact"/>
              <w:cnfStyle w:val="000000000000" w:firstRow="0" w:lastRow="0" w:firstColumn="0" w:lastColumn="0" w:oddVBand="0" w:evenVBand="0" w:oddHBand="0" w:evenHBand="0" w:firstRowFirstColumn="0" w:firstRowLastColumn="0" w:lastRowFirstColumn="0" w:lastRowLastColumn="0"/>
              <w:rPr>
                <w:ins w:id="49" w:author="作成者"/>
                <w:rFonts w:asciiTheme="minorEastAsia" w:eastAsiaTheme="minorEastAsia" w:hAnsiTheme="minorEastAsia" w:hint="eastAsia"/>
                <w:bCs/>
                <w:color w:val="EE0000"/>
                <w:sz w:val="18"/>
                <w:highlight w:val="yellow"/>
                <w:rPrChange w:id="50" w:author="作成者">
                  <w:rPr>
                    <w:ins w:id="51" w:author="作成者"/>
                    <w:rFonts w:asciiTheme="minorEastAsia" w:eastAsiaTheme="minorEastAsia" w:hAnsiTheme="minorEastAsia" w:hint="eastAsia"/>
                    <w:bCs/>
                    <w:color w:val="000000" w:themeColor="text1"/>
                    <w:sz w:val="18"/>
                  </w:rPr>
                </w:rPrChange>
              </w:rPr>
            </w:pPr>
            <w:ins w:id="52" w:author="作成者">
              <w:r w:rsidRPr="00BB40B2">
                <w:rPr>
                  <w:rFonts w:asciiTheme="minorEastAsia" w:eastAsiaTheme="minorEastAsia" w:hAnsiTheme="minorEastAsia" w:hint="eastAsia"/>
                  <w:bCs/>
                  <w:color w:val="EE0000"/>
                  <w:sz w:val="18"/>
                  <w:highlight w:val="yellow"/>
                  <w:rPrChange w:id="53" w:author="作成者">
                    <w:rPr>
                      <w:rFonts w:asciiTheme="minorEastAsia" w:eastAsiaTheme="minorEastAsia" w:hAnsiTheme="minorEastAsia" w:hint="eastAsia"/>
                      <w:bCs/>
                      <w:color w:val="000000" w:themeColor="text1"/>
                      <w:sz w:val="18"/>
                    </w:rPr>
                  </w:rPrChange>
                </w:rPr>
                <w:t>座位</w:t>
              </w:r>
              <w:r w:rsidRPr="00BB40B2">
                <w:rPr>
                  <w:rFonts w:asciiTheme="minorEastAsia" w:eastAsiaTheme="minorEastAsia" w:hAnsiTheme="minorEastAsia"/>
                  <w:bCs/>
                  <w:color w:val="EE0000"/>
                  <w:sz w:val="18"/>
                  <w:highlight w:val="yellow"/>
                  <w:rPrChange w:id="54" w:author="作成者">
                    <w:rPr>
                      <w:rFonts w:asciiTheme="minorEastAsia" w:eastAsiaTheme="minorEastAsia" w:hAnsiTheme="minorEastAsia"/>
                      <w:bCs/>
                      <w:color w:val="000000" w:themeColor="text1"/>
                      <w:sz w:val="18"/>
                    </w:rPr>
                  </w:rPrChange>
                </w:rPr>
                <w:t>,</w:t>
              </w:r>
              <w:r w:rsidRPr="00BB40B2">
                <w:rPr>
                  <w:rFonts w:asciiTheme="minorEastAsia" w:eastAsiaTheme="minorEastAsia" w:hAnsiTheme="minorEastAsia" w:hint="eastAsia"/>
                  <w:bCs/>
                  <w:color w:val="EE0000"/>
                  <w:sz w:val="18"/>
                  <w:highlight w:val="yellow"/>
                  <w:rPrChange w:id="55" w:author="作成者">
                    <w:rPr>
                      <w:rFonts w:asciiTheme="minorEastAsia" w:eastAsiaTheme="minorEastAsia" w:hAnsiTheme="minorEastAsia" w:hint="eastAsia"/>
                      <w:bCs/>
                      <w:color w:val="000000" w:themeColor="text1"/>
                      <w:sz w:val="18"/>
                    </w:rPr>
                  </w:rPrChange>
                </w:rPr>
                <w:t>半座位</w:t>
              </w:r>
              <w:r w:rsidRPr="00BB40B2">
                <w:rPr>
                  <w:rFonts w:asciiTheme="minorEastAsia" w:eastAsiaTheme="minorEastAsia" w:hAnsiTheme="minorEastAsia"/>
                  <w:bCs/>
                  <w:color w:val="EE0000"/>
                  <w:sz w:val="18"/>
                  <w:highlight w:val="yellow"/>
                  <w:rPrChange w:id="56" w:author="作成者">
                    <w:rPr>
                      <w:rFonts w:asciiTheme="minorEastAsia" w:eastAsiaTheme="minorEastAsia" w:hAnsiTheme="minorEastAsia"/>
                      <w:bCs/>
                      <w:color w:val="000000" w:themeColor="text1"/>
                      <w:sz w:val="18"/>
                    </w:rPr>
                  </w:rPrChange>
                </w:rPr>
                <w:t>,</w:t>
              </w:r>
              <w:r w:rsidRPr="00BB40B2">
                <w:rPr>
                  <w:rFonts w:asciiTheme="minorEastAsia" w:eastAsiaTheme="minorEastAsia" w:hAnsiTheme="minorEastAsia" w:hint="eastAsia"/>
                  <w:bCs/>
                  <w:color w:val="EE0000"/>
                  <w:sz w:val="18"/>
                  <w:highlight w:val="yellow"/>
                  <w:rPrChange w:id="57" w:author="作成者">
                    <w:rPr>
                      <w:rFonts w:asciiTheme="minorEastAsia" w:eastAsiaTheme="minorEastAsia" w:hAnsiTheme="minorEastAsia" w:hint="eastAsia"/>
                      <w:bCs/>
                      <w:color w:val="000000" w:themeColor="text1"/>
                      <w:sz w:val="18"/>
                    </w:rPr>
                  </w:rPrChange>
                </w:rPr>
                <w:t>仰臥位の順で実施</w:t>
              </w:r>
            </w:ins>
          </w:p>
        </w:tc>
      </w:tr>
    </w:tbl>
    <w:p w14:paraId="6990A2C2" w14:textId="77777777" w:rsidR="00061059" w:rsidRDefault="00061059" w:rsidP="009F4EA0">
      <w:pPr>
        <w:rPr>
          <w:ins w:id="58" w:author="作成者"/>
          <w:rFonts w:asciiTheme="minorEastAsia" w:eastAsiaTheme="minorEastAsia" w:hAnsiTheme="minorEastAsia"/>
          <w:bCs/>
          <w:color w:val="000000" w:themeColor="text1"/>
          <w:sz w:val="20"/>
        </w:rPr>
      </w:pPr>
    </w:p>
    <w:p w14:paraId="421AC619" w14:textId="55E65693" w:rsidR="00061059" w:rsidRPr="00BB40B2" w:rsidRDefault="00061059" w:rsidP="00061059">
      <w:pPr>
        <w:jc w:val="center"/>
        <w:rPr>
          <w:ins w:id="59" w:author="作成者"/>
          <w:color w:val="EE0000"/>
          <w:sz w:val="20"/>
          <w:szCs w:val="20"/>
          <w:highlight w:val="yellow"/>
          <w:rPrChange w:id="60" w:author="作成者">
            <w:rPr>
              <w:ins w:id="61" w:author="作成者"/>
              <w:sz w:val="20"/>
              <w:szCs w:val="20"/>
            </w:rPr>
          </w:rPrChange>
        </w:rPr>
      </w:pPr>
      <w:ins w:id="62" w:author="作成者">
        <w:r w:rsidRPr="00BB40B2">
          <w:rPr>
            <w:rFonts w:hint="eastAsia"/>
            <w:color w:val="EE0000"/>
            <w:sz w:val="20"/>
            <w:szCs w:val="20"/>
            <w:highlight w:val="yellow"/>
            <w:rPrChange w:id="63" w:author="作成者">
              <w:rPr>
                <w:rFonts w:hint="eastAsia"/>
                <w:sz w:val="20"/>
                <w:szCs w:val="20"/>
              </w:rPr>
            </w:rPrChange>
          </w:rPr>
          <w:t>表</w:t>
        </w:r>
        <w:r w:rsidR="00BB40B2">
          <w:rPr>
            <w:rFonts w:hint="eastAsia"/>
            <w:color w:val="EE0000"/>
            <w:sz w:val="20"/>
            <w:szCs w:val="20"/>
            <w:highlight w:val="yellow"/>
          </w:rPr>
          <w:t>２</w:t>
        </w:r>
        <w:del w:id="64" w:author="作成者">
          <w:r w:rsidRPr="00BB40B2" w:rsidDel="00BB40B2">
            <w:rPr>
              <w:rFonts w:hint="eastAsia"/>
              <w:color w:val="EE0000"/>
              <w:sz w:val="20"/>
              <w:szCs w:val="20"/>
              <w:highlight w:val="yellow"/>
              <w:rPrChange w:id="65" w:author="作成者">
                <w:rPr>
                  <w:rFonts w:hint="eastAsia"/>
                  <w:sz w:val="20"/>
                  <w:szCs w:val="20"/>
                </w:rPr>
              </w:rPrChange>
            </w:rPr>
            <w:delText>１</w:delText>
          </w:r>
        </w:del>
        <w:r w:rsidRPr="00BB40B2">
          <w:rPr>
            <w:color w:val="EE0000"/>
            <w:sz w:val="20"/>
            <w:szCs w:val="20"/>
            <w:highlight w:val="yellow"/>
            <w:rPrChange w:id="66" w:author="作成者">
              <w:rPr>
                <w:sz w:val="20"/>
                <w:szCs w:val="20"/>
              </w:rPr>
            </w:rPrChange>
          </w:rPr>
          <w:t xml:space="preserve"> </w:t>
        </w:r>
        <w:r w:rsidR="00322640" w:rsidRPr="00B21AD9">
          <w:rPr>
            <w:color w:val="EE0000"/>
            <w:sz w:val="20"/>
            <w:szCs w:val="20"/>
            <w:highlight w:val="yellow"/>
            <w:rPrChange w:id="67" w:author="作成者">
              <w:rPr>
                <w:color w:val="EE0000"/>
                <w:sz w:val="20"/>
                <w:szCs w:val="20"/>
              </w:rPr>
            </w:rPrChange>
          </w:rPr>
          <w:t>実験設定および評価指標</w:t>
        </w:r>
        <w:del w:id="68" w:author="作成者">
          <w:r w:rsidRPr="00BB40B2" w:rsidDel="00322640">
            <w:rPr>
              <w:rFonts w:hint="eastAsia"/>
              <w:color w:val="EE0000"/>
              <w:sz w:val="20"/>
              <w:szCs w:val="20"/>
              <w:highlight w:val="yellow"/>
              <w:rPrChange w:id="69" w:author="作成者">
                <w:rPr>
                  <w:rFonts w:hint="eastAsia"/>
                  <w:sz w:val="20"/>
                  <w:szCs w:val="20"/>
                </w:rPr>
              </w:rPrChange>
            </w:rPr>
            <w:delText>実験条件</w:delText>
          </w:r>
        </w:del>
      </w:ins>
    </w:p>
    <w:p w14:paraId="182E9217" w14:textId="52028C6A" w:rsidR="00061059" w:rsidRPr="00BB40B2" w:rsidRDefault="00061059" w:rsidP="00061059">
      <w:pPr>
        <w:jc w:val="center"/>
        <w:rPr>
          <w:ins w:id="70" w:author="作成者"/>
          <w:color w:val="EE0000"/>
          <w:szCs w:val="21"/>
          <w:highlight w:val="yellow"/>
          <w:rPrChange w:id="71" w:author="作成者">
            <w:rPr>
              <w:ins w:id="72" w:author="作成者"/>
              <w:szCs w:val="21"/>
            </w:rPr>
          </w:rPrChange>
        </w:rPr>
      </w:pPr>
      <w:ins w:id="73" w:author="作成者">
        <w:r w:rsidRPr="00BB40B2">
          <w:rPr>
            <w:rFonts w:hint="eastAsia"/>
            <w:color w:val="EE0000"/>
            <w:szCs w:val="21"/>
            <w:highlight w:val="yellow"/>
            <w:rPrChange w:id="74" w:author="作成者">
              <w:rPr>
                <w:rFonts w:hint="eastAsia"/>
                <w:szCs w:val="21"/>
              </w:rPr>
            </w:rPrChange>
          </w:rPr>
          <w:t xml:space="preserve">Table </w:t>
        </w:r>
        <w:r w:rsidR="00BB40B2">
          <w:rPr>
            <w:color w:val="EE0000"/>
            <w:szCs w:val="21"/>
            <w:highlight w:val="yellow"/>
          </w:rPr>
          <w:t>2</w:t>
        </w:r>
        <w:del w:id="75" w:author="作成者">
          <w:r w:rsidRPr="00BB40B2" w:rsidDel="00BB40B2">
            <w:rPr>
              <w:rFonts w:hint="eastAsia"/>
              <w:color w:val="EE0000"/>
              <w:szCs w:val="21"/>
              <w:highlight w:val="yellow"/>
              <w:rPrChange w:id="76" w:author="作成者">
                <w:rPr>
                  <w:rFonts w:hint="eastAsia"/>
                  <w:szCs w:val="21"/>
                </w:rPr>
              </w:rPrChange>
            </w:rPr>
            <w:delText>1</w:delText>
          </w:r>
        </w:del>
        <w:r w:rsidRPr="00BB40B2">
          <w:rPr>
            <w:rFonts w:hint="eastAsia"/>
            <w:color w:val="EE0000"/>
            <w:szCs w:val="21"/>
            <w:highlight w:val="yellow"/>
            <w:rPrChange w:id="77" w:author="作成者">
              <w:rPr>
                <w:rFonts w:hint="eastAsia"/>
                <w:szCs w:val="21"/>
              </w:rPr>
            </w:rPrChange>
          </w:rPr>
          <w:t xml:space="preserve">　</w:t>
        </w:r>
        <w:del w:id="78" w:author="作成者">
          <w:r w:rsidR="00BB40B2" w:rsidRPr="00777515" w:rsidDel="00A16BA5">
            <w:rPr>
              <w:color w:val="EE0000"/>
              <w:rPrChange w:id="79" w:author="作成者">
                <w:rPr/>
              </w:rPrChange>
            </w:rPr>
            <w:delText xml:space="preserve"> </w:delText>
          </w:r>
        </w:del>
        <w:r w:rsidR="00BB40B2" w:rsidRPr="00777515">
          <w:rPr>
            <w:color w:val="EE0000"/>
            <w:szCs w:val="21"/>
            <w:highlight w:val="yellow"/>
            <w:rPrChange w:id="80" w:author="作成者">
              <w:rPr>
                <w:color w:val="EE0000"/>
                <w:szCs w:val="21"/>
              </w:rPr>
            </w:rPrChange>
          </w:rPr>
          <w:t>Experimental setup and outcome measures</w:t>
        </w:r>
        <w:del w:id="81" w:author="作成者">
          <w:r w:rsidRPr="00BB40B2" w:rsidDel="00BB40B2">
            <w:rPr>
              <w:rFonts w:hint="eastAsia"/>
              <w:color w:val="EE0000"/>
              <w:szCs w:val="21"/>
              <w:highlight w:val="yellow"/>
              <w:rPrChange w:id="82" w:author="作成者">
                <w:rPr>
                  <w:rFonts w:hint="eastAsia"/>
                  <w:szCs w:val="21"/>
                </w:rPr>
              </w:rPrChange>
            </w:rPr>
            <w:delText>E</w:delText>
          </w:r>
          <w:r w:rsidRPr="00BB40B2" w:rsidDel="00BB40B2">
            <w:rPr>
              <w:color w:val="EE0000"/>
              <w:szCs w:val="21"/>
              <w:highlight w:val="yellow"/>
              <w:rPrChange w:id="83" w:author="作成者">
                <w:rPr>
                  <w:szCs w:val="21"/>
                </w:rPr>
              </w:rPrChange>
            </w:rPr>
            <w:delText>xperimental condition</w:delText>
          </w:r>
        </w:del>
      </w:ins>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061059" w:rsidRPr="00BB40B2" w14:paraId="65B6C359" w14:textId="77777777" w:rsidTr="002D62F4">
        <w:trPr>
          <w:cnfStyle w:val="100000000000" w:firstRow="1" w:lastRow="0" w:firstColumn="0" w:lastColumn="0" w:oddVBand="0" w:evenVBand="0" w:oddHBand="0" w:evenHBand="0" w:firstRowFirstColumn="0" w:firstRowLastColumn="0" w:lastRowFirstColumn="0" w:lastRowLastColumn="0"/>
          <w:ins w:id="84" w:author="作成者"/>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4DA72A23" w14:textId="77777777" w:rsidR="00061059" w:rsidRPr="00BB40B2" w:rsidRDefault="00061059" w:rsidP="002D62F4">
            <w:pPr>
              <w:spacing w:line="240" w:lineRule="exact"/>
              <w:rPr>
                <w:ins w:id="85" w:author="作成者"/>
                <w:rFonts w:asciiTheme="minorEastAsia" w:eastAsiaTheme="minorEastAsia" w:hAnsiTheme="minorEastAsia"/>
                <w:bCs w:val="0"/>
                <w:color w:val="EE0000"/>
                <w:sz w:val="18"/>
                <w:highlight w:val="yellow"/>
                <w:rPrChange w:id="86" w:author="作成者">
                  <w:rPr>
                    <w:ins w:id="87" w:author="作成者"/>
                    <w:rFonts w:asciiTheme="minorEastAsia" w:eastAsiaTheme="minorEastAsia" w:hAnsiTheme="minorEastAsia"/>
                    <w:bCs w:val="0"/>
                    <w:color w:val="000000" w:themeColor="text1"/>
                    <w:sz w:val="18"/>
                  </w:rPr>
                </w:rPrChange>
              </w:rPr>
            </w:pPr>
            <w:ins w:id="88" w:author="作成者">
              <w:r w:rsidRPr="00BB40B2">
                <w:rPr>
                  <w:rFonts w:asciiTheme="minorEastAsia" w:eastAsiaTheme="minorEastAsia" w:hAnsiTheme="minorEastAsia" w:hint="eastAsia"/>
                  <w:color w:val="EE0000"/>
                  <w:sz w:val="18"/>
                  <w:highlight w:val="yellow"/>
                  <w:rPrChange w:id="89" w:author="作成者">
                    <w:rPr>
                      <w:rFonts w:asciiTheme="minorEastAsia" w:eastAsiaTheme="minorEastAsia" w:hAnsiTheme="minorEastAsia" w:hint="eastAsia"/>
                      <w:color w:val="000000" w:themeColor="text1"/>
                      <w:sz w:val="18"/>
                    </w:rPr>
                  </w:rPrChange>
                </w:rPr>
                <w:t>区分</w:t>
              </w:r>
            </w:ins>
          </w:p>
        </w:tc>
        <w:tc>
          <w:tcPr>
            <w:tcW w:w="1701" w:type="dxa"/>
            <w:tcBorders>
              <w:top w:val="single" w:sz="8" w:space="0" w:color="auto"/>
              <w:bottom w:val="single" w:sz="8" w:space="0" w:color="auto"/>
            </w:tcBorders>
          </w:tcPr>
          <w:p w14:paraId="210859E2" w14:textId="77777777" w:rsidR="00061059" w:rsidRPr="00BB40B2" w:rsidRDefault="00061059" w:rsidP="002D62F4">
            <w:pPr>
              <w:spacing w:line="240" w:lineRule="exact"/>
              <w:cnfStyle w:val="100000000000" w:firstRow="1" w:lastRow="0" w:firstColumn="0" w:lastColumn="0" w:oddVBand="0" w:evenVBand="0" w:oddHBand="0" w:evenHBand="0" w:firstRowFirstColumn="0" w:firstRowLastColumn="0" w:lastRowFirstColumn="0" w:lastRowLastColumn="0"/>
              <w:rPr>
                <w:ins w:id="90" w:author="作成者"/>
                <w:rFonts w:asciiTheme="minorEastAsia" w:eastAsiaTheme="minorEastAsia" w:hAnsiTheme="minorEastAsia"/>
                <w:bCs w:val="0"/>
                <w:color w:val="EE0000"/>
                <w:sz w:val="18"/>
                <w:highlight w:val="yellow"/>
                <w:rPrChange w:id="91" w:author="作成者">
                  <w:rPr>
                    <w:ins w:id="92" w:author="作成者"/>
                    <w:rFonts w:asciiTheme="minorEastAsia" w:eastAsiaTheme="minorEastAsia" w:hAnsiTheme="minorEastAsia"/>
                    <w:bCs w:val="0"/>
                    <w:color w:val="000000" w:themeColor="text1"/>
                    <w:sz w:val="18"/>
                  </w:rPr>
                </w:rPrChange>
              </w:rPr>
            </w:pPr>
            <w:ins w:id="93" w:author="作成者">
              <w:r w:rsidRPr="00BB40B2">
                <w:rPr>
                  <w:rFonts w:asciiTheme="minorEastAsia" w:eastAsiaTheme="minorEastAsia" w:hAnsiTheme="minorEastAsia" w:hint="eastAsia"/>
                  <w:color w:val="EE0000"/>
                  <w:sz w:val="18"/>
                  <w:highlight w:val="yellow"/>
                  <w:rPrChange w:id="94" w:author="作成者">
                    <w:rPr>
                      <w:rFonts w:asciiTheme="minorEastAsia" w:eastAsiaTheme="minorEastAsia" w:hAnsiTheme="minorEastAsia" w:hint="eastAsia"/>
                      <w:color w:val="000000" w:themeColor="text1"/>
                      <w:sz w:val="18"/>
                    </w:rPr>
                  </w:rPrChange>
                </w:rPr>
                <w:t>項目</w:t>
              </w:r>
            </w:ins>
          </w:p>
        </w:tc>
        <w:tc>
          <w:tcPr>
            <w:tcW w:w="1930" w:type="dxa"/>
            <w:tcBorders>
              <w:top w:val="single" w:sz="8" w:space="0" w:color="auto"/>
              <w:bottom w:val="single" w:sz="8" w:space="0" w:color="auto"/>
            </w:tcBorders>
          </w:tcPr>
          <w:p w14:paraId="586CEC6C" w14:textId="77777777" w:rsidR="00061059" w:rsidRPr="00BB40B2" w:rsidRDefault="00061059" w:rsidP="002D62F4">
            <w:pPr>
              <w:spacing w:line="240" w:lineRule="exact"/>
              <w:cnfStyle w:val="100000000000" w:firstRow="1" w:lastRow="0" w:firstColumn="0" w:lastColumn="0" w:oddVBand="0" w:evenVBand="0" w:oddHBand="0" w:evenHBand="0" w:firstRowFirstColumn="0" w:firstRowLastColumn="0" w:lastRowFirstColumn="0" w:lastRowLastColumn="0"/>
              <w:rPr>
                <w:ins w:id="95" w:author="作成者"/>
                <w:rFonts w:asciiTheme="minorEastAsia" w:eastAsiaTheme="minorEastAsia" w:hAnsiTheme="minorEastAsia"/>
                <w:bCs w:val="0"/>
                <w:color w:val="EE0000"/>
                <w:sz w:val="18"/>
                <w:highlight w:val="yellow"/>
                <w:rPrChange w:id="96" w:author="作成者">
                  <w:rPr>
                    <w:ins w:id="97" w:author="作成者"/>
                    <w:rFonts w:asciiTheme="minorEastAsia" w:eastAsiaTheme="minorEastAsia" w:hAnsiTheme="minorEastAsia"/>
                    <w:bCs w:val="0"/>
                    <w:color w:val="000000" w:themeColor="text1"/>
                    <w:sz w:val="18"/>
                  </w:rPr>
                </w:rPrChange>
              </w:rPr>
            </w:pPr>
            <w:ins w:id="98" w:author="作成者">
              <w:r w:rsidRPr="00BB40B2">
                <w:rPr>
                  <w:rFonts w:asciiTheme="minorEastAsia" w:eastAsiaTheme="minorEastAsia" w:hAnsiTheme="minorEastAsia" w:hint="eastAsia"/>
                  <w:color w:val="EE0000"/>
                  <w:sz w:val="18"/>
                  <w:highlight w:val="yellow"/>
                  <w:rPrChange w:id="99" w:author="作成者">
                    <w:rPr>
                      <w:rFonts w:asciiTheme="minorEastAsia" w:eastAsiaTheme="minorEastAsia" w:hAnsiTheme="minorEastAsia" w:hint="eastAsia"/>
                      <w:color w:val="000000" w:themeColor="text1"/>
                      <w:sz w:val="18"/>
                    </w:rPr>
                  </w:rPrChange>
                </w:rPr>
                <w:t>内容</w:t>
              </w:r>
            </w:ins>
          </w:p>
        </w:tc>
      </w:tr>
      <w:tr w:rsidR="00061059" w:rsidRPr="00BB40B2" w14:paraId="0F427EBA" w14:textId="77777777" w:rsidTr="002D62F4">
        <w:trPr>
          <w:trHeight w:val="340"/>
          <w:ins w:id="100" w:author="作成者"/>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8" w:space="0" w:color="auto"/>
            </w:tcBorders>
          </w:tcPr>
          <w:p w14:paraId="2F711E8D" w14:textId="77777777" w:rsidR="00061059" w:rsidRPr="00BB40B2" w:rsidRDefault="00061059" w:rsidP="002D62F4">
            <w:pPr>
              <w:spacing w:line="240" w:lineRule="exact"/>
              <w:rPr>
                <w:ins w:id="101" w:author="作成者"/>
                <w:rFonts w:asciiTheme="minorEastAsia" w:eastAsiaTheme="minorEastAsia" w:hAnsiTheme="minorEastAsia"/>
                <w:b w:val="0"/>
                <w:color w:val="EE0000"/>
                <w:sz w:val="18"/>
                <w:highlight w:val="yellow"/>
                <w:rPrChange w:id="102" w:author="作成者">
                  <w:rPr>
                    <w:ins w:id="103" w:author="作成者"/>
                    <w:rFonts w:asciiTheme="minorEastAsia" w:eastAsiaTheme="minorEastAsia" w:hAnsiTheme="minorEastAsia"/>
                    <w:b w:val="0"/>
                    <w:color w:val="000000" w:themeColor="text1"/>
                    <w:sz w:val="18"/>
                  </w:rPr>
                </w:rPrChange>
              </w:rPr>
            </w:pPr>
            <w:ins w:id="104" w:author="作成者">
              <w:r w:rsidRPr="00BB40B2">
                <w:rPr>
                  <w:rFonts w:asciiTheme="minorEastAsia" w:eastAsiaTheme="minorEastAsia" w:hAnsiTheme="minorEastAsia" w:hint="eastAsia"/>
                  <w:color w:val="EE0000"/>
                  <w:sz w:val="18"/>
                  <w:highlight w:val="yellow"/>
                  <w:rPrChange w:id="105" w:author="作成者">
                    <w:rPr>
                      <w:rFonts w:asciiTheme="minorEastAsia" w:eastAsiaTheme="minorEastAsia" w:hAnsiTheme="minorEastAsia" w:hint="eastAsia"/>
                      <w:color w:val="000000" w:themeColor="text1"/>
                      <w:sz w:val="18"/>
                    </w:rPr>
                  </w:rPrChange>
                </w:rPr>
                <w:t>参加者</w:t>
              </w:r>
            </w:ins>
          </w:p>
        </w:tc>
        <w:tc>
          <w:tcPr>
            <w:tcW w:w="1701" w:type="dxa"/>
            <w:tcBorders>
              <w:top w:val="single" w:sz="8" w:space="0" w:color="auto"/>
            </w:tcBorders>
          </w:tcPr>
          <w:p w14:paraId="21ADCC4F"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06" w:author="作成者"/>
                <w:rFonts w:asciiTheme="minorEastAsia" w:eastAsiaTheme="minorEastAsia" w:hAnsiTheme="minorEastAsia"/>
                <w:bCs/>
                <w:color w:val="EE0000"/>
                <w:sz w:val="18"/>
                <w:highlight w:val="yellow"/>
                <w:rPrChange w:id="107" w:author="作成者">
                  <w:rPr>
                    <w:ins w:id="108" w:author="作成者"/>
                    <w:rFonts w:asciiTheme="minorEastAsia" w:eastAsiaTheme="minorEastAsia" w:hAnsiTheme="minorEastAsia"/>
                    <w:bCs/>
                    <w:color w:val="000000" w:themeColor="text1"/>
                    <w:sz w:val="18"/>
                  </w:rPr>
                </w:rPrChange>
              </w:rPr>
            </w:pPr>
            <w:ins w:id="109" w:author="作成者">
              <w:r w:rsidRPr="00BB40B2">
                <w:rPr>
                  <w:rFonts w:asciiTheme="minorEastAsia" w:eastAsiaTheme="minorEastAsia" w:hAnsiTheme="minorEastAsia" w:hint="eastAsia"/>
                  <w:bCs/>
                  <w:color w:val="EE0000"/>
                  <w:sz w:val="18"/>
                  <w:highlight w:val="yellow"/>
                  <w:rPrChange w:id="110" w:author="作成者">
                    <w:rPr>
                      <w:rFonts w:asciiTheme="minorEastAsia" w:eastAsiaTheme="minorEastAsia" w:hAnsiTheme="minorEastAsia" w:hint="eastAsia"/>
                      <w:bCs/>
                      <w:color w:val="000000" w:themeColor="text1"/>
                      <w:sz w:val="18"/>
                    </w:rPr>
                  </w:rPrChange>
                </w:rPr>
                <w:t>人数</w:t>
              </w:r>
            </w:ins>
          </w:p>
        </w:tc>
        <w:tc>
          <w:tcPr>
            <w:tcW w:w="1930" w:type="dxa"/>
            <w:tcBorders>
              <w:top w:val="single" w:sz="8" w:space="0" w:color="auto"/>
            </w:tcBorders>
          </w:tcPr>
          <w:p w14:paraId="2383B84F"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11" w:author="作成者"/>
                <w:rFonts w:asciiTheme="minorEastAsia" w:eastAsiaTheme="minorEastAsia" w:hAnsiTheme="minorEastAsia"/>
                <w:bCs/>
                <w:color w:val="EE0000"/>
                <w:sz w:val="18"/>
                <w:highlight w:val="yellow"/>
                <w:rPrChange w:id="112" w:author="作成者">
                  <w:rPr>
                    <w:ins w:id="113" w:author="作成者"/>
                    <w:rFonts w:asciiTheme="minorEastAsia" w:eastAsiaTheme="minorEastAsia" w:hAnsiTheme="minorEastAsia"/>
                    <w:bCs/>
                    <w:color w:val="000000" w:themeColor="text1"/>
                    <w:sz w:val="18"/>
                  </w:rPr>
                </w:rPrChange>
              </w:rPr>
            </w:pPr>
            <w:ins w:id="114" w:author="作成者">
              <w:r w:rsidRPr="00BB40B2">
                <w:rPr>
                  <w:rFonts w:asciiTheme="minorEastAsia" w:eastAsiaTheme="minorEastAsia" w:hAnsiTheme="minorEastAsia"/>
                  <w:bCs/>
                  <w:color w:val="EE0000"/>
                  <w:sz w:val="18"/>
                  <w:highlight w:val="yellow"/>
                  <w:rPrChange w:id="115" w:author="作成者">
                    <w:rPr>
                      <w:rFonts w:asciiTheme="minorEastAsia" w:eastAsiaTheme="minorEastAsia" w:hAnsiTheme="minorEastAsia"/>
                      <w:bCs/>
                      <w:color w:val="000000" w:themeColor="text1"/>
                      <w:sz w:val="18"/>
                    </w:rPr>
                  </w:rPrChange>
                </w:rPr>
                <w:t>12</w:t>
              </w:r>
              <w:r w:rsidRPr="00BB40B2">
                <w:rPr>
                  <w:rFonts w:asciiTheme="minorEastAsia" w:eastAsiaTheme="minorEastAsia" w:hAnsiTheme="minorEastAsia" w:hint="eastAsia"/>
                  <w:bCs/>
                  <w:color w:val="EE0000"/>
                  <w:sz w:val="18"/>
                  <w:highlight w:val="yellow"/>
                  <w:rPrChange w:id="116" w:author="作成者">
                    <w:rPr>
                      <w:rFonts w:asciiTheme="minorEastAsia" w:eastAsiaTheme="minorEastAsia" w:hAnsiTheme="minorEastAsia" w:hint="eastAsia"/>
                      <w:bCs/>
                      <w:color w:val="000000" w:themeColor="text1"/>
                      <w:sz w:val="18"/>
                    </w:rPr>
                  </w:rPrChange>
                </w:rPr>
                <w:t>名</w:t>
              </w:r>
            </w:ins>
          </w:p>
        </w:tc>
      </w:tr>
      <w:tr w:rsidR="00061059" w:rsidRPr="00BB40B2" w14:paraId="3C871806" w14:textId="77777777" w:rsidTr="002D62F4">
        <w:trPr>
          <w:trHeight w:val="340"/>
          <w:ins w:id="117"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050458C0" w14:textId="77777777" w:rsidR="00061059" w:rsidRPr="00BB40B2" w:rsidRDefault="00061059" w:rsidP="002D62F4">
            <w:pPr>
              <w:spacing w:line="240" w:lineRule="exact"/>
              <w:rPr>
                <w:ins w:id="118" w:author="作成者"/>
                <w:rFonts w:asciiTheme="minorEastAsia" w:eastAsiaTheme="minorEastAsia" w:hAnsiTheme="minorEastAsia"/>
                <w:bCs w:val="0"/>
                <w:color w:val="EE0000"/>
                <w:sz w:val="18"/>
                <w:highlight w:val="yellow"/>
                <w:rPrChange w:id="119" w:author="作成者">
                  <w:rPr>
                    <w:ins w:id="120" w:author="作成者"/>
                    <w:rFonts w:asciiTheme="minorEastAsia" w:eastAsiaTheme="minorEastAsia" w:hAnsiTheme="minorEastAsia"/>
                    <w:bCs w:val="0"/>
                    <w:color w:val="000000" w:themeColor="text1"/>
                    <w:sz w:val="18"/>
                  </w:rPr>
                </w:rPrChange>
              </w:rPr>
            </w:pPr>
          </w:p>
        </w:tc>
        <w:tc>
          <w:tcPr>
            <w:tcW w:w="1701" w:type="dxa"/>
          </w:tcPr>
          <w:p w14:paraId="12CD738D"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21" w:author="作成者"/>
                <w:rFonts w:asciiTheme="minorEastAsia" w:eastAsiaTheme="minorEastAsia" w:hAnsiTheme="minorEastAsia"/>
                <w:bCs/>
                <w:color w:val="EE0000"/>
                <w:sz w:val="18"/>
                <w:highlight w:val="yellow"/>
                <w:rPrChange w:id="122" w:author="作成者">
                  <w:rPr>
                    <w:ins w:id="123" w:author="作成者"/>
                    <w:rFonts w:asciiTheme="minorEastAsia" w:eastAsiaTheme="minorEastAsia" w:hAnsiTheme="minorEastAsia"/>
                    <w:bCs/>
                    <w:color w:val="000000" w:themeColor="text1"/>
                    <w:sz w:val="18"/>
                  </w:rPr>
                </w:rPrChange>
              </w:rPr>
            </w:pPr>
            <w:ins w:id="124" w:author="作成者">
              <w:r w:rsidRPr="00BB40B2">
                <w:rPr>
                  <w:rFonts w:asciiTheme="minorEastAsia" w:eastAsiaTheme="minorEastAsia" w:hAnsiTheme="minorEastAsia" w:hint="eastAsia"/>
                  <w:bCs/>
                  <w:color w:val="EE0000"/>
                  <w:sz w:val="18"/>
                  <w:highlight w:val="yellow"/>
                  <w:rPrChange w:id="125" w:author="作成者">
                    <w:rPr>
                      <w:rFonts w:asciiTheme="minorEastAsia" w:eastAsiaTheme="minorEastAsia" w:hAnsiTheme="minorEastAsia" w:hint="eastAsia"/>
                      <w:bCs/>
                      <w:color w:val="000000" w:themeColor="text1"/>
                      <w:sz w:val="18"/>
                    </w:rPr>
                  </w:rPrChange>
                </w:rPr>
                <w:t>年齢</w:t>
              </w:r>
            </w:ins>
          </w:p>
        </w:tc>
        <w:tc>
          <w:tcPr>
            <w:tcW w:w="1930" w:type="dxa"/>
          </w:tcPr>
          <w:p w14:paraId="6ED6ABBB"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26" w:author="作成者"/>
                <w:rFonts w:asciiTheme="minorEastAsia" w:eastAsiaTheme="minorEastAsia" w:hAnsiTheme="minorEastAsia"/>
                <w:bCs/>
                <w:color w:val="EE0000"/>
                <w:sz w:val="18"/>
                <w:highlight w:val="yellow"/>
                <w:rPrChange w:id="127" w:author="作成者">
                  <w:rPr>
                    <w:ins w:id="128" w:author="作成者"/>
                    <w:rFonts w:asciiTheme="minorEastAsia" w:eastAsiaTheme="minorEastAsia" w:hAnsiTheme="minorEastAsia"/>
                    <w:bCs/>
                    <w:color w:val="000000" w:themeColor="text1"/>
                    <w:sz w:val="18"/>
                  </w:rPr>
                </w:rPrChange>
              </w:rPr>
            </w:pPr>
            <w:ins w:id="129" w:author="作成者">
              <w:r w:rsidRPr="00BB40B2">
                <w:rPr>
                  <w:rFonts w:asciiTheme="minorEastAsia" w:eastAsiaTheme="minorEastAsia" w:hAnsiTheme="minorEastAsia"/>
                  <w:bCs/>
                  <w:color w:val="EE0000"/>
                  <w:sz w:val="18"/>
                  <w:highlight w:val="yellow"/>
                  <w:rPrChange w:id="130" w:author="作成者">
                    <w:rPr>
                      <w:rFonts w:asciiTheme="minorEastAsia" w:eastAsiaTheme="minorEastAsia" w:hAnsiTheme="minorEastAsia"/>
                      <w:bCs/>
                      <w:color w:val="000000" w:themeColor="text1"/>
                      <w:sz w:val="18"/>
                    </w:rPr>
                  </w:rPrChange>
                </w:rPr>
                <w:t>20</w:t>
              </w:r>
              <w:r w:rsidRPr="00BB40B2">
                <w:rPr>
                  <w:rFonts w:asciiTheme="minorEastAsia" w:eastAsiaTheme="minorEastAsia" w:hAnsiTheme="minorEastAsia" w:hint="eastAsia"/>
                  <w:bCs/>
                  <w:color w:val="EE0000"/>
                  <w:sz w:val="18"/>
                  <w:highlight w:val="yellow"/>
                  <w:rPrChange w:id="131" w:author="作成者">
                    <w:rPr>
                      <w:rFonts w:asciiTheme="minorEastAsia" w:eastAsiaTheme="minorEastAsia" w:hAnsiTheme="minorEastAsia" w:hint="eastAsia"/>
                      <w:bCs/>
                      <w:color w:val="000000" w:themeColor="text1"/>
                      <w:sz w:val="18"/>
                    </w:rPr>
                  </w:rPrChange>
                </w:rPr>
                <w:t>〜</w:t>
              </w:r>
              <w:r w:rsidRPr="00BB40B2">
                <w:rPr>
                  <w:rFonts w:asciiTheme="minorEastAsia" w:eastAsiaTheme="minorEastAsia" w:hAnsiTheme="minorEastAsia"/>
                  <w:bCs/>
                  <w:color w:val="EE0000"/>
                  <w:sz w:val="18"/>
                  <w:highlight w:val="yellow"/>
                  <w:rPrChange w:id="132" w:author="作成者">
                    <w:rPr>
                      <w:rFonts w:asciiTheme="minorEastAsia" w:eastAsiaTheme="minorEastAsia" w:hAnsiTheme="minorEastAsia"/>
                      <w:bCs/>
                      <w:color w:val="000000" w:themeColor="text1"/>
                      <w:sz w:val="18"/>
                    </w:rPr>
                  </w:rPrChange>
                </w:rPr>
                <w:t>22</w:t>
              </w:r>
              <w:r w:rsidRPr="00BB40B2">
                <w:rPr>
                  <w:rFonts w:asciiTheme="minorEastAsia" w:eastAsiaTheme="minorEastAsia" w:hAnsiTheme="minorEastAsia" w:hint="eastAsia"/>
                  <w:bCs/>
                  <w:color w:val="EE0000"/>
                  <w:sz w:val="18"/>
                  <w:highlight w:val="yellow"/>
                  <w:rPrChange w:id="133" w:author="作成者">
                    <w:rPr>
                      <w:rFonts w:asciiTheme="minorEastAsia" w:eastAsiaTheme="minorEastAsia" w:hAnsiTheme="minorEastAsia" w:hint="eastAsia"/>
                      <w:bCs/>
                      <w:color w:val="000000" w:themeColor="text1"/>
                      <w:sz w:val="18"/>
                    </w:rPr>
                  </w:rPrChange>
                </w:rPr>
                <w:t>歳</w:t>
              </w:r>
            </w:ins>
          </w:p>
        </w:tc>
      </w:tr>
      <w:tr w:rsidR="00061059" w:rsidRPr="00BB40B2" w14:paraId="60877BB2" w14:textId="77777777" w:rsidTr="002D62F4">
        <w:trPr>
          <w:trHeight w:val="340"/>
          <w:ins w:id="134" w:author="作成者"/>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25B17805" w14:textId="77777777" w:rsidR="00061059" w:rsidRPr="00BB40B2" w:rsidRDefault="00061059" w:rsidP="002D62F4">
            <w:pPr>
              <w:spacing w:line="240" w:lineRule="exact"/>
              <w:rPr>
                <w:ins w:id="135" w:author="作成者"/>
                <w:rFonts w:asciiTheme="minorEastAsia" w:eastAsiaTheme="minorEastAsia" w:hAnsiTheme="minorEastAsia"/>
                <w:b w:val="0"/>
                <w:color w:val="EE0000"/>
                <w:sz w:val="18"/>
                <w:highlight w:val="yellow"/>
                <w:rPrChange w:id="136" w:author="作成者">
                  <w:rPr>
                    <w:ins w:id="137" w:author="作成者"/>
                    <w:rFonts w:asciiTheme="minorEastAsia" w:eastAsiaTheme="minorEastAsia" w:hAnsiTheme="minorEastAsia"/>
                    <w:b w:val="0"/>
                    <w:color w:val="000000" w:themeColor="text1"/>
                    <w:sz w:val="18"/>
                  </w:rPr>
                </w:rPrChange>
              </w:rPr>
            </w:pPr>
            <w:ins w:id="138" w:author="作成者">
              <w:r w:rsidRPr="00BB40B2">
                <w:rPr>
                  <w:rFonts w:asciiTheme="minorEastAsia" w:eastAsiaTheme="minorEastAsia" w:hAnsiTheme="minorEastAsia" w:hint="eastAsia"/>
                  <w:color w:val="EE0000"/>
                  <w:sz w:val="18"/>
                  <w:highlight w:val="yellow"/>
                  <w:rPrChange w:id="139" w:author="作成者">
                    <w:rPr>
                      <w:rFonts w:asciiTheme="minorEastAsia" w:eastAsiaTheme="minorEastAsia" w:hAnsiTheme="minorEastAsia" w:hint="eastAsia"/>
                      <w:color w:val="000000" w:themeColor="text1"/>
                      <w:sz w:val="18"/>
                    </w:rPr>
                  </w:rPrChange>
                </w:rPr>
                <w:t>実験仕様</w:t>
              </w:r>
            </w:ins>
          </w:p>
        </w:tc>
        <w:tc>
          <w:tcPr>
            <w:tcW w:w="1701" w:type="dxa"/>
          </w:tcPr>
          <w:p w14:paraId="2456297E"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40" w:author="作成者"/>
                <w:rFonts w:asciiTheme="minorEastAsia" w:eastAsiaTheme="minorEastAsia" w:hAnsiTheme="minorEastAsia"/>
                <w:bCs/>
                <w:color w:val="EE0000"/>
                <w:sz w:val="18"/>
                <w:highlight w:val="yellow"/>
                <w:rPrChange w:id="141" w:author="作成者">
                  <w:rPr>
                    <w:ins w:id="142" w:author="作成者"/>
                    <w:rFonts w:asciiTheme="minorEastAsia" w:eastAsiaTheme="minorEastAsia" w:hAnsiTheme="minorEastAsia"/>
                    <w:bCs/>
                    <w:color w:val="000000" w:themeColor="text1"/>
                    <w:sz w:val="18"/>
                  </w:rPr>
                </w:rPrChange>
              </w:rPr>
            </w:pPr>
            <w:ins w:id="143" w:author="作成者">
              <w:r w:rsidRPr="00BB40B2">
                <w:rPr>
                  <w:rFonts w:asciiTheme="minorEastAsia" w:eastAsiaTheme="minorEastAsia" w:hAnsiTheme="minorEastAsia" w:hint="eastAsia"/>
                  <w:bCs/>
                  <w:color w:val="EE0000"/>
                  <w:sz w:val="18"/>
                  <w:highlight w:val="yellow"/>
                  <w:rPrChange w:id="144" w:author="作成者">
                    <w:rPr>
                      <w:rFonts w:asciiTheme="minorEastAsia" w:eastAsiaTheme="minorEastAsia" w:hAnsiTheme="minorEastAsia" w:hint="eastAsia"/>
                      <w:bCs/>
                      <w:color w:val="000000" w:themeColor="text1"/>
                      <w:sz w:val="18"/>
                    </w:rPr>
                  </w:rPrChange>
                </w:rPr>
                <w:t>制限時間</w:t>
              </w:r>
            </w:ins>
          </w:p>
        </w:tc>
        <w:tc>
          <w:tcPr>
            <w:tcW w:w="1930" w:type="dxa"/>
          </w:tcPr>
          <w:p w14:paraId="188279CD"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45" w:author="作成者"/>
                <w:rFonts w:asciiTheme="minorEastAsia" w:eastAsiaTheme="minorEastAsia" w:hAnsiTheme="minorEastAsia"/>
                <w:bCs/>
                <w:color w:val="EE0000"/>
                <w:sz w:val="18"/>
                <w:highlight w:val="yellow"/>
                <w:rPrChange w:id="146" w:author="作成者">
                  <w:rPr>
                    <w:ins w:id="147" w:author="作成者"/>
                    <w:rFonts w:asciiTheme="minorEastAsia" w:eastAsiaTheme="minorEastAsia" w:hAnsiTheme="minorEastAsia"/>
                    <w:bCs/>
                    <w:color w:val="000000" w:themeColor="text1"/>
                    <w:sz w:val="18"/>
                  </w:rPr>
                </w:rPrChange>
              </w:rPr>
            </w:pPr>
            <w:ins w:id="148" w:author="作成者">
              <w:r w:rsidRPr="00BB40B2">
                <w:rPr>
                  <w:rFonts w:asciiTheme="minorEastAsia" w:eastAsiaTheme="minorEastAsia" w:hAnsiTheme="minorEastAsia"/>
                  <w:bCs/>
                  <w:color w:val="EE0000"/>
                  <w:sz w:val="18"/>
                  <w:highlight w:val="yellow"/>
                  <w:rPrChange w:id="149" w:author="作成者">
                    <w:rPr>
                      <w:rFonts w:asciiTheme="minorEastAsia" w:eastAsiaTheme="minorEastAsia" w:hAnsiTheme="minorEastAsia"/>
                      <w:bCs/>
                      <w:color w:val="000000" w:themeColor="text1"/>
                      <w:sz w:val="18"/>
                    </w:rPr>
                  </w:rPrChange>
                </w:rPr>
                <w:t>各ターゲット5 s</w:t>
              </w:r>
            </w:ins>
          </w:p>
        </w:tc>
      </w:tr>
      <w:tr w:rsidR="00061059" w:rsidRPr="00BB40B2" w14:paraId="050890E5" w14:textId="77777777" w:rsidTr="002D62F4">
        <w:trPr>
          <w:trHeight w:val="340"/>
          <w:ins w:id="150"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48A14DC8" w14:textId="77777777" w:rsidR="00061059" w:rsidRPr="00BB40B2" w:rsidRDefault="00061059" w:rsidP="002D62F4">
            <w:pPr>
              <w:spacing w:line="240" w:lineRule="exact"/>
              <w:rPr>
                <w:ins w:id="151" w:author="作成者"/>
                <w:rFonts w:asciiTheme="minorEastAsia" w:eastAsiaTheme="minorEastAsia" w:hAnsiTheme="minorEastAsia"/>
                <w:b w:val="0"/>
                <w:color w:val="EE0000"/>
                <w:sz w:val="18"/>
                <w:highlight w:val="yellow"/>
                <w:rPrChange w:id="152" w:author="作成者">
                  <w:rPr>
                    <w:ins w:id="153" w:author="作成者"/>
                    <w:rFonts w:asciiTheme="minorEastAsia" w:eastAsiaTheme="minorEastAsia" w:hAnsiTheme="minorEastAsia"/>
                    <w:b w:val="0"/>
                    <w:color w:val="000000" w:themeColor="text1"/>
                    <w:sz w:val="18"/>
                  </w:rPr>
                </w:rPrChange>
              </w:rPr>
            </w:pPr>
          </w:p>
        </w:tc>
        <w:tc>
          <w:tcPr>
            <w:tcW w:w="1701" w:type="dxa"/>
          </w:tcPr>
          <w:p w14:paraId="6F31BDA2"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54" w:author="作成者"/>
                <w:rFonts w:asciiTheme="minorEastAsia" w:eastAsiaTheme="minorEastAsia" w:hAnsiTheme="minorEastAsia"/>
                <w:bCs/>
                <w:color w:val="EE0000"/>
                <w:sz w:val="18"/>
                <w:highlight w:val="yellow"/>
                <w:rPrChange w:id="155" w:author="作成者">
                  <w:rPr>
                    <w:ins w:id="156" w:author="作成者"/>
                    <w:rFonts w:asciiTheme="minorEastAsia" w:eastAsiaTheme="minorEastAsia" w:hAnsiTheme="minorEastAsia"/>
                    <w:bCs/>
                    <w:color w:val="000000" w:themeColor="text1"/>
                    <w:sz w:val="18"/>
                  </w:rPr>
                </w:rPrChange>
              </w:rPr>
            </w:pPr>
            <w:ins w:id="157" w:author="作成者">
              <w:r w:rsidRPr="00BB40B2">
                <w:rPr>
                  <w:rFonts w:asciiTheme="minorEastAsia" w:eastAsiaTheme="minorEastAsia" w:hAnsiTheme="minorEastAsia" w:hint="eastAsia"/>
                  <w:bCs/>
                  <w:color w:val="EE0000"/>
                  <w:sz w:val="18"/>
                  <w:highlight w:val="yellow"/>
                  <w:rPrChange w:id="158" w:author="作成者">
                    <w:rPr>
                      <w:rFonts w:asciiTheme="minorEastAsia" w:eastAsiaTheme="minorEastAsia" w:hAnsiTheme="minorEastAsia" w:hint="eastAsia"/>
                      <w:bCs/>
                      <w:color w:val="000000" w:themeColor="text1"/>
                      <w:sz w:val="18"/>
                    </w:rPr>
                  </w:rPrChange>
                </w:rPr>
                <w:t>ターゲットサイズ</w:t>
              </w:r>
            </w:ins>
          </w:p>
        </w:tc>
        <w:tc>
          <w:tcPr>
            <w:tcW w:w="1930" w:type="dxa"/>
          </w:tcPr>
          <w:p w14:paraId="6244D0BB"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59" w:author="作成者"/>
                <w:rFonts w:asciiTheme="minorEastAsia" w:eastAsiaTheme="minorEastAsia" w:hAnsiTheme="minorEastAsia"/>
                <w:bCs/>
                <w:color w:val="EE0000"/>
                <w:sz w:val="18"/>
                <w:highlight w:val="yellow"/>
                <w:rPrChange w:id="160" w:author="作成者">
                  <w:rPr>
                    <w:ins w:id="161" w:author="作成者"/>
                    <w:rFonts w:asciiTheme="minorEastAsia" w:eastAsiaTheme="minorEastAsia" w:hAnsiTheme="minorEastAsia"/>
                    <w:bCs/>
                    <w:color w:val="000000" w:themeColor="text1"/>
                    <w:sz w:val="18"/>
                  </w:rPr>
                </w:rPrChange>
              </w:rPr>
            </w:pPr>
            <w:ins w:id="162" w:author="作成者">
              <w:r w:rsidRPr="00BB40B2">
                <w:rPr>
                  <w:rFonts w:asciiTheme="minorEastAsia" w:eastAsiaTheme="minorEastAsia" w:hAnsiTheme="minorEastAsia"/>
                  <w:bCs/>
                  <w:color w:val="EE0000"/>
                  <w:sz w:val="18"/>
                  <w:highlight w:val="yellow"/>
                  <w:rPrChange w:id="163" w:author="作成者">
                    <w:rPr>
                      <w:rFonts w:asciiTheme="minorEastAsia" w:eastAsiaTheme="minorEastAsia" w:hAnsiTheme="minorEastAsia"/>
                      <w:bCs/>
                      <w:color w:val="000000" w:themeColor="text1"/>
                      <w:sz w:val="18"/>
                    </w:rPr>
                  </w:rPrChange>
                </w:rPr>
                <w:t>視</w:t>
              </w:r>
              <w:r w:rsidRPr="00BB40B2">
                <w:rPr>
                  <w:rFonts w:asciiTheme="minorEastAsia" w:eastAsiaTheme="minorEastAsia" w:hAnsiTheme="minorEastAsia" w:hint="eastAsia"/>
                  <w:bCs/>
                  <w:color w:val="EE0000"/>
                  <w:sz w:val="18"/>
                  <w:highlight w:val="yellow"/>
                  <w:rPrChange w:id="164" w:author="作成者">
                    <w:rPr>
                      <w:rFonts w:asciiTheme="minorEastAsia" w:eastAsiaTheme="minorEastAsia" w:hAnsiTheme="minorEastAsia" w:hint="eastAsia"/>
                      <w:bCs/>
                      <w:color w:val="000000" w:themeColor="text1"/>
                      <w:sz w:val="18"/>
                    </w:rPr>
                  </w:rPrChange>
                </w:rPr>
                <w:t>角</w:t>
              </w:r>
              <w:r w:rsidRPr="00BB40B2">
                <w:rPr>
                  <w:rFonts w:asciiTheme="minorEastAsia" w:eastAsiaTheme="minorEastAsia" w:hAnsiTheme="minorEastAsia"/>
                  <w:bCs/>
                  <w:color w:val="EE0000"/>
                  <w:sz w:val="18"/>
                  <w:highlight w:val="yellow"/>
                  <w:rPrChange w:id="165" w:author="作成者">
                    <w:rPr>
                      <w:rFonts w:asciiTheme="minorEastAsia" w:eastAsiaTheme="minorEastAsia" w:hAnsiTheme="minorEastAsia"/>
                      <w:bCs/>
                      <w:color w:val="000000" w:themeColor="text1"/>
                      <w:sz w:val="18"/>
                    </w:rPr>
                  </w:rPrChange>
                </w:rPr>
                <w:t>1.5 °</w:t>
              </w:r>
            </w:ins>
          </w:p>
        </w:tc>
      </w:tr>
      <w:tr w:rsidR="00061059" w:rsidRPr="00BB40B2" w14:paraId="7EA41270" w14:textId="77777777" w:rsidTr="002D62F4">
        <w:trPr>
          <w:trHeight w:val="340"/>
          <w:ins w:id="166"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34AB5771" w14:textId="77777777" w:rsidR="00061059" w:rsidRPr="00BB40B2" w:rsidRDefault="00061059" w:rsidP="002D62F4">
            <w:pPr>
              <w:spacing w:line="240" w:lineRule="exact"/>
              <w:rPr>
                <w:ins w:id="167" w:author="作成者"/>
                <w:rFonts w:asciiTheme="minorEastAsia" w:eastAsiaTheme="minorEastAsia" w:hAnsiTheme="minorEastAsia"/>
                <w:bCs w:val="0"/>
                <w:color w:val="EE0000"/>
                <w:sz w:val="18"/>
                <w:highlight w:val="yellow"/>
                <w:rPrChange w:id="168" w:author="作成者">
                  <w:rPr>
                    <w:ins w:id="169" w:author="作成者"/>
                    <w:rFonts w:asciiTheme="minorEastAsia" w:eastAsiaTheme="minorEastAsia" w:hAnsiTheme="minorEastAsia"/>
                    <w:bCs w:val="0"/>
                    <w:color w:val="000000" w:themeColor="text1"/>
                    <w:sz w:val="18"/>
                  </w:rPr>
                </w:rPrChange>
              </w:rPr>
            </w:pPr>
          </w:p>
        </w:tc>
        <w:tc>
          <w:tcPr>
            <w:tcW w:w="1701" w:type="dxa"/>
          </w:tcPr>
          <w:p w14:paraId="2C465102"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70" w:author="作成者"/>
                <w:rFonts w:asciiTheme="minorEastAsia" w:eastAsiaTheme="minorEastAsia" w:hAnsiTheme="minorEastAsia"/>
                <w:bCs/>
                <w:color w:val="EE0000"/>
                <w:sz w:val="18"/>
                <w:highlight w:val="yellow"/>
                <w:rPrChange w:id="171" w:author="作成者">
                  <w:rPr>
                    <w:ins w:id="172" w:author="作成者"/>
                    <w:rFonts w:asciiTheme="minorEastAsia" w:eastAsiaTheme="minorEastAsia" w:hAnsiTheme="minorEastAsia"/>
                    <w:bCs/>
                    <w:color w:val="000000" w:themeColor="text1"/>
                    <w:sz w:val="18"/>
                  </w:rPr>
                </w:rPrChange>
              </w:rPr>
            </w:pPr>
            <w:ins w:id="173" w:author="作成者">
              <w:r w:rsidRPr="00BB40B2">
                <w:rPr>
                  <w:rFonts w:asciiTheme="minorEastAsia" w:eastAsiaTheme="minorEastAsia" w:hAnsiTheme="minorEastAsia" w:hint="eastAsia"/>
                  <w:bCs/>
                  <w:color w:val="EE0000"/>
                  <w:sz w:val="18"/>
                  <w:highlight w:val="yellow"/>
                  <w:rPrChange w:id="174" w:author="作成者">
                    <w:rPr>
                      <w:rFonts w:asciiTheme="minorEastAsia" w:eastAsiaTheme="minorEastAsia" w:hAnsiTheme="minorEastAsia" w:hint="eastAsia"/>
                      <w:bCs/>
                      <w:color w:val="000000" w:themeColor="text1"/>
                      <w:sz w:val="18"/>
                    </w:rPr>
                  </w:rPrChange>
                </w:rPr>
                <w:t>ターゲット距離</w:t>
              </w:r>
            </w:ins>
          </w:p>
        </w:tc>
        <w:tc>
          <w:tcPr>
            <w:tcW w:w="1930" w:type="dxa"/>
          </w:tcPr>
          <w:p w14:paraId="209E9418"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75" w:author="作成者"/>
                <w:rFonts w:asciiTheme="minorEastAsia" w:eastAsiaTheme="minorEastAsia" w:hAnsiTheme="minorEastAsia"/>
                <w:bCs/>
                <w:color w:val="EE0000"/>
                <w:sz w:val="18"/>
                <w:highlight w:val="yellow"/>
                <w:rPrChange w:id="176" w:author="作成者">
                  <w:rPr>
                    <w:ins w:id="177" w:author="作成者"/>
                    <w:rFonts w:asciiTheme="minorEastAsia" w:eastAsiaTheme="minorEastAsia" w:hAnsiTheme="minorEastAsia"/>
                    <w:bCs/>
                    <w:color w:val="000000" w:themeColor="text1"/>
                    <w:sz w:val="18"/>
                  </w:rPr>
                </w:rPrChange>
              </w:rPr>
            </w:pPr>
            <w:ins w:id="178" w:author="作成者">
              <w:r w:rsidRPr="00BB40B2">
                <w:rPr>
                  <w:rFonts w:asciiTheme="minorEastAsia" w:eastAsiaTheme="minorEastAsia" w:hAnsiTheme="minorEastAsia"/>
                  <w:bCs/>
                  <w:color w:val="EE0000"/>
                  <w:sz w:val="18"/>
                  <w:highlight w:val="yellow"/>
                  <w:rPrChange w:id="179" w:author="作成者">
                    <w:rPr>
                      <w:rFonts w:asciiTheme="minorEastAsia" w:eastAsiaTheme="minorEastAsia" w:hAnsiTheme="minorEastAsia"/>
                      <w:bCs/>
                      <w:color w:val="000000" w:themeColor="text1"/>
                      <w:sz w:val="18"/>
                    </w:rPr>
                  </w:rPrChange>
                </w:rPr>
                <w:t>仮想空間内1.5m固定</w:t>
              </w:r>
            </w:ins>
          </w:p>
        </w:tc>
      </w:tr>
      <w:tr w:rsidR="00061059" w:rsidRPr="00BB40B2" w14:paraId="1CE5C276" w14:textId="77777777" w:rsidTr="002D62F4">
        <w:trPr>
          <w:trHeight w:val="340"/>
          <w:ins w:id="180" w:author="作成者"/>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77645BF4" w14:textId="77777777" w:rsidR="00061059" w:rsidRPr="00BB40B2" w:rsidRDefault="00061059" w:rsidP="002D62F4">
            <w:pPr>
              <w:spacing w:line="240" w:lineRule="exact"/>
              <w:rPr>
                <w:ins w:id="181" w:author="作成者"/>
                <w:rFonts w:asciiTheme="minorEastAsia" w:eastAsiaTheme="minorEastAsia" w:hAnsiTheme="minorEastAsia"/>
                <w:b w:val="0"/>
                <w:color w:val="EE0000"/>
                <w:sz w:val="18"/>
                <w:highlight w:val="yellow"/>
                <w:rPrChange w:id="182" w:author="作成者">
                  <w:rPr>
                    <w:ins w:id="183" w:author="作成者"/>
                    <w:rFonts w:asciiTheme="minorEastAsia" w:eastAsiaTheme="minorEastAsia" w:hAnsiTheme="minorEastAsia"/>
                    <w:b w:val="0"/>
                    <w:color w:val="000000" w:themeColor="text1"/>
                    <w:sz w:val="18"/>
                  </w:rPr>
                </w:rPrChange>
              </w:rPr>
            </w:pPr>
            <w:ins w:id="184" w:author="作成者">
              <w:r w:rsidRPr="00BB40B2">
                <w:rPr>
                  <w:rFonts w:asciiTheme="minorEastAsia" w:eastAsiaTheme="minorEastAsia" w:hAnsiTheme="minorEastAsia" w:hint="eastAsia"/>
                  <w:color w:val="EE0000"/>
                  <w:sz w:val="18"/>
                  <w:highlight w:val="yellow"/>
                  <w:rPrChange w:id="185" w:author="作成者">
                    <w:rPr>
                      <w:rFonts w:asciiTheme="minorEastAsia" w:eastAsiaTheme="minorEastAsia" w:hAnsiTheme="minorEastAsia" w:hint="eastAsia"/>
                      <w:color w:val="000000" w:themeColor="text1"/>
                      <w:sz w:val="18"/>
                    </w:rPr>
                  </w:rPrChange>
                </w:rPr>
                <w:t>実験環境</w:t>
              </w:r>
            </w:ins>
          </w:p>
        </w:tc>
        <w:tc>
          <w:tcPr>
            <w:tcW w:w="1701" w:type="dxa"/>
          </w:tcPr>
          <w:p w14:paraId="602896DA"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86" w:author="作成者"/>
                <w:rFonts w:asciiTheme="minorEastAsia" w:eastAsiaTheme="minorEastAsia" w:hAnsiTheme="minorEastAsia"/>
                <w:bCs/>
                <w:color w:val="EE0000"/>
                <w:sz w:val="18"/>
                <w:highlight w:val="yellow"/>
                <w:rPrChange w:id="187" w:author="作成者">
                  <w:rPr>
                    <w:ins w:id="188" w:author="作成者"/>
                    <w:rFonts w:asciiTheme="minorEastAsia" w:eastAsiaTheme="minorEastAsia" w:hAnsiTheme="minorEastAsia"/>
                    <w:bCs/>
                    <w:color w:val="000000" w:themeColor="text1"/>
                    <w:sz w:val="18"/>
                  </w:rPr>
                </w:rPrChange>
              </w:rPr>
            </w:pPr>
            <w:ins w:id="189" w:author="作成者">
              <w:r w:rsidRPr="00BB40B2">
                <w:rPr>
                  <w:rFonts w:hint="eastAsia"/>
                  <w:color w:val="EE0000"/>
                  <w:sz w:val="18"/>
                  <w:szCs w:val="21"/>
                  <w:highlight w:val="yellow"/>
                  <w:rPrChange w:id="190" w:author="作成者">
                    <w:rPr>
                      <w:rFonts w:hint="eastAsia"/>
                      <w:sz w:val="18"/>
                      <w:szCs w:val="21"/>
                    </w:rPr>
                  </w:rPrChange>
                </w:rPr>
                <w:t>実施場所</w:t>
              </w:r>
            </w:ins>
          </w:p>
        </w:tc>
        <w:tc>
          <w:tcPr>
            <w:tcW w:w="1930" w:type="dxa"/>
          </w:tcPr>
          <w:p w14:paraId="103002BD"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191" w:author="作成者"/>
                <w:rFonts w:asciiTheme="minorEastAsia" w:eastAsiaTheme="minorEastAsia" w:hAnsiTheme="minorEastAsia"/>
                <w:bCs/>
                <w:color w:val="EE0000"/>
                <w:sz w:val="18"/>
                <w:highlight w:val="yellow"/>
                <w:rPrChange w:id="192" w:author="作成者">
                  <w:rPr>
                    <w:ins w:id="193" w:author="作成者"/>
                    <w:rFonts w:asciiTheme="minorEastAsia" w:eastAsiaTheme="minorEastAsia" w:hAnsiTheme="minorEastAsia"/>
                    <w:bCs/>
                    <w:color w:val="000000" w:themeColor="text1"/>
                    <w:sz w:val="18"/>
                  </w:rPr>
                </w:rPrChange>
              </w:rPr>
            </w:pPr>
            <w:ins w:id="194" w:author="作成者">
              <w:r w:rsidRPr="00BB40B2">
                <w:rPr>
                  <w:rFonts w:hint="eastAsia"/>
                  <w:color w:val="EE0000"/>
                  <w:sz w:val="18"/>
                  <w:szCs w:val="21"/>
                  <w:highlight w:val="yellow"/>
                  <w:rPrChange w:id="195" w:author="作成者">
                    <w:rPr>
                      <w:rFonts w:hint="eastAsia"/>
                      <w:sz w:val="18"/>
                      <w:szCs w:val="21"/>
                    </w:rPr>
                  </w:rPrChange>
                </w:rPr>
                <w:t>静かな実験室</w:t>
              </w:r>
            </w:ins>
          </w:p>
        </w:tc>
      </w:tr>
      <w:tr w:rsidR="00061059" w:rsidRPr="00BB40B2" w14:paraId="1654A382" w14:textId="77777777" w:rsidTr="002D62F4">
        <w:trPr>
          <w:trHeight w:val="340"/>
          <w:ins w:id="196"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3561EC61" w14:textId="77777777" w:rsidR="00061059" w:rsidRPr="00BB40B2" w:rsidRDefault="00061059" w:rsidP="002D62F4">
            <w:pPr>
              <w:spacing w:line="240" w:lineRule="exact"/>
              <w:rPr>
                <w:ins w:id="197" w:author="作成者"/>
                <w:rFonts w:asciiTheme="minorEastAsia" w:eastAsiaTheme="minorEastAsia" w:hAnsiTheme="minorEastAsia"/>
                <w:b w:val="0"/>
                <w:color w:val="EE0000"/>
                <w:sz w:val="18"/>
                <w:highlight w:val="yellow"/>
                <w:rPrChange w:id="198" w:author="作成者">
                  <w:rPr>
                    <w:ins w:id="199" w:author="作成者"/>
                    <w:rFonts w:asciiTheme="minorEastAsia" w:eastAsiaTheme="minorEastAsia" w:hAnsiTheme="minorEastAsia"/>
                    <w:b w:val="0"/>
                    <w:color w:val="000000" w:themeColor="text1"/>
                    <w:sz w:val="18"/>
                  </w:rPr>
                </w:rPrChange>
              </w:rPr>
            </w:pPr>
          </w:p>
        </w:tc>
        <w:tc>
          <w:tcPr>
            <w:tcW w:w="1701" w:type="dxa"/>
          </w:tcPr>
          <w:p w14:paraId="08B611F8"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00" w:author="作成者"/>
                <w:rFonts w:asciiTheme="minorEastAsia" w:eastAsiaTheme="minorEastAsia" w:hAnsiTheme="minorEastAsia"/>
                <w:bCs/>
                <w:color w:val="EE0000"/>
                <w:sz w:val="18"/>
                <w:highlight w:val="yellow"/>
                <w:rPrChange w:id="201" w:author="作成者">
                  <w:rPr>
                    <w:ins w:id="202" w:author="作成者"/>
                    <w:rFonts w:asciiTheme="minorEastAsia" w:eastAsiaTheme="minorEastAsia" w:hAnsiTheme="minorEastAsia"/>
                    <w:bCs/>
                    <w:color w:val="000000" w:themeColor="text1"/>
                    <w:sz w:val="18"/>
                  </w:rPr>
                </w:rPrChange>
              </w:rPr>
            </w:pPr>
            <w:ins w:id="203" w:author="作成者">
              <w:r w:rsidRPr="00BB40B2">
                <w:rPr>
                  <w:rFonts w:hint="eastAsia"/>
                  <w:color w:val="EE0000"/>
                  <w:sz w:val="18"/>
                  <w:szCs w:val="21"/>
                  <w:highlight w:val="yellow"/>
                  <w:rPrChange w:id="204" w:author="作成者">
                    <w:rPr>
                      <w:rFonts w:hint="eastAsia"/>
                      <w:sz w:val="18"/>
                      <w:szCs w:val="21"/>
                    </w:rPr>
                  </w:rPrChange>
                </w:rPr>
                <w:t>体位保持具</w:t>
              </w:r>
            </w:ins>
          </w:p>
        </w:tc>
        <w:tc>
          <w:tcPr>
            <w:tcW w:w="1930" w:type="dxa"/>
          </w:tcPr>
          <w:p w14:paraId="4BDC0A92"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05" w:author="作成者"/>
                <w:color w:val="EE0000"/>
                <w:sz w:val="18"/>
                <w:szCs w:val="21"/>
                <w:highlight w:val="yellow"/>
                <w:rPrChange w:id="206" w:author="作成者">
                  <w:rPr>
                    <w:ins w:id="207" w:author="作成者"/>
                    <w:sz w:val="18"/>
                    <w:szCs w:val="21"/>
                  </w:rPr>
                </w:rPrChange>
              </w:rPr>
            </w:pPr>
            <w:ins w:id="208" w:author="作成者">
              <w:r w:rsidRPr="00BB40B2">
                <w:rPr>
                  <w:rFonts w:hint="eastAsia"/>
                  <w:color w:val="EE0000"/>
                  <w:sz w:val="18"/>
                  <w:szCs w:val="21"/>
                  <w:highlight w:val="yellow"/>
                  <w:rPrChange w:id="209" w:author="作成者">
                    <w:rPr>
                      <w:rFonts w:hint="eastAsia"/>
                      <w:sz w:val="18"/>
                      <w:szCs w:val="21"/>
                    </w:rPr>
                  </w:rPrChange>
                </w:rPr>
                <w:t>オフィスチェア</w:t>
              </w:r>
              <w:r w:rsidRPr="00BB40B2">
                <w:rPr>
                  <w:color w:val="EE0000"/>
                  <w:sz w:val="18"/>
                  <w:szCs w:val="21"/>
                  <w:highlight w:val="yellow"/>
                  <w:rPrChange w:id="210" w:author="作成者">
                    <w:rPr>
                      <w:sz w:val="18"/>
                      <w:szCs w:val="21"/>
                    </w:rPr>
                  </w:rPrChange>
                </w:rPr>
                <w:t>,</w:t>
              </w:r>
              <w:r w:rsidRPr="00BB40B2">
                <w:rPr>
                  <w:rFonts w:hint="eastAsia"/>
                  <w:color w:val="EE0000"/>
                  <w:sz w:val="18"/>
                  <w:szCs w:val="21"/>
                  <w:highlight w:val="yellow"/>
                  <w:rPrChange w:id="211" w:author="作成者">
                    <w:rPr>
                      <w:rFonts w:hint="eastAsia"/>
                      <w:sz w:val="18"/>
                      <w:szCs w:val="21"/>
                    </w:rPr>
                  </w:rPrChange>
                </w:rPr>
                <w:t>キャンプ用マット</w:t>
              </w:r>
              <w:r w:rsidRPr="00BB40B2">
                <w:rPr>
                  <w:color w:val="EE0000"/>
                  <w:sz w:val="18"/>
                  <w:szCs w:val="21"/>
                  <w:highlight w:val="yellow"/>
                  <w:rPrChange w:id="212" w:author="作成者">
                    <w:rPr>
                      <w:sz w:val="18"/>
                      <w:szCs w:val="21"/>
                    </w:rPr>
                  </w:rPrChange>
                </w:rPr>
                <w:t>,</w:t>
              </w:r>
              <w:r w:rsidRPr="00BB40B2">
                <w:rPr>
                  <w:rFonts w:hint="eastAsia"/>
                  <w:color w:val="EE0000"/>
                  <w:sz w:val="18"/>
                  <w:szCs w:val="21"/>
                  <w:highlight w:val="yellow"/>
                  <w:rPrChange w:id="213" w:author="作成者">
                    <w:rPr>
                      <w:rFonts w:hint="eastAsia"/>
                      <w:sz w:val="18"/>
                      <w:szCs w:val="21"/>
                    </w:rPr>
                  </w:rPrChange>
                </w:rPr>
                <w:t>枕</w:t>
              </w:r>
            </w:ins>
          </w:p>
          <w:p w14:paraId="538E54B6"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14" w:author="作成者"/>
                <w:rFonts w:asciiTheme="minorEastAsia" w:eastAsiaTheme="minorEastAsia" w:hAnsiTheme="minorEastAsia"/>
                <w:bCs/>
                <w:color w:val="EE0000"/>
                <w:sz w:val="18"/>
                <w:highlight w:val="yellow"/>
                <w:rPrChange w:id="215" w:author="作成者">
                  <w:rPr>
                    <w:ins w:id="216" w:author="作成者"/>
                    <w:rFonts w:asciiTheme="minorEastAsia" w:eastAsiaTheme="minorEastAsia" w:hAnsiTheme="minorEastAsia"/>
                    <w:bCs/>
                    <w:color w:val="000000" w:themeColor="text1"/>
                    <w:sz w:val="18"/>
                  </w:rPr>
                </w:rPrChange>
              </w:rPr>
            </w:pPr>
          </w:p>
        </w:tc>
      </w:tr>
      <w:tr w:rsidR="00061059" w:rsidRPr="00BB40B2" w14:paraId="32C0B081" w14:textId="77777777" w:rsidTr="002D62F4">
        <w:trPr>
          <w:trHeight w:val="586"/>
          <w:ins w:id="217" w:author="作成者"/>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48118074" w14:textId="77777777" w:rsidR="00061059" w:rsidRPr="00BB40B2" w:rsidRDefault="00061059" w:rsidP="002D62F4">
            <w:pPr>
              <w:spacing w:line="240" w:lineRule="exact"/>
              <w:rPr>
                <w:ins w:id="218" w:author="作成者"/>
                <w:rFonts w:asciiTheme="minorEastAsia" w:eastAsiaTheme="minorEastAsia" w:hAnsiTheme="minorEastAsia"/>
                <w:b w:val="0"/>
                <w:color w:val="EE0000"/>
                <w:sz w:val="18"/>
                <w:highlight w:val="yellow"/>
                <w:rPrChange w:id="219" w:author="作成者">
                  <w:rPr>
                    <w:ins w:id="220" w:author="作成者"/>
                    <w:rFonts w:asciiTheme="minorEastAsia" w:eastAsiaTheme="minorEastAsia" w:hAnsiTheme="minorEastAsia"/>
                    <w:b w:val="0"/>
                    <w:color w:val="000000" w:themeColor="text1"/>
                    <w:sz w:val="18"/>
                  </w:rPr>
                </w:rPrChange>
              </w:rPr>
            </w:pPr>
            <w:ins w:id="221" w:author="作成者">
              <w:r w:rsidRPr="00BB40B2">
                <w:rPr>
                  <w:rFonts w:asciiTheme="minorEastAsia" w:eastAsiaTheme="minorEastAsia" w:hAnsiTheme="minorEastAsia" w:hint="eastAsia"/>
                  <w:color w:val="EE0000"/>
                  <w:sz w:val="18"/>
                  <w:highlight w:val="yellow"/>
                  <w:rPrChange w:id="222" w:author="作成者">
                    <w:rPr>
                      <w:rFonts w:asciiTheme="minorEastAsia" w:eastAsiaTheme="minorEastAsia" w:hAnsiTheme="minorEastAsia" w:hint="eastAsia"/>
                      <w:color w:val="000000" w:themeColor="text1"/>
                      <w:sz w:val="18"/>
                    </w:rPr>
                  </w:rPrChange>
                </w:rPr>
                <w:t>取得指標</w:t>
              </w:r>
            </w:ins>
          </w:p>
        </w:tc>
        <w:tc>
          <w:tcPr>
            <w:tcW w:w="1701" w:type="dxa"/>
          </w:tcPr>
          <w:p w14:paraId="6279ADE4"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23" w:author="作成者"/>
                <w:rFonts w:asciiTheme="minorEastAsia" w:eastAsiaTheme="minorEastAsia" w:hAnsiTheme="minorEastAsia"/>
                <w:bCs/>
                <w:color w:val="EE0000"/>
                <w:sz w:val="18"/>
                <w:highlight w:val="yellow"/>
                <w:rPrChange w:id="224" w:author="作成者">
                  <w:rPr>
                    <w:ins w:id="225" w:author="作成者"/>
                    <w:rFonts w:asciiTheme="minorEastAsia" w:eastAsiaTheme="minorEastAsia" w:hAnsiTheme="minorEastAsia"/>
                    <w:bCs/>
                    <w:color w:val="000000" w:themeColor="text1"/>
                    <w:sz w:val="18"/>
                  </w:rPr>
                </w:rPrChange>
              </w:rPr>
            </w:pPr>
            <w:ins w:id="226" w:author="作成者">
              <w:r w:rsidRPr="00BB40B2">
                <w:rPr>
                  <w:rFonts w:asciiTheme="minorEastAsia" w:eastAsiaTheme="minorEastAsia" w:hAnsiTheme="minorEastAsia" w:hint="eastAsia"/>
                  <w:bCs/>
                  <w:color w:val="EE0000"/>
                  <w:sz w:val="18"/>
                  <w:highlight w:val="yellow"/>
                  <w:rPrChange w:id="227" w:author="作成者">
                    <w:rPr>
                      <w:rFonts w:asciiTheme="minorEastAsia" w:eastAsiaTheme="minorEastAsia" w:hAnsiTheme="minorEastAsia" w:hint="eastAsia"/>
                      <w:bCs/>
                      <w:color w:val="000000" w:themeColor="text1"/>
                      <w:sz w:val="18"/>
                    </w:rPr>
                  </w:rPrChange>
                </w:rPr>
                <w:t>反応時間</w:t>
              </w:r>
            </w:ins>
          </w:p>
        </w:tc>
        <w:tc>
          <w:tcPr>
            <w:tcW w:w="1930" w:type="dxa"/>
          </w:tcPr>
          <w:p w14:paraId="7110F62B"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28" w:author="作成者"/>
                <w:rFonts w:asciiTheme="minorEastAsia" w:eastAsiaTheme="minorEastAsia" w:hAnsiTheme="minorEastAsia"/>
                <w:bCs/>
                <w:color w:val="EE0000"/>
                <w:sz w:val="18"/>
                <w:highlight w:val="yellow"/>
                <w:rPrChange w:id="229" w:author="作成者">
                  <w:rPr>
                    <w:ins w:id="230" w:author="作成者"/>
                    <w:rFonts w:asciiTheme="minorEastAsia" w:eastAsiaTheme="minorEastAsia" w:hAnsiTheme="minorEastAsia"/>
                    <w:bCs/>
                    <w:color w:val="000000" w:themeColor="text1"/>
                    <w:sz w:val="18"/>
                  </w:rPr>
                </w:rPrChange>
              </w:rPr>
            </w:pPr>
            <w:ins w:id="231" w:author="作成者">
              <w:r w:rsidRPr="00BB40B2">
                <w:rPr>
                  <w:rFonts w:asciiTheme="minorEastAsia" w:eastAsiaTheme="minorEastAsia" w:hAnsiTheme="minorEastAsia" w:hint="eastAsia"/>
                  <w:bCs/>
                  <w:color w:val="EE0000"/>
                  <w:sz w:val="18"/>
                  <w:highlight w:val="yellow"/>
                  <w:rPrChange w:id="232" w:author="作成者">
                    <w:rPr>
                      <w:rFonts w:asciiTheme="minorEastAsia" w:eastAsiaTheme="minorEastAsia" w:hAnsiTheme="minorEastAsia" w:hint="eastAsia"/>
                      <w:bCs/>
                      <w:color w:val="000000" w:themeColor="text1"/>
                      <w:sz w:val="18"/>
                    </w:rPr>
                  </w:rPrChange>
                </w:rPr>
                <w:t>ターゲットクリックまでの時間</w:t>
              </w:r>
              <w:r w:rsidRPr="00BB40B2">
                <w:rPr>
                  <w:rFonts w:asciiTheme="minorEastAsia" w:eastAsiaTheme="minorEastAsia" w:hAnsiTheme="minorEastAsia"/>
                  <w:bCs/>
                  <w:color w:val="EE0000"/>
                  <w:sz w:val="18"/>
                  <w:highlight w:val="yellow"/>
                  <w:rPrChange w:id="233" w:author="作成者">
                    <w:rPr>
                      <w:rFonts w:asciiTheme="minorEastAsia" w:eastAsiaTheme="minorEastAsia" w:hAnsiTheme="minorEastAsia"/>
                      <w:bCs/>
                      <w:color w:val="000000" w:themeColor="text1"/>
                      <w:sz w:val="18"/>
                    </w:rPr>
                  </w:rPrChange>
                </w:rPr>
                <w:t>(s)</w:t>
              </w:r>
            </w:ins>
          </w:p>
        </w:tc>
      </w:tr>
      <w:tr w:rsidR="00061059" w:rsidRPr="00BB40B2" w14:paraId="7FE886EB" w14:textId="77777777" w:rsidTr="002D62F4">
        <w:trPr>
          <w:trHeight w:val="679"/>
          <w:ins w:id="234"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25401976" w14:textId="77777777" w:rsidR="00061059" w:rsidRPr="00BB40B2" w:rsidRDefault="00061059" w:rsidP="002D62F4">
            <w:pPr>
              <w:spacing w:line="240" w:lineRule="exact"/>
              <w:rPr>
                <w:ins w:id="235" w:author="作成者"/>
                <w:rFonts w:asciiTheme="minorEastAsia" w:eastAsiaTheme="minorEastAsia" w:hAnsiTheme="minorEastAsia"/>
                <w:b w:val="0"/>
                <w:color w:val="EE0000"/>
                <w:sz w:val="18"/>
                <w:highlight w:val="yellow"/>
                <w:rPrChange w:id="236" w:author="作成者">
                  <w:rPr>
                    <w:ins w:id="237" w:author="作成者"/>
                    <w:rFonts w:asciiTheme="minorEastAsia" w:eastAsiaTheme="minorEastAsia" w:hAnsiTheme="minorEastAsia"/>
                    <w:b w:val="0"/>
                    <w:color w:val="000000" w:themeColor="text1"/>
                    <w:sz w:val="18"/>
                  </w:rPr>
                </w:rPrChange>
              </w:rPr>
            </w:pPr>
          </w:p>
        </w:tc>
        <w:tc>
          <w:tcPr>
            <w:tcW w:w="1701" w:type="dxa"/>
          </w:tcPr>
          <w:p w14:paraId="271D7A1E"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38" w:author="作成者"/>
                <w:rFonts w:asciiTheme="minorEastAsia" w:eastAsiaTheme="minorEastAsia" w:hAnsiTheme="minorEastAsia"/>
                <w:bCs/>
                <w:color w:val="EE0000"/>
                <w:sz w:val="18"/>
                <w:highlight w:val="yellow"/>
                <w:vertAlign w:val="superscript"/>
                <w:rPrChange w:id="239" w:author="作成者">
                  <w:rPr>
                    <w:ins w:id="240" w:author="作成者"/>
                    <w:rFonts w:asciiTheme="minorEastAsia" w:eastAsiaTheme="minorEastAsia" w:hAnsiTheme="minorEastAsia"/>
                    <w:bCs/>
                    <w:color w:val="000000" w:themeColor="text1"/>
                    <w:sz w:val="18"/>
                    <w:vertAlign w:val="superscript"/>
                  </w:rPr>
                </w:rPrChange>
              </w:rPr>
            </w:pPr>
            <w:ins w:id="241" w:author="作成者">
              <w:r w:rsidRPr="00BB40B2">
                <w:rPr>
                  <w:rFonts w:asciiTheme="minorEastAsia" w:eastAsiaTheme="minorEastAsia" w:hAnsiTheme="minorEastAsia" w:hint="eastAsia"/>
                  <w:bCs/>
                  <w:color w:val="EE0000"/>
                  <w:sz w:val="18"/>
                  <w:highlight w:val="yellow"/>
                  <w:rPrChange w:id="242" w:author="作成者">
                    <w:rPr>
                      <w:rFonts w:asciiTheme="minorEastAsia" w:eastAsiaTheme="minorEastAsia" w:hAnsiTheme="minorEastAsia" w:hint="eastAsia"/>
                      <w:bCs/>
                      <w:color w:val="000000" w:themeColor="text1"/>
                      <w:sz w:val="18"/>
                    </w:rPr>
                  </w:rPrChange>
                </w:rPr>
                <w:t>失敗回数</w:t>
              </w:r>
            </w:ins>
          </w:p>
        </w:tc>
        <w:tc>
          <w:tcPr>
            <w:tcW w:w="1930" w:type="dxa"/>
          </w:tcPr>
          <w:p w14:paraId="30E297DB"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43" w:author="作成者"/>
                <w:rFonts w:asciiTheme="minorEastAsia" w:eastAsiaTheme="minorEastAsia" w:hAnsiTheme="minorEastAsia"/>
                <w:bCs/>
                <w:color w:val="EE0000"/>
                <w:sz w:val="18"/>
                <w:highlight w:val="yellow"/>
                <w:rPrChange w:id="244" w:author="作成者">
                  <w:rPr>
                    <w:ins w:id="245" w:author="作成者"/>
                    <w:rFonts w:asciiTheme="minorEastAsia" w:eastAsiaTheme="minorEastAsia" w:hAnsiTheme="minorEastAsia"/>
                    <w:bCs/>
                    <w:color w:val="000000" w:themeColor="text1"/>
                    <w:sz w:val="18"/>
                  </w:rPr>
                </w:rPrChange>
              </w:rPr>
            </w:pPr>
            <w:ins w:id="246" w:author="作成者">
              <w:r w:rsidRPr="00BB40B2">
                <w:rPr>
                  <w:rFonts w:asciiTheme="minorEastAsia" w:eastAsiaTheme="minorEastAsia" w:hAnsiTheme="minorEastAsia"/>
                  <w:bCs/>
                  <w:color w:val="EE0000"/>
                  <w:sz w:val="18"/>
                  <w:highlight w:val="yellow"/>
                  <w:rPrChange w:id="247" w:author="作成者">
                    <w:rPr>
                      <w:rFonts w:asciiTheme="minorEastAsia" w:eastAsiaTheme="minorEastAsia" w:hAnsiTheme="minorEastAsia"/>
                      <w:bCs/>
                      <w:color w:val="000000" w:themeColor="text1"/>
                      <w:sz w:val="18"/>
                    </w:rPr>
                  </w:rPrChange>
                </w:rPr>
                <w:t>ターゲットクリックに失敗した回数</w:t>
              </w:r>
            </w:ins>
          </w:p>
        </w:tc>
      </w:tr>
      <w:tr w:rsidR="00061059" w:rsidRPr="00BB40B2" w14:paraId="47A95F72" w14:textId="77777777" w:rsidTr="002D62F4">
        <w:trPr>
          <w:trHeight w:val="464"/>
          <w:ins w:id="248"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168CE7D3" w14:textId="77777777" w:rsidR="00061059" w:rsidRPr="00BB40B2" w:rsidRDefault="00061059" w:rsidP="002D62F4">
            <w:pPr>
              <w:spacing w:line="240" w:lineRule="exact"/>
              <w:rPr>
                <w:ins w:id="249" w:author="作成者"/>
                <w:rFonts w:asciiTheme="minorEastAsia" w:eastAsiaTheme="minorEastAsia" w:hAnsiTheme="minorEastAsia"/>
                <w:b w:val="0"/>
                <w:color w:val="EE0000"/>
                <w:sz w:val="18"/>
                <w:highlight w:val="yellow"/>
                <w:rPrChange w:id="250" w:author="作成者">
                  <w:rPr>
                    <w:ins w:id="251" w:author="作成者"/>
                    <w:rFonts w:asciiTheme="minorEastAsia" w:eastAsiaTheme="minorEastAsia" w:hAnsiTheme="minorEastAsia"/>
                    <w:b w:val="0"/>
                    <w:color w:val="000000" w:themeColor="text1"/>
                    <w:sz w:val="18"/>
                  </w:rPr>
                </w:rPrChange>
              </w:rPr>
            </w:pPr>
          </w:p>
        </w:tc>
        <w:tc>
          <w:tcPr>
            <w:tcW w:w="1701" w:type="dxa"/>
          </w:tcPr>
          <w:p w14:paraId="36A64645"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52" w:author="作成者"/>
                <w:rFonts w:asciiTheme="minorEastAsia" w:eastAsiaTheme="minorEastAsia" w:hAnsiTheme="minorEastAsia"/>
                <w:bCs/>
                <w:color w:val="EE0000"/>
                <w:sz w:val="18"/>
                <w:highlight w:val="yellow"/>
                <w:rPrChange w:id="253" w:author="作成者">
                  <w:rPr>
                    <w:ins w:id="254" w:author="作成者"/>
                    <w:rFonts w:asciiTheme="minorEastAsia" w:eastAsiaTheme="minorEastAsia" w:hAnsiTheme="minorEastAsia"/>
                    <w:bCs/>
                    <w:color w:val="000000" w:themeColor="text1"/>
                    <w:sz w:val="18"/>
                  </w:rPr>
                </w:rPrChange>
              </w:rPr>
            </w:pPr>
            <w:ins w:id="255" w:author="作成者">
              <w:r w:rsidRPr="00BB40B2">
                <w:rPr>
                  <w:rFonts w:asciiTheme="minorEastAsia" w:eastAsiaTheme="minorEastAsia" w:hAnsiTheme="minorEastAsia" w:hint="eastAsia"/>
                  <w:bCs/>
                  <w:color w:val="EE0000"/>
                  <w:sz w:val="18"/>
                  <w:highlight w:val="yellow"/>
                  <w:rPrChange w:id="256" w:author="作成者">
                    <w:rPr>
                      <w:rFonts w:asciiTheme="minorEastAsia" w:eastAsiaTheme="minorEastAsia" w:hAnsiTheme="minorEastAsia" w:hint="eastAsia"/>
                      <w:bCs/>
                      <w:color w:val="000000" w:themeColor="text1"/>
                      <w:sz w:val="18"/>
                    </w:rPr>
                  </w:rPrChange>
                </w:rPr>
                <w:t>頭部移動量</w:t>
              </w:r>
            </w:ins>
          </w:p>
        </w:tc>
        <w:tc>
          <w:tcPr>
            <w:tcW w:w="1930" w:type="dxa"/>
          </w:tcPr>
          <w:p w14:paraId="23E29CE2"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57" w:author="作成者"/>
                <w:rFonts w:asciiTheme="minorEastAsia" w:eastAsiaTheme="minorEastAsia" w:hAnsiTheme="minorEastAsia"/>
                <w:bCs/>
                <w:color w:val="EE0000"/>
                <w:sz w:val="18"/>
                <w:highlight w:val="yellow"/>
                <w:rPrChange w:id="258" w:author="作成者">
                  <w:rPr>
                    <w:ins w:id="259" w:author="作成者"/>
                    <w:rFonts w:asciiTheme="minorEastAsia" w:eastAsiaTheme="minorEastAsia" w:hAnsiTheme="minorEastAsia"/>
                    <w:bCs/>
                    <w:color w:val="000000" w:themeColor="text1"/>
                    <w:sz w:val="18"/>
                  </w:rPr>
                </w:rPrChange>
              </w:rPr>
            </w:pPr>
            <w:ins w:id="260" w:author="作成者">
              <w:r w:rsidRPr="00BB40B2">
                <w:rPr>
                  <w:rFonts w:asciiTheme="minorEastAsia" w:eastAsiaTheme="minorEastAsia" w:hAnsiTheme="minorEastAsia" w:hint="eastAsia"/>
                  <w:bCs/>
                  <w:color w:val="EE0000"/>
                  <w:sz w:val="18"/>
                  <w:highlight w:val="yellow"/>
                  <w:rPrChange w:id="261" w:author="作成者">
                    <w:rPr>
                      <w:rFonts w:asciiTheme="minorEastAsia" w:eastAsiaTheme="minorEastAsia" w:hAnsiTheme="minorEastAsia" w:hint="eastAsia"/>
                      <w:bCs/>
                      <w:color w:val="000000" w:themeColor="text1"/>
                      <w:sz w:val="18"/>
                    </w:rPr>
                  </w:rPrChange>
                </w:rPr>
                <w:t>頭部移動の総距離</w:t>
              </w:r>
              <w:r w:rsidRPr="00BB40B2">
                <w:rPr>
                  <w:rFonts w:asciiTheme="minorEastAsia" w:eastAsiaTheme="minorEastAsia" w:hAnsiTheme="minorEastAsia"/>
                  <w:bCs/>
                  <w:color w:val="EE0000"/>
                  <w:sz w:val="18"/>
                  <w:highlight w:val="yellow"/>
                  <w:rPrChange w:id="262" w:author="作成者">
                    <w:rPr>
                      <w:rFonts w:asciiTheme="minorEastAsia" w:eastAsiaTheme="minorEastAsia" w:hAnsiTheme="minorEastAsia"/>
                      <w:bCs/>
                      <w:color w:val="000000" w:themeColor="text1"/>
                      <w:sz w:val="18"/>
                    </w:rPr>
                  </w:rPrChange>
                </w:rPr>
                <w:t>(m)</w:t>
              </w:r>
            </w:ins>
          </w:p>
        </w:tc>
      </w:tr>
      <w:tr w:rsidR="00061059" w:rsidRPr="00BB40B2" w14:paraId="49C26350" w14:textId="77777777" w:rsidTr="002D62F4">
        <w:trPr>
          <w:trHeight w:val="847"/>
          <w:ins w:id="263"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47BF6DFB" w14:textId="77777777" w:rsidR="00061059" w:rsidRPr="00BB40B2" w:rsidRDefault="00061059" w:rsidP="002D62F4">
            <w:pPr>
              <w:spacing w:line="240" w:lineRule="exact"/>
              <w:rPr>
                <w:ins w:id="264" w:author="作成者"/>
                <w:rFonts w:asciiTheme="minorEastAsia" w:eastAsiaTheme="minorEastAsia" w:hAnsiTheme="minorEastAsia"/>
                <w:b w:val="0"/>
                <w:color w:val="EE0000"/>
                <w:sz w:val="18"/>
                <w:highlight w:val="yellow"/>
                <w:rPrChange w:id="265" w:author="作成者">
                  <w:rPr>
                    <w:ins w:id="266" w:author="作成者"/>
                    <w:rFonts w:asciiTheme="minorEastAsia" w:eastAsiaTheme="minorEastAsia" w:hAnsiTheme="minorEastAsia"/>
                    <w:b w:val="0"/>
                    <w:color w:val="000000" w:themeColor="text1"/>
                    <w:sz w:val="18"/>
                  </w:rPr>
                </w:rPrChange>
              </w:rPr>
            </w:pPr>
          </w:p>
        </w:tc>
        <w:tc>
          <w:tcPr>
            <w:tcW w:w="1701" w:type="dxa"/>
          </w:tcPr>
          <w:p w14:paraId="15EB20A9"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67" w:author="作成者"/>
                <w:rFonts w:asciiTheme="minorEastAsia" w:eastAsiaTheme="minorEastAsia" w:hAnsiTheme="minorEastAsia"/>
                <w:bCs/>
                <w:color w:val="EE0000"/>
                <w:sz w:val="18"/>
                <w:highlight w:val="yellow"/>
                <w:rPrChange w:id="268" w:author="作成者">
                  <w:rPr>
                    <w:ins w:id="269" w:author="作成者"/>
                    <w:rFonts w:asciiTheme="minorEastAsia" w:eastAsiaTheme="minorEastAsia" w:hAnsiTheme="minorEastAsia"/>
                    <w:bCs/>
                    <w:color w:val="000000" w:themeColor="text1"/>
                    <w:sz w:val="18"/>
                  </w:rPr>
                </w:rPrChange>
              </w:rPr>
            </w:pPr>
            <w:ins w:id="270" w:author="作成者">
              <w:r w:rsidRPr="00BB40B2">
                <w:rPr>
                  <w:rFonts w:asciiTheme="minorEastAsia" w:eastAsiaTheme="minorEastAsia" w:hAnsiTheme="minorEastAsia" w:hint="eastAsia"/>
                  <w:bCs/>
                  <w:color w:val="EE0000"/>
                  <w:sz w:val="18"/>
                  <w:highlight w:val="yellow"/>
                  <w:rPrChange w:id="271" w:author="作成者">
                    <w:rPr>
                      <w:rFonts w:asciiTheme="minorEastAsia" w:eastAsiaTheme="minorEastAsia" w:hAnsiTheme="minorEastAsia" w:hint="eastAsia"/>
                      <w:bCs/>
                      <w:color w:val="000000" w:themeColor="text1"/>
                      <w:sz w:val="18"/>
                    </w:rPr>
                  </w:rPrChange>
                </w:rPr>
                <w:t>右手コントローラの総軌跡長</w:t>
              </w:r>
            </w:ins>
          </w:p>
        </w:tc>
        <w:tc>
          <w:tcPr>
            <w:tcW w:w="1930" w:type="dxa"/>
          </w:tcPr>
          <w:p w14:paraId="7850AB23"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72" w:author="作成者"/>
                <w:rFonts w:asciiTheme="minorEastAsia" w:eastAsiaTheme="minorEastAsia" w:hAnsiTheme="minorEastAsia"/>
                <w:bCs/>
                <w:color w:val="EE0000"/>
                <w:sz w:val="18"/>
                <w:highlight w:val="yellow"/>
                <w:rPrChange w:id="273" w:author="作成者">
                  <w:rPr>
                    <w:ins w:id="274" w:author="作成者"/>
                    <w:rFonts w:asciiTheme="minorEastAsia" w:eastAsiaTheme="minorEastAsia" w:hAnsiTheme="minorEastAsia"/>
                    <w:bCs/>
                    <w:color w:val="000000" w:themeColor="text1"/>
                    <w:sz w:val="18"/>
                  </w:rPr>
                </w:rPrChange>
              </w:rPr>
            </w:pPr>
            <w:ins w:id="275" w:author="作成者">
              <w:r w:rsidRPr="00BB40B2">
                <w:rPr>
                  <w:rFonts w:asciiTheme="minorEastAsia" w:eastAsiaTheme="minorEastAsia" w:hAnsiTheme="minorEastAsia" w:hint="eastAsia"/>
                  <w:bCs/>
                  <w:color w:val="EE0000"/>
                  <w:sz w:val="18"/>
                  <w:highlight w:val="yellow"/>
                  <w:rPrChange w:id="276" w:author="作成者">
                    <w:rPr>
                      <w:rFonts w:asciiTheme="minorEastAsia" w:eastAsiaTheme="minorEastAsia" w:hAnsiTheme="minorEastAsia" w:hint="eastAsia"/>
                      <w:bCs/>
                      <w:color w:val="000000" w:themeColor="text1"/>
                      <w:sz w:val="18"/>
                    </w:rPr>
                  </w:rPrChange>
                </w:rPr>
                <w:t>ターゲットクリックまでの右手</w:t>
              </w:r>
              <w:r w:rsidRPr="00BB40B2">
                <w:rPr>
                  <w:rFonts w:asciiTheme="minorEastAsia" w:eastAsiaTheme="minorEastAsia" w:hAnsiTheme="minorEastAsia"/>
                  <w:bCs/>
                  <w:color w:val="EE0000"/>
                  <w:sz w:val="18"/>
                  <w:highlight w:val="yellow"/>
                  <w:rPrChange w:id="277" w:author="作成者">
                    <w:rPr>
                      <w:rFonts w:asciiTheme="minorEastAsia" w:eastAsiaTheme="minorEastAsia" w:hAnsiTheme="minorEastAsia"/>
                      <w:bCs/>
                      <w:color w:val="000000" w:themeColor="text1"/>
                      <w:sz w:val="18"/>
                    </w:rPr>
                  </w:rPrChange>
                </w:rPr>
                <w:t>コントローラ</w:t>
              </w:r>
              <w:r w:rsidRPr="00BB40B2">
                <w:rPr>
                  <w:rFonts w:asciiTheme="minorEastAsia" w:eastAsiaTheme="minorEastAsia" w:hAnsiTheme="minorEastAsia" w:hint="eastAsia"/>
                  <w:bCs/>
                  <w:color w:val="EE0000"/>
                  <w:sz w:val="18"/>
                  <w:highlight w:val="yellow"/>
                  <w:rPrChange w:id="278" w:author="作成者">
                    <w:rPr>
                      <w:rFonts w:asciiTheme="minorEastAsia" w:eastAsiaTheme="minorEastAsia" w:hAnsiTheme="minorEastAsia" w:hint="eastAsia"/>
                      <w:bCs/>
                      <w:color w:val="000000" w:themeColor="text1"/>
                      <w:sz w:val="18"/>
                    </w:rPr>
                  </w:rPrChange>
                </w:rPr>
                <w:t>の</w:t>
              </w:r>
              <w:r w:rsidRPr="00BB40B2">
                <w:rPr>
                  <w:rFonts w:asciiTheme="minorEastAsia" w:eastAsiaTheme="minorEastAsia" w:hAnsiTheme="minorEastAsia"/>
                  <w:bCs/>
                  <w:color w:val="EE0000"/>
                  <w:sz w:val="18"/>
                  <w:highlight w:val="yellow"/>
                  <w:rPrChange w:id="279" w:author="作成者">
                    <w:rPr>
                      <w:rFonts w:asciiTheme="minorEastAsia" w:eastAsiaTheme="minorEastAsia" w:hAnsiTheme="minorEastAsia"/>
                      <w:bCs/>
                      <w:color w:val="000000" w:themeColor="text1"/>
                      <w:sz w:val="18"/>
                    </w:rPr>
                  </w:rPrChange>
                </w:rPr>
                <w:t>移動距離（mm）</w:t>
              </w:r>
            </w:ins>
          </w:p>
        </w:tc>
      </w:tr>
      <w:tr w:rsidR="00061059" w:rsidRPr="00BB40B2" w14:paraId="27356B67" w14:textId="77777777" w:rsidTr="002D62F4">
        <w:trPr>
          <w:trHeight w:val="340"/>
          <w:ins w:id="280" w:author="作成者"/>
        </w:trPr>
        <w:tc>
          <w:tcPr>
            <w:cnfStyle w:val="001000000000" w:firstRow="0" w:lastRow="0" w:firstColumn="1" w:lastColumn="0" w:oddVBand="0" w:evenVBand="0" w:oddHBand="0" w:evenHBand="0" w:firstRowFirstColumn="0" w:firstRowLastColumn="0" w:lastRowFirstColumn="0" w:lastRowLastColumn="0"/>
            <w:tcW w:w="993" w:type="dxa"/>
            <w:vMerge/>
          </w:tcPr>
          <w:p w14:paraId="4168C8CE" w14:textId="77777777" w:rsidR="00061059" w:rsidRPr="00BB40B2" w:rsidRDefault="00061059" w:rsidP="002D62F4">
            <w:pPr>
              <w:spacing w:line="240" w:lineRule="exact"/>
              <w:rPr>
                <w:ins w:id="281" w:author="作成者"/>
                <w:rFonts w:asciiTheme="minorEastAsia" w:eastAsiaTheme="minorEastAsia" w:hAnsiTheme="minorEastAsia"/>
                <w:b w:val="0"/>
                <w:color w:val="EE0000"/>
                <w:sz w:val="18"/>
                <w:highlight w:val="yellow"/>
                <w:rPrChange w:id="282" w:author="作成者">
                  <w:rPr>
                    <w:ins w:id="283" w:author="作成者"/>
                    <w:rFonts w:asciiTheme="minorEastAsia" w:eastAsiaTheme="minorEastAsia" w:hAnsiTheme="minorEastAsia"/>
                    <w:b w:val="0"/>
                    <w:color w:val="000000" w:themeColor="text1"/>
                    <w:sz w:val="18"/>
                  </w:rPr>
                </w:rPrChange>
              </w:rPr>
            </w:pPr>
          </w:p>
        </w:tc>
        <w:tc>
          <w:tcPr>
            <w:tcW w:w="1701" w:type="dxa"/>
          </w:tcPr>
          <w:p w14:paraId="6BEC7162"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84" w:author="作成者"/>
                <w:rFonts w:asciiTheme="minorEastAsia" w:eastAsiaTheme="minorEastAsia" w:hAnsiTheme="minorEastAsia"/>
                <w:bCs/>
                <w:color w:val="EE0000"/>
                <w:sz w:val="18"/>
                <w:highlight w:val="yellow"/>
                <w:rPrChange w:id="285" w:author="作成者">
                  <w:rPr>
                    <w:ins w:id="286" w:author="作成者"/>
                    <w:rFonts w:asciiTheme="minorEastAsia" w:eastAsiaTheme="minorEastAsia" w:hAnsiTheme="minorEastAsia"/>
                    <w:bCs/>
                    <w:color w:val="000000" w:themeColor="text1"/>
                    <w:sz w:val="18"/>
                  </w:rPr>
                </w:rPrChange>
              </w:rPr>
            </w:pPr>
            <w:ins w:id="287" w:author="作成者">
              <w:r w:rsidRPr="00BB40B2">
                <w:rPr>
                  <w:rFonts w:asciiTheme="minorEastAsia" w:eastAsiaTheme="minorEastAsia" w:hAnsiTheme="minorEastAsia"/>
                  <w:bCs/>
                  <w:color w:val="EE0000"/>
                  <w:sz w:val="18"/>
                  <w:highlight w:val="yellow"/>
                  <w:rPrChange w:id="288" w:author="作成者">
                    <w:rPr>
                      <w:rFonts w:asciiTheme="minorEastAsia" w:eastAsiaTheme="minorEastAsia" w:hAnsiTheme="minorEastAsia"/>
                      <w:bCs/>
                      <w:color w:val="000000" w:themeColor="text1"/>
                      <w:sz w:val="18"/>
                    </w:rPr>
                  </w:rPrChange>
                </w:rPr>
                <w:t>VR</w:t>
              </w:r>
              <w:r w:rsidRPr="00BB40B2">
                <w:rPr>
                  <w:rFonts w:ascii="Apple Color Emoji" w:eastAsiaTheme="minorEastAsia" w:hAnsi="Apple Color Emoji" w:cs="Apple Color Emoji" w:hint="eastAsia"/>
                  <w:bCs/>
                  <w:color w:val="EE0000"/>
                  <w:sz w:val="18"/>
                  <w:highlight w:val="yellow"/>
                  <w:rPrChange w:id="289" w:author="作成者">
                    <w:rPr>
                      <w:rFonts w:ascii="Apple Color Emoji" w:eastAsiaTheme="minorEastAsia" w:hAnsi="Apple Color Emoji" w:cs="Apple Color Emoji" w:hint="eastAsia"/>
                      <w:bCs/>
                      <w:color w:val="000000" w:themeColor="text1"/>
                      <w:sz w:val="18"/>
                    </w:rPr>
                  </w:rPrChange>
                </w:rPr>
                <w:t>酔いスコア</w:t>
              </w:r>
            </w:ins>
          </w:p>
        </w:tc>
        <w:tc>
          <w:tcPr>
            <w:tcW w:w="1930" w:type="dxa"/>
          </w:tcPr>
          <w:p w14:paraId="68C6A1AD" w14:textId="77777777" w:rsidR="00061059" w:rsidRPr="00BB40B2" w:rsidRDefault="00061059" w:rsidP="002D62F4">
            <w:pPr>
              <w:spacing w:line="240" w:lineRule="exact"/>
              <w:cnfStyle w:val="000000000000" w:firstRow="0" w:lastRow="0" w:firstColumn="0" w:lastColumn="0" w:oddVBand="0" w:evenVBand="0" w:oddHBand="0" w:evenHBand="0" w:firstRowFirstColumn="0" w:firstRowLastColumn="0" w:lastRowFirstColumn="0" w:lastRowLastColumn="0"/>
              <w:rPr>
                <w:ins w:id="290" w:author="作成者"/>
                <w:rFonts w:asciiTheme="minorEastAsia" w:eastAsiaTheme="minorEastAsia" w:hAnsiTheme="minorEastAsia"/>
                <w:bCs/>
                <w:color w:val="EE0000"/>
                <w:sz w:val="18"/>
                <w:rPrChange w:id="291" w:author="作成者">
                  <w:rPr>
                    <w:ins w:id="292" w:author="作成者"/>
                    <w:rFonts w:asciiTheme="minorEastAsia" w:eastAsiaTheme="minorEastAsia" w:hAnsiTheme="minorEastAsia"/>
                    <w:bCs/>
                    <w:color w:val="000000" w:themeColor="text1"/>
                    <w:sz w:val="18"/>
                  </w:rPr>
                </w:rPrChange>
              </w:rPr>
            </w:pPr>
            <w:ins w:id="293" w:author="作成者">
              <w:r w:rsidRPr="00BB40B2">
                <w:rPr>
                  <w:rFonts w:asciiTheme="minorEastAsia" w:eastAsiaTheme="minorEastAsia" w:hAnsiTheme="minorEastAsia"/>
                  <w:bCs/>
                  <w:color w:val="EE0000"/>
                  <w:sz w:val="18"/>
                  <w:highlight w:val="yellow"/>
                  <w:rPrChange w:id="294" w:author="作成者">
                    <w:rPr>
                      <w:rFonts w:asciiTheme="minorEastAsia" w:eastAsiaTheme="minorEastAsia" w:hAnsiTheme="minorEastAsia"/>
                      <w:bCs/>
                      <w:color w:val="000000" w:themeColor="text1"/>
                      <w:sz w:val="18"/>
                    </w:rPr>
                  </w:rPrChange>
                </w:rPr>
                <w:t>CSQ-VRを基礎とした6項目の自己申告評価（7段階リッカート</w:t>
              </w:r>
              <w:r w:rsidRPr="00BB40B2">
                <w:rPr>
                  <w:rFonts w:asciiTheme="minorEastAsia" w:eastAsiaTheme="minorEastAsia" w:hAnsiTheme="minorEastAsia" w:hint="eastAsia"/>
                  <w:bCs/>
                  <w:color w:val="EE0000"/>
                  <w:sz w:val="18"/>
                  <w:highlight w:val="yellow"/>
                  <w:rPrChange w:id="295" w:author="作成者">
                    <w:rPr>
                      <w:rFonts w:asciiTheme="minorEastAsia" w:eastAsiaTheme="minorEastAsia" w:hAnsiTheme="minorEastAsia" w:hint="eastAsia"/>
                      <w:bCs/>
                      <w:color w:val="000000" w:themeColor="text1"/>
                      <w:sz w:val="18"/>
                    </w:rPr>
                  </w:rPrChange>
                </w:rPr>
                <w:t>尺度</w:t>
              </w:r>
              <w:r w:rsidRPr="00BB40B2">
                <w:rPr>
                  <w:rFonts w:asciiTheme="minorEastAsia" w:eastAsiaTheme="minorEastAsia" w:hAnsiTheme="minorEastAsia"/>
                  <w:bCs/>
                  <w:color w:val="EE0000"/>
                  <w:sz w:val="18"/>
                  <w:highlight w:val="yellow"/>
                  <w:rPrChange w:id="296" w:author="作成者">
                    <w:rPr>
                      <w:rFonts w:asciiTheme="minorEastAsia" w:eastAsiaTheme="minorEastAsia" w:hAnsiTheme="minorEastAsia"/>
                      <w:bCs/>
                      <w:color w:val="000000" w:themeColor="text1"/>
                      <w:sz w:val="18"/>
                    </w:rPr>
                  </w:rPrChange>
                </w:rPr>
                <w:t>）</w:t>
              </w:r>
            </w:ins>
          </w:p>
        </w:tc>
      </w:tr>
    </w:tbl>
    <w:p w14:paraId="7D6DD8C6" w14:textId="77777777" w:rsidR="00061059" w:rsidRPr="00061059" w:rsidDel="005218E2" w:rsidRDefault="00061059" w:rsidP="009F4EA0">
      <w:pPr>
        <w:rPr>
          <w:ins w:id="297" w:author="作成者"/>
          <w:del w:id="298" w:author="作成者"/>
          <w:rFonts w:asciiTheme="minorEastAsia" w:eastAsiaTheme="minorEastAsia" w:hAnsiTheme="minorEastAsia"/>
          <w:bCs/>
          <w:color w:val="000000" w:themeColor="text1"/>
          <w:sz w:val="20"/>
        </w:rPr>
      </w:pPr>
    </w:p>
    <w:p w14:paraId="6023C72C" w14:textId="4CD77016" w:rsidR="00B42895" w:rsidDel="005218E2" w:rsidRDefault="00B42895" w:rsidP="009F4EA0">
      <w:pPr>
        <w:rPr>
          <w:del w:id="299" w:author="作成者"/>
          <w:rFonts w:asciiTheme="minorEastAsia" w:eastAsiaTheme="minorEastAsia" w:hAnsiTheme="minorEastAsia"/>
          <w:bCs/>
          <w:color w:val="000000" w:themeColor="text1"/>
          <w:sz w:val="20"/>
        </w:rPr>
      </w:pPr>
    </w:p>
    <w:p w14:paraId="49FB41E1" w14:textId="77777777" w:rsidR="004509E8" w:rsidRDefault="004509E8" w:rsidP="009F4EA0">
      <w:pPr>
        <w:rPr>
          <w:rFonts w:asciiTheme="minorEastAsia" w:eastAsiaTheme="minorEastAsia" w:hAnsiTheme="minorEastAsia"/>
          <w:bCs/>
          <w:color w:val="000000" w:themeColor="text1"/>
          <w:sz w:val="20"/>
        </w:rPr>
      </w:pPr>
    </w:p>
    <w:p w14:paraId="0E3678CF" w14:textId="5C4BF8E5"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w:t>
      </w:r>
      <w:r w:rsidR="00973F49" w:rsidRPr="00973F49">
        <w:rPr>
          <w:rFonts w:asciiTheme="minorEastAsia" w:eastAsiaTheme="minorEastAsia" w:hAnsiTheme="minorEastAsia"/>
          <w:bCs/>
          <w:color w:val="000000" w:themeColor="text1"/>
          <w:sz w:val="20"/>
        </w:rPr>
        <w:lastRenderedPageBreak/>
        <w:t>感じた場合やその他の理由により継続が困難と判断した場合には，いつでもペナルティなく実験を中断・辞退できる権利があることを明示した．また，実験中は常に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w:t>
      </w:r>
      <w:r w:rsidR="005218E2">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3360" behindDoc="0" locked="0" layoutInCell="1" allowOverlap="1" wp14:anchorId="07BAE617" wp14:editId="1F2779A2">
                <wp:simplePos x="0" y="0"/>
                <wp:positionH relativeFrom="column">
                  <wp:posOffset>-111125</wp:posOffset>
                </wp:positionH>
                <wp:positionV relativeFrom="paragraph">
                  <wp:posOffset>1038399</wp:posOffset>
                </wp:positionV>
                <wp:extent cx="3164205" cy="2159000"/>
                <wp:effectExtent l="12700" t="12700" r="10795" b="0"/>
                <wp:wrapTopAndBottom/>
                <wp:docPr id="1409844630" name="グループ化 6"/>
                <wp:cNvGraphicFramePr/>
                <a:graphic xmlns:a="http://schemas.openxmlformats.org/drawingml/2006/main">
                  <a:graphicData uri="http://schemas.microsoft.com/office/word/2010/wordprocessingGroup">
                    <wpg:wgp>
                      <wpg:cNvGrpSpPr/>
                      <wpg:grpSpPr>
                        <a:xfrm>
                          <a:off x="0" y="0"/>
                          <a:ext cx="3164205" cy="2159000"/>
                          <a:chOff x="-401014" y="-688122"/>
                          <a:chExt cx="3541950" cy="2352561"/>
                        </a:xfrm>
                      </wpg:grpSpPr>
                      <wps:wsp>
                        <wps:cNvPr id="761656171" name="テキスト ボックス 5"/>
                        <wps:cNvSpPr txBox="1"/>
                        <wps:spPr>
                          <a:xfrm>
                            <a:off x="-137953" y="1281828"/>
                            <a:ext cx="3216095" cy="382611"/>
                          </a:xfrm>
                          <a:prstGeom prst="rect">
                            <a:avLst/>
                          </a:prstGeom>
                          <a:solidFill>
                            <a:schemeClr val="lt1"/>
                          </a:solidFill>
                          <a:ln w="6350">
                            <a:noFill/>
                          </a:ln>
                        </wps:spPr>
                        <wps:txbx>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88752700"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401014" y="-688122"/>
                            <a:ext cx="3541950" cy="1939652"/>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7BAE617" id="_x0000_s1032" style="position:absolute;left:0;text-align:left;margin-left:-8.75pt;margin-top:81.75pt;width:249.15pt;height:170pt;z-index:251663360;mso-position-horizontal-relative:text;mso-position-vertical-relative:text;mso-width-relative:margin;mso-height-relative:margin" coordorigin="-4010,-6881" coordsize="35419,235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">
                <v:shape id="テキスト ボックス 5" o:spid="_x0000_s1033" type="#_x0000_t202" style="position:absolute;left:-1379;top:12818;width:32160;height:3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" fillcolor="white [3201]" stroked="f" strokeweight=".5pt">
                  <v:textbox inset="0,0,0,0">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v:textbox>
                </v:shape>
                <v:shape id="図 9" o:spid="_x0000_s1034" type="#_x0000_t75" style="position:absolute;left:-4010;top:-6881;width:35419;height:19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" stroked="t" strokecolor="black [3213]">
                  <v:imagedata r:id="rId12" o:title=""/>
                  <v:path arrowok="t"/>
                </v:shape>
                <w10:wrap type="topAndBottom"/>
              </v:group>
            </w:pict>
          </mc:Fallback>
        </mc:AlternateContent>
      </w:r>
      <w:r w:rsidR="00973F49" w:rsidRPr="00973F49">
        <w:rPr>
          <w:rFonts w:asciiTheme="minorEastAsia" w:eastAsiaTheme="minorEastAsia" w:hAnsiTheme="minorEastAsia"/>
          <w:bCs/>
          <w:color w:val="000000" w:themeColor="text1"/>
          <w:sz w:val="20"/>
        </w:rPr>
        <w:t>れた場合には即座に実験を中止する体制を整えた．</w:t>
      </w:r>
    </w:p>
    <w:p w14:paraId="178CEC57" w14:textId="3E1BE9B5" w:rsidR="00D51298" w:rsidRPr="005218E2" w:rsidRDefault="00D51298" w:rsidP="001B2007">
      <w:pPr>
        <w:jc w:val="center"/>
        <w:rPr>
          <w:sz w:val="20"/>
          <w:szCs w:val="20"/>
        </w:rPr>
      </w:pPr>
    </w:p>
    <w:p w14:paraId="253C8F9C" w14:textId="57AA9063"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7C7CCC26"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s）,半座位（0.96 s）,仰臥位（1.0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5E510A8F"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21D09AE8">
                <wp:extent cx="2923111" cy="2113286"/>
                <wp:effectExtent l="0" t="0" r="0" b="0"/>
                <wp:docPr id="1030663405"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6267BA7A"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 xml:space="preserve">Reaction </w:t>
                              </w:r>
                              <w:r w:rsidR="00A131BC">
                                <w:rPr>
                                  <w:sz w:val="20"/>
                                  <w:szCs w:val="20"/>
                                </w:rPr>
                                <w:t>t</w:t>
                              </w:r>
                              <w:r w:rsidRPr="00333589">
                                <w:rPr>
                                  <w:sz w:val="20"/>
                                  <w:szCs w:val="20"/>
                                </w:rPr>
                                <w:t xml:space="preserve">imes across </w:t>
                              </w:r>
                              <w:r w:rsidR="00A131BC">
                                <w:rPr>
                                  <w:sz w:val="20"/>
                                  <w:szCs w:val="20"/>
                                </w:rPr>
                                <w:t>d</w:t>
                              </w:r>
                              <w:r w:rsidRPr="00333589">
                                <w:rPr>
                                  <w:sz w:val="20"/>
                                  <w:szCs w:val="20"/>
                                </w:rPr>
                                <w:t xml:space="preserve">ifferent </w:t>
                              </w:r>
                              <w:r w:rsidR="00A131BC">
                                <w:rPr>
                                  <w:sz w:val="20"/>
                                  <w:szCs w:val="20"/>
                                </w:rPr>
                                <w:t>p</w:t>
                              </w:r>
                              <w:r w:rsidRPr="00333589">
                                <w:rPr>
                                  <w:sz w:val="20"/>
                                  <w:szCs w:val="20"/>
                                </w:rPr>
                                <w:t>osture Conditions</w:t>
                              </w:r>
                            </w:p>
                            <w:p w14:paraId="4DD99678" w14:textId="77777777" w:rsidR="00D046F9" w:rsidRPr="00450790" w:rsidRDefault="00D046F9" w:rsidP="004D4E0A">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rotWithShape="1">
                          <a:blip r:embed="rId13"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524440AE" id="_x0000_s1035"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">
                <v:shape id="テキスト ボックス 5" o:spid="_x0000_s1036"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6267BA7A"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 xml:space="preserve">Reaction </w:t>
                        </w:r>
                        <w:r w:rsidR="00A131BC">
                          <w:rPr>
                            <w:sz w:val="20"/>
                            <w:szCs w:val="20"/>
                          </w:rPr>
                          <w:t>t</w:t>
                        </w:r>
                        <w:r w:rsidRPr="00333589">
                          <w:rPr>
                            <w:sz w:val="20"/>
                            <w:szCs w:val="20"/>
                          </w:rPr>
                          <w:t xml:space="preserve">imes across </w:t>
                        </w:r>
                        <w:r w:rsidR="00A131BC">
                          <w:rPr>
                            <w:sz w:val="20"/>
                            <w:szCs w:val="20"/>
                          </w:rPr>
                          <w:t>d</w:t>
                        </w:r>
                        <w:r w:rsidRPr="00333589">
                          <w:rPr>
                            <w:sz w:val="20"/>
                            <w:szCs w:val="20"/>
                          </w:rPr>
                          <w:t xml:space="preserve">ifferent </w:t>
                        </w:r>
                        <w:r w:rsidR="00A131BC">
                          <w:rPr>
                            <w:sz w:val="20"/>
                            <w:szCs w:val="20"/>
                          </w:rPr>
                          <w:t>p</w:t>
                        </w:r>
                        <w:r w:rsidRPr="00333589">
                          <w:rPr>
                            <w:sz w:val="20"/>
                            <w:szCs w:val="20"/>
                          </w:rPr>
                          <w:t>osture Conditions</w:t>
                        </w:r>
                      </w:p>
                      <w:p w14:paraId="4DD99678" w14:textId="77777777" w:rsidR="00D046F9" w:rsidRPr="00450790" w:rsidRDefault="00D046F9" w:rsidP="004D4E0A">
                        <w:pPr>
                          <w:jc w:val="center"/>
                          <w:rPr>
                            <w:sz w:val="20"/>
                            <w:szCs w:val="20"/>
                          </w:rPr>
                        </w:pPr>
                      </w:p>
                    </w:txbxContent>
                  </v:textbox>
                </v:shape>
                <v:shape id="図 9" o:spid="_x0000_s1037"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">
                  <v:imagedata r:id="rId14" o:title="" croptop="4711f" cropbottom="1805f" cropleft="1f" cropright="4f"/>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415F4547" w14:textId="32748E1D" w:rsidR="00476B68"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w:t>
      </w:r>
      <w:r w:rsidR="00982720" w:rsidRPr="00982720">
        <w:rPr>
          <w:rFonts w:asciiTheme="minorEastAsia" w:eastAsiaTheme="minorEastAsia" w:hAnsiTheme="minorEastAsia"/>
          <w:bCs/>
          <w:color w:val="000000" w:themeColor="text1"/>
          <w:sz w:val="20"/>
        </w:rPr>
        <w:t>リック操作が有意に遅延していた</w:t>
      </w:r>
      <w:r w:rsidR="00C94E21">
        <w:rPr>
          <w:rFonts w:asciiTheme="minorEastAsia" w:eastAsiaTheme="minorEastAsia" w:hAnsiTheme="minorEastAsia"/>
          <w:bCs/>
          <w:color w:val="000000" w:themeColor="text1"/>
          <w:sz w:val="20"/>
        </w:rPr>
        <w:t>.</w:t>
      </w:r>
    </w:p>
    <w:p w14:paraId="71FE29D7" w14:textId="11A0AE50" w:rsidR="00AA6146" w:rsidRDefault="00476B68"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B1F83">
        <w:rPr>
          <w:rFonts w:asciiTheme="minorEastAsia" w:eastAsiaTheme="minorEastAsia" w:hAnsiTheme="minorEastAsia" w:hint="eastAsia"/>
          <w:bCs/>
          <w:color w:val="000000" w:themeColor="text1"/>
          <w:sz w:val="20"/>
        </w:rPr>
        <w:t>つぎに</w:t>
      </w:r>
      <w:r w:rsidR="00BE60BB">
        <w:rPr>
          <w:rFonts w:asciiTheme="minorEastAsia" w:eastAsiaTheme="minorEastAsia" w:hAnsiTheme="minorEastAsia" w:hint="eastAsia"/>
          <w:bCs/>
          <w:color w:val="000000" w:themeColor="text1"/>
          <w:sz w:val="20"/>
        </w:rPr>
        <w:t>,</w:t>
      </w:r>
      <w:r w:rsidR="007B1F83">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007B1F83"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007B1F83"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から上下に離れるほど反応時間が有意に長くなる傾向が確認された</w:t>
      </w:r>
      <w:r w:rsidR="00BE60BB">
        <w:rPr>
          <w:rFonts w:asciiTheme="minorEastAsia" w:eastAsiaTheme="minorEastAsia" w:hAnsiTheme="minorEastAsia" w:hint="eastAsia"/>
          <w:bCs/>
          <w:color w:val="000000" w:themeColor="text1"/>
          <w:sz w:val="20"/>
        </w:rPr>
        <w:t>.</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°（0.77 s）に比べ60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°（1.09 s）で大幅な遅延が認められた</w:t>
      </w:r>
      <w:r w:rsidR="00526EF1">
        <w:rPr>
          <w:rFonts w:asciiTheme="minorEastAsia" w:eastAsiaTheme="minorEastAsia" w:hAnsiTheme="minorEastAsia"/>
          <w:bCs/>
          <w:color w:val="000000" w:themeColor="text1"/>
          <w:sz w:val="20"/>
        </w:rPr>
        <w:t>.</w:t>
      </w:r>
    </w:p>
    <w:p w14:paraId="4F181826" w14:textId="121D9612" w:rsidR="003E2C2B" w:rsidRDefault="003E2C2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412E8BD" wp14:editId="3599A249">
                <wp:extent cx="3030514" cy="2833368"/>
                <wp:effectExtent l="0" t="0" r="5080" b="0"/>
                <wp:docPr id="1680198959" name="グループ化 6"/>
                <wp:cNvGraphicFramePr/>
                <a:graphic xmlns:a="http://schemas.openxmlformats.org/drawingml/2006/main">
                  <a:graphicData uri="http://schemas.microsoft.com/office/word/2010/wordprocessingGroup">
                    <wpg:wgp>
                      <wpg:cNvGrpSpPr/>
                      <wpg:grpSpPr>
                        <a:xfrm>
                          <a:off x="0" y="0"/>
                          <a:ext cx="3030514" cy="2833368"/>
                          <a:chOff x="-381532" y="-1061561"/>
                          <a:chExt cx="3470560" cy="3156900"/>
                        </a:xfrm>
                      </wpg:grpSpPr>
                      <wps:wsp>
                        <wps:cNvPr id="1358889711" name="テキスト ボックス 5"/>
                        <wps:cNvSpPr txBox="1"/>
                        <wps:spPr>
                          <a:xfrm>
                            <a:off x="-137966" y="1478181"/>
                            <a:ext cx="3216095" cy="617158"/>
                          </a:xfrm>
                          <a:prstGeom prst="rect">
                            <a:avLst/>
                          </a:prstGeom>
                          <a:solidFill>
                            <a:schemeClr val="lt1"/>
                          </a:solidFill>
                          <a:ln w="6350">
                            <a:noFill/>
                          </a:ln>
                        </wps:spPr>
                        <wps:txbx>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4361976" name="図 9"/>
                          <pic:cNvPicPr>
                            <a:picLocks noChangeAspect="1"/>
                          </pic:cNvPicPr>
                        </pic:nvPicPr>
                        <pic:blipFill>
                          <a:blip r:embed="rId15"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inline>
            </w:drawing>
          </mc:Choice>
          <mc:Fallback>
            <w:pict>
              <v:group w14:anchorId="1412E8BD" id="_x0000_s1038" style="width:238.6pt;height:223.1pt;mso-position-horizontal-relative:char;mso-position-vertical-relative:line" coordorigin="-3815,-10615" coordsize="34705,315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">
                <v:shape id="テキスト ボックス 5" o:spid="_x0000_s1039" type="#_x0000_t202" style="position:absolute;left:-1379;top:14781;width:32160;height:6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" fillcolor="white [3201]" stroked="f" strokeweight=".5pt">
                  <v:textbox inset="0,0,0,0">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v:textbox>
                </v:shape>
                <v:shape id="図 9" o:spid="_x0000_s1040"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">
                  <v:imagedata r:id="rId16" o:title=""/>
                </v:shape>
                <w10:anchorlock/>
              </v:group>
            </w:pict>
          </mc:Fallback>
        </mc:AlternateContent>
      </w:r>
    </w:p>
    <w:p w14:paraId="7FD60FA3" w14:textId="5728533F" w:rsidR="00C94E21" w:rsidRDefault="00117B7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659840BA" wp14:editId="3BC9E831">
                <wp:extent cx="3120878" cy="2897240"/>
                <wp:effectExtent l="0" t="0" r="3810" b="0"/>
                <wp:docPr id="1486476331" name="グループ化 6"/>
                <wp:cNvGraphicFramePr/>
                <a:graphic xmlns:a="http://schemas.openxmlformats.org/drawingml/2006/main">
                  <a:graphicData uri="http://schemas.microsoft.com/office/word/2010/wordprocessingGroup">
                    <wpg:wgp>
                      <wpg:cNvGrpSpPr/>
                      <wpg:grpSpPr>
                        <a:xfrm>
                          <a:off x="0" y="0"/>
                          <a:ext cx="3120878" cy="2897240"/>
                          <a:chOff x="-333114" y="-1076815"/>
                          <a:chExt cx="3533477" cy="3191143"/>
                        </a:xfrm>
                      </wpg:grpSpPr>
                      <wps:wsp>
                        <wps:cNvPr id="2128775931" name="テキスト ボックス 5"/>
                        <wps:cNvSpPr txBox="1"/>
                        <wps:spPr>
                          <a:xfrm>
                            <a:off x="-137953" y="1508740"/>
                            <a:ext cx="3216095" cy="605588"/>
                          </a:xfrm>
                          <a:prstGeom prst="rect">
                            <a:avLst/>
                          </a:prstGeom>
                          <a:solidFill>
                            <a:schemeClr val="lt1"/>
                          </a:solidFill>
                          <a:ln w="6350">
                            <a:noFill/>
                          </a:ln>
                        </wps:spPr>
                        <wps:txbx>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26832049"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inline>
            </w:drawing>
          </mc:Choice>
          <mc:Fallback>
            <w:pict>
              <v:group w14:anchorId="659840BA" id="_x0000_s1041" style="width:245.75pt;height:228.15pt;mso-position-horizontal-relative:char;mso-position-vertical-relative:line" coordorigin="-3331,-10768" coordsize="35334,319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">
                <v:shape id="テキスト ボックス 5" o:spid="_x0000_s1042" type="#_x0000_t202" style="position:absolute;left:-1379;top:15087;width:32160;height:60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" fillcolor="white [3201]" stroked="f" strokeweight=".5pt">
                  <v:textbox inset="0,0,0,0">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v:textbox>
                </v:shape>
                <v:shape id="図 9" o:spid="_x0000_s1043"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">
                  <v:imagedata r:id="rId18"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BBAE678"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w:t>
      </w:r>
      <w:r w:rsidR="00B955B8">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5B7EB94B" w14:textId="51B895E3" w:rsidR="00117B77" w:rsidRDefault="00117B77" w:rsidP="00F54EDD">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15B18DB" wp14:editId="3F6A1584">
                <wp:extent cx="3063173" cy="2865588"/>
                <wp:effectExtent l="0" t="0" r="0" b="5080"/>
                <wp:docPr id="995312221" name="グループ化 6"/>
                <wp:cNvGraphicFramePr/>
                <a:graphic xmlns:a="http://schemas.openxmlformats.org/drawingml/2006/main">
                  <a:graphicData uri="http://schemas.microsoft.com/office/word/2010/wordprocessingGroup">
                    <wpg:wgp>
                      <wpg:cNvGrpSpPr/>
                      <wpg:grpSpPr>
                        <a:xfrm>
                          <a:off x="0" y="0"/>
                          <a:ext cx="3063173" cy="2865588"/>
                          <a:chOff x="-366402" y="-1147345"/>
                          <a:chExt cx="3562396" cy="3242892"/>
                        </a:xfrm>
                      </wpg:grpSpPr>
                      <wps:wsp>
                        <wps:cNvPr id="1549525946" name="テキスト ボックス 5"/>
                        <wps:cNvSpPr txBox="1"/>
                        <wps:spPr>
                          <a:xfrm>
                            <a:off x="-222371" y="1459937"/>
                            <a:ext cx="3216094" cy="635610"/>
                          </a:xfrm>
                          <a:prstGeom prst="rect">
                            <a:avLst/>
                          </a:prstGeom>
                          <a:solidFill>
                            <a:schemeClr val="lt1"/>
                          </a:solidFill>
                          <a:ln w="6350">
                            <a:noFill/>
                          </a:ln>
                        </wps:spPr>
                        <wps:txbx>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5323826"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66402" y="-1147345"/>
                            <a:ext cx="3562396" cy="2606857"/>
                          </a:xfrm>
                          <a:prstGeom prst="rect">
                            <a:avLst/>
                          </a:prstGeom>
                        </pic:spPr>
                      </pic:pic>
                    </wpg:wgp>
                  </a:graphicData>
                </a:graphic>
              </wp:inline>
            </w:drawing>
          </mc:Choice>
          <mc:Fallback>
            <w:pict>
              <v:group w14:anchorId="315B18DB" id="_x0000_s1044" style="width:241.2pt;height:225.65pt;mso-position-horizontal-relative:char;mso-position-vertical-relative:line" coordorigin="-3664,-11473" coordsize="35623,324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">
                <v:shape id="テキスト ボックス 5" o:spid="_x0000_s1045"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" fillcolor="white [3201]" stroked="f" strokeweight=".5pt">
                  <v:textbox inset="0,0,0,0">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v:textbox>
                </v:shape>
                <v:shape id="図 9" o:spid="_x0000_s1046" type="#_x0000_t75" style="position:absolute;left:-3664;top:-11473;width:35623;height:260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">
                  <v:imagedata r:id="rId20" o:title=""/>
                </v:shape>
                <w10:anchorlock/>
              </v:group>
            </w:pict>
          </mc:Fallback>
        </mc:AlternateContent>
      </w:r>
    </w:p>
    <w:p w14:paraId="464B04EA" w14:textId="77777777" w:rsidR="006C6141" w:rsidRDefault="006C6141" w:rsidP="00F54EDD">
      <w:pPr>
        <w:rPr>
          <w:rFonts w:asciiTheme="minorEastAsia" w:eastAsiaTheme="minorEastAsia" w:hAnsiTheme="minorEastAsia"/>
          <w:bCs/>
          <w:color w:val="000000" w:themeColor="text1"/>
          <w:sz w:val="20"/>
        </w:rPr>
      </w:pPr>
    </w:p>
    <w:p w14:paraId="4BA2ADE1" w14:textId="3C7CC30E"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5F56724C"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r w:rsidR="0093275A" w:rsidRPr="00562D95" w:rsidDel="0093275A">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0036768D" w:rsidRPr="0036768D">
        <w:rPr>
          <w:rFonts w:asciiTheme="minorEastAsia" w:eastAsiaTheme="minorEastAsia" w:hAnsiTheme="minorEastAsia"/>
          <w:bCs/>
          <w:color w:val="000000" w:themeColor="text1"/>
          <w:sz w:val="20"/>
        </w:rPr>
        <w:t>ただし</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本実験では座位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半座位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仰臥位の順で条件を固定して実施したため</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この平均値の推移には実験の進行に伴うVR酔いの蓄積が反映されている可能性がある</w:t>
      </w:r>
      <w:r w:rsidR="00405965">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007D4B4C"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007A1654" w:rsidRPr="007A1654">
        <w:rPr>
          <w:rFonts w:asciiTheme="minorEastAsia" w:eastAsiaTheme="minorEastAsia" w:hAnsiTheme="minorEastAsia"/>
          <w:bCs/>
          <w:color w:val="000000" w:themeColor="text1"/>
          <w:sz w:val="20"/>
        </w:rPr>
        <w:t>サンプルサイズの拡大</w:t>
      </w:r>
      <w:r w:rsidR="00405965">
        <w:rPr>
          <w:rFonts w:asciiTheme="minorEastAsia" w:eastAsiaTheme="minorEastAsia" w:hAnsiTheme="minorEastAsia"/>
          <w:bCs/>
          <w:color w:val="000000" w:themeColor="text1"/>
          <w:sz w:val="20"/>
        </w:rPr>
        <w:t>,</w:t>
      </w:r>
      <w:r w:rsidR="007A1654">
        <w:rPr>
          <w:rFonts w:asciiTheme="minorEastAsia" w:eastAsiaTheme="minorEastAsia" w:hAnsiTheme="minorEastAsia"/>
          <w:bCs/>
          <w:color w:val="000000" w:themeColor="text1"/>
          <w:sz w:val="20"/>
        </w:rPr>
        <w:t>VR</w:t>
      </w:r>
      <w:r w:rsidR="007A1654">
        <w:rPr>
          <w:rFonts w:asciiTheme="minorEastAsia" w:eastAsiaTheme="minorEastAsia" w:hAnsiTheme="minorEastAsia" w:hint="eastAsia"/>
          <w:bCs/>
          <w:color w:val="000000" w:themeColor="text1"/>
          <w:sz w:val="20"/>
        </w:rPr>
        <w:t>コンテンツの</w:t>
      </w:r>
      <w:r w:rsidR="007A1654" w:rsidRPr="007A1654">
        <w:rPr>
          <w:rFonts w:asciiTheme="minorEastAsia" w:eastAsiaTheme="minorEastAsia" w:hAnsiTheme="minorEastAsia"/>
          <w:bCs/>
          <w:color w:val="000000" w:themeColor="text1"/>
          <w:sz w:val="20"/>
        </w:rPr>
        <w:t>曝露時間の</w:t>
      </w:r>
      <w:r w:rsidR="007A1654">
        <w:rPr>
          <w:rFonts w:asciiTheme="minorEastAsia" w:eastAsiaTheme="minorEastAsia" w:hAnsiTheme="minorEastAsia" w:hint="eastAsia"/>
          <w:bCs/>
          <w:color w:val="000000" w:themeColor="text1"/>
          <w:sz w:val="20"/>
        </w:rPr>
        <w:t>調整</w:t>
      </w:r>
      <w:r w:rsidR="00405965">
        <w:rPr>
          <w:rFonts w:asciiTheme="minorEastAsia" w:eastAsiaTheme="minorEastAsia" w:hAnsiTheme="minorEastAsia"/>
          <w:bCs/>
          <w:color w:val="000000" w:themeColor="text1"/>
          <w:sz w:val="20"/>
        </w:rPr>
        <w:t>,</w:t>
      </w:r>
      <w:r w:rsidR="007A1654" w:rsidRPr="007A1654">
        <w:rPr>
          <w:rFonts w:asciiTheme="minorEastAsia" w:eastAsiaTheme="minorEastAsia" w:hAnsiTheme="minorEastAsia"/>
          <w:bCs/>
          <w:color w:val="000000" w:themeColor="text1"/>
          <w:sz w:val="20"/>
        </w:rPr>
        <w:t>提示順序のカウンターバランス検討</w:t>
      </w:r>
      <w:r w:rsidR="007A1654">
        <w:rPr>
          <w:rFonts w:asciiTheme="minorEastAsia" w:eastAsiaTheme="minorEastAsia" w:hAnsiTheme="minorEastAsia" w:hint="eastAsia"/>
          <w:bCs/>
          <w:color w:val="000000" w:themeColor="text1"/>
          <w:sz w:val="20"/>
        </w:rPr>
        <w:t>などにより</w:t>
      </w:r>
      <w:r w:rsidR="007A1654">
        <w:rPr>
          <w:rFonts w:asciiTheme="minorEastAsia" w:eastAsiaTheme="minorEastAsia" w:hAnsiTheme="minorEastAsia"/>
          <w:bCs/>
          <w:color w:val="000000" w:themeColor="text1"/>
          <w:sz w:val="20"/>
        </w:rPr>
        <w:t>,</w:t>
      </w:r>
      <w:r w:rsidR="00E93E91">
        <w:rPr>
          <w:rFonts w:asciiTheme="minorEastAsia" w:eastAsiaTheme="minorEastAsia" w:hAnsiTheme="minorEastAsia" w:hint="eastAsia"/>
          <w:bCs/>
          <w:color w:val="000000" w:themeColor="text1"/>
          <w:sz w:val="20"/>
        </w:rPr>
        <w:t>結果が</w:t>
      </w:r>
      <w:r w:rsidR="007D4B4C" w:rsidRPr="007D4B4C">
        <w:rPr>
          <w:rFonts w:asciiTheme="minorEastAsia" w:eastAsiaTheme="minorEastAsia" w:hAnsiTheme="minorEastAsia" w:hint="eastAsia"/>
          <w:bCs/>
          <w:color w:val="000000" w:themeColor="text1"/>
          <w:sz w:val="20"/>
        </w:rPr>
        <w:t>異なる可能性も</w:t>
      </w:r>
      <w:r w:rsidR="00E93E91">
        <w:rPr>
          <w:rFonts w:asciiTheme="minorEastAsia" w:eastAsiaTheme="minorEastAsia" w:hAnsiTheme="minorEastAsia" w:hint="eastAsia"/>
          <w:bCs/>
          <w:color w:val="000000" w:themeColor="text1"/>
          <w:sz w:val="20"/>
        </w:rPr>
        <w:t>あ</w:t>
      </w:r>
      <w:r w:rsidR="007D4B4C" w:rsidRPr="007D4B4C">
        <w:rPr>
          <w:rFonts w:asciiTheme="minorEastAsia" w:eastAsiaTheme="minorEastAsia" w:hAnsiTheme="minorEastAsia" w:hint="eastAsia"/>
          <w:bCs/>
          <w:color w:val="000000" w:themeColor="text1"/>
          <w:sz w:val="20"/>
        </w:rPr>
        <w:t>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40DAAE0D" wp14:editId="5E37AA02">
                <wp:extent cx="2942590" cy="2626881"/>
                <wp:effectExtent l="0" t="0" r="3810" b="2540"/>
                <wp:docPr id="624605700" name="グループ化 6"/>
                <wp:cNvGraphicFramePr/>
                <a:graphic xmlns:a="http://schemas.openxmlformats.org/drawingml/2006/main">
                  <a:graphicData uri="http://schemas.microsoft.com/office/word/2010/wordprocessingGroup">
                    <wpg:wgp>
                      <wpg:cNvGrpSpPr/>
                      <wpg:grpSpPr>
                        <a:xfrm>
                          <a:off x="0" y="0"/>
                          <a:ext cx="2942590" cy="2626881"/>
                          <a:chOff x="-414970" y="-965560"/>
                          <a:chExt cx="3331229" cy="2896277"/>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rotWithShape="1">
                          <a:blip r:embed="rId21" cstate="print">
                            <a:extLst>
                              <a:ext uri="{28A0092B-C50C-407E-A947-70E740481C1C}">
                                <a14:useLocalDpi xmlns:a14="http://schemas.microsoft.com/office/drawing/2010/main"/>
                              </a:ext>
                            </a:extLst>
                          </a:blip>
                          <a:srcRect t="6403" b="15"/>
                          <a:stretch>
                            <a:fillRect/>
                          </a:stretch>
                        </pic:blipFill>
                        <pic:spPr>
                          <a:xfrm>
                            <a:off x="-414970" y="-965560"/>
                            <a:ext cx="3327449" cy="2413395"/>
                          </a:xfrm>
                          <a:prstGeom prst="rect">
                            <a:avLst/>
                          </a:prstGeom>
                        </pic:spPr>
                      </pic:pic>
                    </wpg:wgp>
                  </a:graphicData>
                </a:graphic>
              </wp:inline>
            </w:drawing>
          </mc:Choice>
          <mc:Fallback>
            <w:pict>
              <v:group w14:anchorId="40DAAE0D" id="_x0000_s1047" style="width:231.7pt;height:206.85pt;mso-position-horizontal-relative:char;mso-position-vertical-relative:line" coordorigin="-4149,-9655" coordsize="33312,289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">
                <v:shape id="テキスト ボックス 5" o:spid="_x0000_s1048" type="#_x0000_t202" style="position:absolute;left:-2998;top:14480;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v:textbox>
                </v:shape>
                <v:shape id="図 9" o:spid="_x0000_s1049" type="#_x0000_t75" style="position:absolute;left:-4149;top:-9655;width:33273;height:241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">
                  <v:imagedata r:id="rId22" o:title="" croptop="4196f" cropbottom="10f"/>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74A0AD60" w14:textId="48AD254F" w:rsidR="009C472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w:t>
      </w:r>
      <w:r w:rsidR="00E93E91">
        <w:rPr>
          <w:rFonts w:asciiTheme="minorEastAsia" w:eastAsiaTheme="minorEastAsia" w:hAnsiTheme="minorEastAsia" w:hint="eastAsia"/>
          <w:bCs/>
          <w:color w:val="000000" w:themeColor="text1"/>
          <w:sz w:val="20"/>
        </w:rPr>
        <w:t>た</w:t>
      </w:r>
      <w:r w:rsidR="00EA0286" w:rsidRPr="00EA0286">
        <w:rPr>
          <w:rFonts w:asciiTheme="minorEastAsia" w:eastAsiaTheme="minorEastAsia" w:hAnsiTheme="minorEastAsia"/>
          <w:bCs/>
          <w:color w:val="000000" w:themeColor="text1"/>
          <w:sz w:val="20"/>
        </w:rPr>
        <w:t>と</w:t>
      </w:r>
      <w:r w:rsidR="00E93E91">
        <w:rPr>
          <w:rFonts w:asciiTheme="minorEastAsia" w:eastAsiaTheme="minorEastAsia" w:hAnsiTheme="minorEastAsia" w:hint="eastAsia"/>
          <w:bCs/>
          <w:color w:val="000000" w:themeColor="text1"/>
          <w:sz w:val="20"/>
        </w:rPr>
        <w:t>考え</w:t>
      </w:r>
      <w:r w:rsidR="00EA0286" w:rsidRPr="00EA0286">
        <w:rPr>
          <w:rFonts w:asciiTheme="minorEastAsia" w:eastAsiaTheme="minorEastAsia" w:hAnsiTheme="minorEastAsia"/>
          <w:bCs/>
          <w:color w:val="000000" w:themeColor="text1"/>
          <w:sz w:val="20"/>
        </w:rPr>
        <w:t>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2895F58F" w14:textId="418770FB" w:rsidR="000325E8" w:rsidRPr="00B86C08"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5C76780E"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w:t>
      </w:r>
      <w:r w:rsidR="001A6E19" w:rsidRPr="001A6E19">
        <w:rPr>
          <w:rFonts w:asciiTheme="minorEastAsia" w:eastAsiaTheme="minorEastAsia" w:hAnsiTheme="minorEastAsia"/>
          <w:bCs/>
          <w:color w:val="000000" w:themeColor="text1"/>
          <w:sz w:val="20"/>
          <w:szCs w:val="20"/>
        </w:rPr>
        <w:lastRenderedPageBreak/>
        <w:t>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73F38C85"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3833EA77" w14:textId="4F6FA2B5" w:rsidR="000325E8"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実験の基本構成は前章の実験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比較対象となる「座位」「半座位」「仰臥位」の</w:t>
      </w:r>
      <w:r w:rsidR="005110CE" w:rsidRPr="005110CE">
        <w:rPr>
          <w:rFonts w:ascii="Times New Roman" w:hAnsi="Times New Roman"/>
          <w:color w:val="000000" w:themeColor="text1"/>
          <w:sz w:val="20"/>
          <w:szCs w:val="20"/>
        </w:rPr>
        <w:t>3</w:t>
      </w:r>
      <w:r w:rsidR="005110CE"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仰臥位姿勢において連続して</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セッション（セッション</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・セッション</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005110CE"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から</w:t>
      </w:r>
      <w:del w:id="300" w:author="作成者">
        <w:r w:rsidR="005110CE" w:rsidRPr="005110CE" w:rsidDel="000417E7">
          <w:rPr>
            <w:rFonts w:ascii="Times New Roman" w:hAnsi="Times New Roman"/>
            <w:color w:val="000000" w:themeColor="text1"/>
            <w:sz w:val="20"/>
            <w:szCs w:val="20"/>
          </w:rPr>
          <w:delText>の</w:delText>
        </w:r>
      </w:del>
      <w:r w:rsidR="005110CE" w:rsidRPr="005110CE">
        <w:rPr>
          <w:rFonts w:ascii="Times New Roman" w:hAnsi="Times New Roman"/>
          <w:color w:val="000000" w:themeColor="text1"/>
          <w:sz w:val="20"/>
          <w:szCs w:val="20"/>
        </w:rPr>
        <w:t>変更</w:t>
      </w:r>
      <w:r w:rsidR="000417E7" w:rsidRPr="00B61B18">
        <w:rPr>
          <w:rFonts w:ascii="Times New Roman" w:hAnsi="Times New Roman" w:hint="eastAsia"/>
          <w:color w:val="EE0000"/>
          <w:sz w:val="20"/>
          <w:szCs w:val="20"/>
        </w:rPr>
        <w:t>および</w:t>
      </w:r>
      <w:del w:id="301" w:author="作成者">
        <w:r w:rsidR="005110CE" w:rsidRPr="005110CE" w:rsidDel="000417E7">
          <w:rPr>
            <w:rFonts w:ascii="Times New Roman" w:hAnsi="Times New Roman"/>
            <w:color w:val="000000" w:themeColor="text1"/>
            <w:sz w:val="20"/>
            <w:szCs w:val="20"/>
          </w:rPr>
          <w:delText>点および</w:delText>
        </w:r>
      </w:del>
      <w:r w:rsidR="005110CE" w:rsidRPr="005110CE">
        <w:rPr>
          <w:rFonts w:ascii="Times New Roman" w:hAnsi="Times New Roman"/>
          <w:color w:val="000000" w:themeColor="text1"/>
          <w:sz w:val="20"/>
          <w:szCs w:val="20"/>
        </w:rPr>
        <w:t>追加</w:t>
      </w:r>
      <w:ins w:id="302" w:author="作成者">
        <w:r w:rsidR="000417E7" w:rsidRPr="000417E7">
          <w:rPr>
            <w:rFonts w:ascii="Times New Roman" w:hAnsi="Times New Roman" w:hint="eastAsia"/>
            <w:color w:val="EE0000"/>
            <w:sz w:val="20"/>
            <w:szCs w:val="20"/>
            <w:highlight w:val="yellow"/>
            <w:rPrChange w:id="303" w:author="作成者">
              <w:rPr>
                <w:rFonts w:ascii="Times New Roman" w:hAnsi="Times New Roman" w:hint="eastAsia"/>
                <w:color w:val="000000" w:themeColor="text1"/>
                <w:sz w:val="20"/>
                <w:szCs w:val="20"/>
              </w:rPr>
            </w:rPrChange>
          </w:rPr>
          <w:t>を行った</w:t>
        </w:r>
      </w:ins>
      <w:del w:id="304" w:author="作成者">
        <w:r w:rsidR="005110CE" w:rsidRPr="005110CE" w:rsidDel="000417E7">
          <w:rPr>
            <w:rFonts w:ascii="Times New Roman" w:hAnsi="Times New Roman"/>
            <w:color w:val="000000" w:themeColor="text1"/>
            <w:sz w:val="20"/>
            <w:szCs w:val="20"/>
          </w:rPr>
          <w:delText>された</w:delText>
        </w:r>
      </w:del>
      <w:ins w:id="305" w:author="作成者">
        <w:r w:rsidR="00DF0792" w:rsidRPr="002D62F4">
          <w:rPr>
            <w:color w:val="EE0000"/>
            <w:sz w:val="20"/>
            <w:szCs w:val="20"/>
            <w:highlight w:val="yellow"/>
          </w:rPr>
          <w:t>実験設定および評価指標</w:t>
        </w:r>
      </w:ins>
      <w:del w:id="306" w:author="作成者">
        <w:r w:rsidR="005110CE" w:rsidRPr="005110CE" w:rsidDel="00DF0792">
          <w:rPr>
            <w:rFonts w:ascii="Times New Roman" w:hAnsi="Times New Roman"/>
            <w:color w:val="000000" w:themeColor="text1"/>
            <w:sz w:val="20"/>
            <w:szCs w:val="20"/>
          </w:rPr>
          <w:delText>実験条件</w:delText>
        </w:r>
      </w:del>
      <w:r w:rsidR="005110CE" w:rsidRPr="005110CE">
        <w:rPr>
          <w:rFonts w:ascii="Times New Roman" w:hAnsi="Times New Roman"/>
          <w:color w:val="000000" w:themeColor="text1"/>
          <w:sz w:val="20"/>
          <w:szCs w:val="20"/>
        </w:rPr>
        <w:t>を表</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48C1B1F4" w:rsidR="00D8064D" w:rsidRDefault="00D8064D" w:rsidP="00D8064D">
      <w:pPr>
        <w:jc w:val="center"/>
        <w:rPr>
          <w:sz w:val="20"/>
          <w:szCs w:val="20"/>
        </w:rPr>
      </w:pPr>
      <w:r>
        <w:rPr>
          <w:rFonts w:hint="eastAsia"/>
          <w:sz w:val="20"/>
          <w:szCs w:val="20"/>
        </w:rPr>
        <w:t>表２</w:t>
      </w:r>
      <w:ins w:id="307" w:author="作成者">
        <w:r w:rsidR="00A15A24">
          <w:rPr>
            <w:rFonts w:hint="eastAsia"/>
            <w:sz w:val="20"/>
            <w:szCs w:val="20"/>
          </w:rPr>
          <w:t xml:space="preserve">　</w:t>
        </w:r>
      </w:ins>
      <w:r w:rsidRPr="006A2C7C">
        <w:rPr>
          <w:rFonts w:hint="eastAsia"/>
          <w:color w:val="EE0000"/>
          <w:sz w:val="20"/>
          <w:szCs w:val="20"/>
          <w:highlight w:val="yellow"/>
          <w:rPrChange w:id="308" w:author="作成者">
            <w:rPr>
              <w:rFonts w:hint="eastAsia"/>
              <w:sz w:val="20"/>
              <w:szCs w:val="20"/>
            </w:rPr>
          </w:rPrChange>
        </w:rPr>
        <w:t>変更</w:t>
      </w:r>
      <w:ins w:id="309" w:author="作成者">
        <w:r w:rsidR="006A2C7C" w:rsidRPr="006A2C7C">
          <w:rPr>
            <w:rFonts w:hint="eastAsia"/>
            <w:color w:val="EE0000"/>
            <w:sz w:val="20"/>
            <w:szCs w:val="20"/>
            <w:highlight w:val="yellow"/>
            <w:rPrChange w:id="310" w:author="作成者">
              <w:rPr>
                <w:rFonts w:hint="eastAsia"/>
                <w:sz w:val="20"/>
                <w:szCs w:val="20"/>
              </w:rPr>
            </w:rPrChange>
          </w:rPr>
          <w:t>および</w:t>
        </w:r>
      </w:ins>
      <w:del w:id="311" w:author="作成者">
        <w:r w:rsidRPr="006A2C7C" w:rsidDel="000417E7">
          <w:rPr>
            <w:rFonts w:hint="eastAsia"/>
            <w:color w:val="EE0000"/>
            <w:sz w:val="20"/>
            <w:szCs w:val="20"/>
            <w:highlight w:val="yellow"/>
            <w:rPrChange w:id="312" w:author="作成者">
              <w:rPr>
                <w:rFonts w:hint="eastAsia"/>
                <w:sz w:val="20"/>
                <w:szCs w:val="20"/>
              </w:rPr>
            </w:rPrChange>
          </w:rPr>
          <w:delText>および</w:delText>
        </w:r>
      </w:del>
      <w:r w:rsidRPr="006A2C7C">
        <w:rPr>
          <w:rFonts w:hint="eastAsia"/>
          <w:color w:val="EE0000"/>
          <w:sz w:val="20"/>
          <w:szCs w:val="20"/>
          <w:highlight w:val="yellow"/>
          <w:rPrChange w:id="313" w:author="作成者">
            <w:rPr>
              <w:rFonts w:hint="eastAsia"/>
              <w:sz w:val="20"/>
              <w:szCs w:val="20"/>
            </w:rPr>
          </w:rPrChange>
        </w:rPr>
        <w:t>追加</w:t>
      </w:r>
      <w:ins w:id="314" w:author="作成者">
        <w:r w:rsidR="006A2C7C" w:rsidRPr="006A2C7C">
          <w:rPr>
            <w:rFonts w:hint="eastAsia"/>
            <w:color w:val="EE0000"/>
            <w:sz w:val="20"/>
            <w:szCs w:val="20"/>
            <w:highlight w:val="yellow"/>
            <w:rPrChange w:id="315" w:author="作成者">
              <w:rPr>
                <w:rFonts w:hint="eastAsia"/>
                <w:sz w:val="20"/>
                <w:szCs w:val="20"/>
              </w:rPr>
            </w:rPrChange>
          </w:rPr>
          <w:t>を行った</w:t>
        </w:r>
      </w:ins>
      <w:del w:id="316" w:author="作成者">
        <w:r w:rsidDel="006A2C7C">
          <w:rPr>
            <w:rFonts w:hint="eastAsia"/>
            <w:sz w:val="20"/>
            <w:szCs w:val="20"/>
          </w:rPr>
          <w:delText>された</w:delText>
        </w:r>
      </w:del>
      <w:ins w:id="317" w:author="作成者">
        <w:r w:rsidR="003D28FE" w:rsidRPr="003D28FE">
          <w:rPr>
            <w:color w:val="EE0000"/>
            <w:sz w:val="20"/>
            <w:szCs w:val="20"/>
            <w:highlight w:val="yellow"/>
            <w:rPrChange w:id="318" w:author="作成者">
              <w:rPr>
                <w:sz w:val="20"/>
                <w:szCs w:val="20"/>
              </w:rPr>
            </w:rPrChange>
          </w:rPr>
          <w:t>実験設定および評価指標</w:t>
        </w:r>
      </w:ins>
      <w:del w:id="319" w:author="作成者">
        <w:r w:rsidDel="003D28FE">
          <w:rPr>
            <w:rFonts w:hint="eastAsia"/>
            <w:sz w:val="20"/>
            <w:szCs w:val="20"/>
          </w:rPr>
          <w:delText>実験条件</w:delText>
        </w:r>
      </w:del>
    </w:p>
    <w:p w14:paraId="37EA6DF3" w14:textId="40DB7EAF" w:rsidR="00D8064D" w:rsidRPr="003D28FE" w:rsidRDefault="00D8064D" w:rsidP="00256307">
      <w:pPr>
        <w:jc w:val="center"/>
        <w:rPr>
          <w:color w:val="EE0000"/>
          <w:szCs w:val="21"/>
          <w:rPrChange w:id="320" w:author="作成者">
            <w:rPr>
              <w:szCs w:val="21"/>
            </w:rPr>
          </w:rPrChange>
        </w:rPr>
      </w:pPr>
      <w:r>
        <w:rPr>
          <w:rFonts w:hint="eastAsia"/>
          <w:szCs w:val="21"/>
        </w:rPr>
        <w:t xml:space="preserve">Table </w:t>
      </w:r>
      <w:r>
        <w:rPr>
          <w:szCs w:val="21"/>
        </w:rPr>
        <w:t>2</w:t>
      </w:r>
      <w:r>
        <w:rPr>
          <w:rFonts w:hint="eastAsia"/>
          <w:szCs w:val="21"/>
        </w:rPr>
        <w:t xml:space="preserve">　</w:t>
      </w:r>
      <w:del w:id="321" w:author="作成者">
        <w:r w:rsidR="006D1382" w:rsidRPr="003D28FE" w:rsidDel="003D28FE">
          <w:rPr>
            <w:color w:val="EE0000"/>
            <w:rPrChange w:id="322" w:author="作成者">
              <w:rPr/>
            </w:rPrChange>
          </w:rPr>
          <w:delText xml:space="preserve"> </w:delText>
        </w:r>
      </w:del>
      <w:ins w:id="323" w:author="作成者">
        <w:r w:rsidR="003D28FE" w:rsidRPr="003D28FE">
          <w:rPr>
            <w:color w:val="EE0000"/>
            <w:szCs w:val="21"/>
            <w:highlight w:val="yellow"/>
            <w:rPrChange w:id="324" w:author="作成者">
              <w:rPr>
                <w:szCs w:val="21"/>
              </w:rPr>
            </w:rPrChange>
          </w:rPr>
          <w:t xml:space="preserve">Revised and added experimental setup </w:t>
        </w:r>
        <w:r w:rsidR="003D28FE" w:rsidRPr="003D28FE">
          <w:rPr>
            <w:color w:val="EE0000"/>
            <w:szCs w:val="21"/>
            <w:highlight w:val="yellow"/>
            <w:rPrChange w:id="325" w:author="作成者">
              <w:rPr>
                <w:szCs w:val="21"/>
              </w:rPr>
            </w:rPrChange>
          </w:rPr>
          <w:t>and outcome measures</w:t>
        </w:r>
      </w:ins>
      <w:del w:id="326" w:author="作成者">
        <w:r w:rsidR="006D1382" w:rsidRPr="003D28FE" w:rsidDel="003D28FE">
          <w:rPr>
            <w:color w:val="EE0000"/>
            <w:szCs w:val="21"/>
            <w:highlight w:val="yellow"/>
            <w:rPrChange w:id="327" w:author="作成者">
              <w:rPr>
                <w:szCs w:val="21"/>
              </w:rPr>
            </w:rPrChange>
          </w:rPr>
          <w:delText xml:space="preserve">Changes and </w:delText>
        </w:r>
        <w:r w:rsidR="007D79C7" w:rsidRPr="003D28FE" w:rsidDel="003D28FE">
          <w:rPr>
            <w:color w:val="EE0000"/>
            <w:szCs w:val="21"/>
            <w:highlight w:val="yellow"/>
            <w:rPrChange w:id="328" w:author="作成者">
              <w:rPr>
                <w:szCs w:val="21"/>
              </w:rPr>
            </w:rPrChange>
          </w:rPr>
          <w:delText>a</w:delText>
        </w:r>
        <w:r w:rsidR="006D1382" w:rsidRPr="003D28FE" w:rsidDel="003D28FE">
          <w:rPr>
            <w:color w:val="EE0000"/>
            <w:szCs w:val="21"/>
            <w:highlight w:val="yellow"/>
            <w:rPrChange w:id="329" w:author="作成者">
              <w:rPr>
                <w:szCs w:val="21"/>
              </w:rPr>
            </w:rPrChange>
          </w:rPr>
          <w:delText xml:space="preserve">dditions to </w:delText>
        </w:r>
        <w:r w:rsidR="007D79C7" w:rsidRPr="003D28FE" w:rsidDel="003D28FE">
          <w:rPr>
            <w:color w:val="EE0000"/>
            <w:szCs w:val="21"/>
            <w:highlight w:val="yellow"/>
            <w:rPrChange w:id="330" w:author="作成者">
              <w:rPr>
                <w:szCs w:val="21"/>
              </w:rPr>
            </w:rPrChange>
          </w:rPr>
          <w:delText>e</w:delText>
        </w:r>
        <w:r w:rsidR="006D1382" w:rsidRPr="003D28FE" w:rsidDel="003D28FE">
          <w:rPr>
            <w:color w:val="EE0000"/>
            <w:szCs w:val="21"/>
            <w:highlight w:val="yellow"/>
            <w:rPrChange w:id="331" w:author="作成者">
              <w:rPr>
                <w:szCs w:val="21"/>
              </w:rPr>
            </w:rPrChange>
          </w:rPr>
          <w:delText xml:space="preserve">xperimental </w:delText>
        </w:r>
        <w:r w:rsidR="007D79C7" w:rsidRPr="003D28FE" w:rsidDel="003D28FE">
          <w:rPr>
            <w:color w:val="EE0000"/>
            <w:szCs w:val="21"/>
            <w:highlight w:val="yellow"/>
            <w:rPrChange w:id="332" w:author="作成者">
              <w:rPr>
                <w:szCs w:val="21"/>
              </w:rPr>
            </w:rPrChange>
          </w:rPr>
          <w:delText>c</w:delText>
        </w:r>
        <w:r w:rsidR="006D1382" w:rsidRPr="003D28FE" w:rsidDel="003D28FE">
          <w:rPr>
            <w:color w:val="EE0000"/>
            <w:szCs w:val="21"/>
            <w:highlight w:val="yellow"/>
            <w:rPrChange w:id="333" w:author="作成者">
              <w:rPr>
                <w:szCs w:val="21"/>
              </w:rPr>
            </w:rPrChange>
          </w:rPr>
          <w:delText>onditions</w:delText>
        </w:r>
      </w:del>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34" w:author="作成者">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129"/>
        <w:gridCol w:w="1276"/>
        <w:gridCol w:w="2219"/>
        <w:tblGridChange w:id="335">
          <w:tblGrid>
            <w:gridCol w:w="1129"/>
            <w:gridCol w:w="1276"/>
            <w:gridCol w:w="2219"/>
          </w:tblGrid>
        </w:tblGridChange>
      </w:tblGrid>
      <w:tr w:rsidR="00872995" w14:paraId="29134A07" w14:textId="77777777" w:rsidTr="00314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8" w:space="0" w:color="auto"/>
              <w:bottom w:val="single" w:sz="8" w:space="0" w:color="auto"/>
            </w:tcBorders>
            <w:tcPrChange w:id="336" w:author="作成者">
              <w:tcPr>
                <w:tcW w:w="1129" w:type="dxa"/>
                <w:tcBorders>
                  <w:bottom w:val="single" w:sz="12" w:space="0" w:color="auto"/>
                </w:tcBorders>
              </w:tcPr>
            </w:tcPrChange>
          </w:tcPr>
          <w:p w14:paraId="2BC9DD8D" w14:textId="77777777" w:rsidR="00872995" w:rsidRPr="0068184F" w:rsidRDefault="00872995" w:rsidP="00806123">
            <w:pPr>
              <w:cnfStyle w:val="101000000000" w:firstRow="1" w:lastRow="0" w:firstColumn="1"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Borders>
              <w:top w:val="single" w:sz="8" w:space="0" w:color="auto"/>
              <w:bottom w:val="single" w:sz="8" w:space="0" w:color="auto"/>
            </w:tcBorders>
            <w:tcPrChange w:id="337" w:author="作成者">
              <w:tcPr>
                <w:tcW w:w="1276" w:type="dxa"/>
                <w:tcBorders>
                  <w:bottom w:val="single" w:sz="12" w:space="0" w:color="auto"/>
                </w:tcBorders>
              </w:tcPr>
            </w:tcPrChange>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Borders>
              <w:top w:val="single" w:sz="8" w:space="0" w:color="auto"/>
              <w:bottom w:val="single" w:sz="8" w:space="0" w:color="auto"/>
            </w:tcBorders>
            <w:tcPrChange w:id="338" w:author="作成者">
              <w:tcPr>
                <w:tcW w:w="2219" w:type="dxa"/>
                <w:tcBorders>
                  <w:bottom w:val="single" w:sz="12" w:space="0" w:color="auto"/>
                </w:tcBorders>
              </w:tcPr>
            </w:tcPrChange>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3145A7">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8" w:space="0" w:color="auto"/>
            </w:tcBorders>
            <w:tcPrChange w:id="339" w:author="作成者">
              <w:tcPr>
                <w:tcW w:w="1129" w:type="dxa"/>
                <w:vMerge w:val="restart"/>
                <w:tcBorders>
                  <w:top w:val="single" w:sz="12" w:space="0" w:color="auto"/>
                </w:tcBorders>
              </w:tcPr>
            </w:tcPrChange>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Borders>
              <w:top w:val="single" w:sz="8" w:space="0" w:color="auto"/>
            </w:tcBorders>
            <w:tcPrChange w:id="340" w:author="作成者">
              <w:tcPr>
                <w:tcW w:w="1276" w:type="dxa"/>
                <w:tcBorders>
                  <w:top w:val="single" w:sz="12" w:space="0" w:color="auto"/>
                </w:tcBorders>
              </w:tcPr>
            </w:tcPrChange>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Borders>
              <w:top w:val="single" w:sz="8" w:space="0" w:color="auto"/>
            </w:tcBorders>
            <w:tcPrChange w:id="341" w:author="作成者">
              <w:tcPr>
                <w:tcW w:w="2219" w:type="dxa"/>
                <w:tcBorders>
                  <w:top w:val="single" w:sz="12" w:space="0" w:color="auto"/>
                </w:tcBorders>
              </w:tcPr>
            </w:tcPrChange>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256307" w:rsidRDefault="004478A6" w:rsidP="00806123">
            <w:pPr>
              <w:rPr>
                <w:rFonts w:asciiTheme="minorEastAsia" w:eastAsiaTheme="minorEastAsia" w:hAnsiTheme="minorEastAsia"/>
                <w:bCs w:val="0"/>
                <w:color w:val="000000" w:themeColor="text1"/>
                <w:sz w:val="18"/>
              </w:rPr>
            </w:pPr>
          </w:p>
        </w:tc>
        <w:tc>
          <w:tcPr>
            <w:tcW w:w="1276" w:type="dxa"/>
          </w:tcPr>
          <w:p w14:paraId="29542D4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872995" w14:paraId="410DD6CD" w14:textId="77777777" w:rsidTr="0024572B">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454DE6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77777777"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9641E9">
        <w:rPr>
          <w:rFonts w:ascii="Times New Roman" w:hAnsi="Times New Roman" w:hint="eastAsia"/>
          <w:color w:val="000000" w:themeColor="text1"/>
          <w:sz w:val="20"/>
          <w:szCs w:val="20"/>
        </w:rPr>
        <w:t>8</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0EEC0665" w14:textId="4945A250" w:rsidR="006A2B8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6893FDF2">
                <wp:extent cx="2942590" cy="3745865"/>
                <wp:effectExtent l="0" t="0" r="3810" b="635"/>
                <wp:docPr id="448576633" name="グループ化 6"/>
                <wp:cNvGraphicFramePr/>
                <a:graphic xmlns:a="http://schemas.openxmlformats.org/drawingml/2006/main">
                  <a:graphicData uri="http://schemas.microsoft.com/office/word/2010/wordprocessingGroup">
                    <wpg:wgp>
                      <wpg:cNvGrpSpPr/>
                      <wpg:grpSpPr>
                        <a:xfrm>
                          <a:off x="0" y="0"/>
                          <a:ext cx="2942590" cy="3745865"/>
                          <a:chOff x="-1451361" y="-2134796"/>
                          <a:chExt cx="3452492" cy="4277894"/>
                        </a:xfrm>
                      </wpg:grpSpPr>
                      <wps:wsp>
                        <wps:cNvPr id="1390446926" name="テキスト ボックス 5"/>
                        <wps:cNvSpPr txBox="1"/>
                        <wps:spPr>
                          <a:xfrm>
                            <a:off x="-1384825" y="1225355"/>
                            <a:ext cx="3216094" cy="917743"/>
                          </a:xfrm>
                          <a:prstGeom prst="rect">
                            <a:avLst/>
                          </a:prstGeom>
                          <a:solidFill>
                            <a:schemeClr val="lt1"/>
                          </a:solidFill>
                          <a:ln w="6350">
                            <a:noFill/>
                          </a:ln>
                        </wps:spPr>
                        <wps:txbx>
                          <w:txbxContent>
                            <w:p w14:paraId="27A00A22" w14:textId="77777777" w:rsidR="006A2B82" w:rsidRDefault="006A2B82" w:rsidP="006A2B8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1B192D8" w14:textId="77777777" w:rsidR="006A2B82" w:rsidRPr="00450790" w:rsidRDefault="006A2B82" w:rsidP="006A2B82">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0F70C4E9" id="_x0000_s1050"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">
                <v:shape id="テキスト ボックス 5" o:spid="_x0000_s1051"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77777777" w:rsidR="006A2B82" w:rsidRDefault="006A2B82" w:rsidP="006A2B8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1B192D8" w14:textId="77777777" w:rsidR="006A2B82" w:rsidRPr="00450790" w:rsidRDefault="006A2B82" w:rsidP="006A2B82">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2"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">
                  <v:imagedata r:id="rId24" o:title=""/>
                </v:shape>
                <w10:anchorlock/>
              </v:group>
            </w:pict>
          </mc:Fallback>
        </mc:AlternateContent>
      </w:r>
    </w:p>
    <w:p w14:paraId="2D54226D" w14:textId="203255AB" w:rsidR="00F25BEA" w:rsidRPr="006A658D"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各セッションのターゲット位置別反応時間</w:t>
      </w:r>
      <w:r w:rsidR="009641E9">
        <w:rPr>
          <w:rFonts w:ascii="Times New Roman" w:hAnsi="Times New Roman" w:hint="eastAsia"/>
          <w:color w:val="000000" w:themeColor="text1"/>
          <w:sz w:val="20"/>
          <w:szCs w:val="20"/>
        </w:rPr>
        <w:t>を</w:t>
      </w:r>
      <w:r w:rsidRPr="00904AE7">
        <w:rPr>
          <w:rFonts w:ascii="Times New Roman" w:hAnsi="Times New Roman"/>
          <w:color w:val="000000" w:themeColor="text1"/>
          <w:sz w:val="20"/>
          <w:szCs w:val="20"/>
        </w:rPr>
        <w:t>箱ひげ図</w:t>
      </w:r>
      <w:r w:rsidR="009641E9">
        <w:rPr>
          <w:rFonts w:ascii="Times New Roman" w:hAnsi="Times New Roman" w:hint="eastAsia"/>
          <w:color w:val="000000" w:themeColor="text1"/>
          <w:sz w:val="20"/>
          <w:szCs w:val="20"/>
        </w:rPr>
        <w:t>にて</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初回セッションの平均反応時間は</w:t>
      </w:r>
      <w:r w:rsidR="005061D0" w:rsidRPr="005061D0">
        <w:rPr>
          <w:rFonts w:ascii="Times New Roman" w:hAnsi="Times New Roman"/>
          <w:color w:val="000000" w:themeColor="text1"/>
          <w:sz w:val="20"/>
          <w:szCs w:val="20"/>
        </w:rPr>
        <w:t xml:space="preserve">0.90 </w:t>
      </w:r>
      <w:r w:rsidR="00CD5A86">
        <w:rPr>
          <w:rFonts w:ascii="Times New Roman" w:hAnsi="Times New Roman"/>
          <w:color w:val="000000" w:themeColor="text1"/>
          <w:sz w:val="20"/>
          <w:szCs w:val="20"/>
        </w:rPr>
        <w:t>s</w:t>
      </w:r>
      <w:r w:rsidR="005061D0"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2</w:t>
      </w:r>
      <w:r w:rsidR="005061D0" w:rsidRPr="005061D0">
        <w:rPr>
          <w:rFonts w:ascii="Times New Roman" w:hAnsi="Times New Roman"/>
          <w:color w:val="000000" w:themeColor="text1"/>
          <w:sz w:val="20"/>
          <w:szCs w:val="20"/>
        </w:rPr>
        <w:t>回目セッションでは</w:t>
      </w:r>
      <w:r w:rsidR="005061D0"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005061D0" w:rsidRPr="005061D0">
        <w:rPr>
          <w:rFonts w:ascii="Times New Roman" w:hAnsi="Times New Roman"/>
          <w:color w:val="000000" w:themeColor="text1"/>
          <w:sz w:val="20"/>
          <w:szCs w:val="20"/>
        </w:rPr>
        <w:t xml:space="preserve"> s</w:t>
      </w:r>
      <w:r w:rsidR="005061D0"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Welch</w:t>
      </w:r>
      <w:r w:rsidR="005061D0" w:rsidRPr="005061D0">
        <w:rPr>
          <w:rFonts w:ascii="Times New Roman" w:hAnsi="Times New Roman"/>
          <w:color w:val="000000" w:themeColor="text1"/>
          <w:sz w:val="20"/>
          <w:szCs w:val="20"/>
        </w:rPr>
        <w:t>の</w:t>
      </w:r>
      <w:r w:rsidR="005061D0" w:rsidRPr="005061D0">
        <w:rPr>
          <w:rFonts w:ascii="Times New Roman" w:hAnsi="Times New Roman"/>
          <w:color w:val="000000" w:themeColor="text1"/>
          <w:sz w:val="20"/>
          <w:szCs w:val="20"/>
        </w:rPr>
        <w:t>t</w:t>
      </w:r>
      <w:r w:rsidR="005061D0"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セッション間に統計的な有意差は認められなかった（</w:t>
      </w:r>
      <w:r w:rsidR="005061D0"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0.100</w:t>
      </w:r>
      <w:r w:rsidR="005061D0"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005061D0"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5B5E827F" w14:textId="460D54AB" w:rsidR="00F03138"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89A81BA" w14:textId="28970325" w:rsidR="00F03138" w:rsidRDefault="00F03138" w:rsidP="00F03138">
      <w:pPr>
        <w:ind w:firstLineChars="100" w:firstLine="195"/>
        <w:rPr>
          <w:rFonts w:ascii="Times New Roman" w:hAnsi="Times New Roman"/>
          <w:color w:val="000000" w:themeColor="text1"/>
          <w:sz w:val="20"/>
          <w:szCs w:val="20"/>
        </w:rPr>
      </w:pPr>
      <w:r w:rsidRPr="002B11B6">
        <w:rPr>
          <w:rFonts w:ascii="Times New Roman" w:hAnsi="Times New Roman" w:hint="eastAsia"/>
          <w:color w:val="000000" w:themeColor="text1"/>
          <w:sz w:val="20"/>
          <w:szCs w:val="20"/>
        </w:rPr>
        <w:lastRenderedPageBreak/>
        <w:t>体位条件ごとの反応時間の平均と標準偏差を図</w:t>
      </w:r>
      <w:ins w:id="342" w:author="作成者">
        <w:r w:rsidR="0064493C" w:rsidRPr="0064493C">
          <w:rPr>
            <w:rFonts w:ascii="Times New Roman" w:hAnsi="Times New Roman"/>
            <w:color w:val="EE0000"/>
            <w:sz w:val="20"/>
            <w:szCs w:val="20"/>
            <w:highlight w:val="yellow"/>
            <w:rPrChange w:id="343" w:author="作成者">
              <w:rPr>
                <w:rFonts w:ascii="Times New Roman" w:hAnsi="Times New Roman"/>
                <w:color w:val="000000" w:themeColor="text1"/>
                <w:sz w:val="20"/>
                <w:szCs w:val="20"/>
              </w:rPr>
            </w:rPrChange>
          </w:rPr>
          <w:t>9</w:t>
        </w:r>
        <w:del w:id="344" w:author="作成者">
          <w:r w:rsidR="00086916" w:rsidDel="0064493C">
            <w:rPr>
              <w:rFonts w:ascii="Times New Roman" w:hAnsi="Times New Roman" w:hint="eastAsia"/>
              <w:color w:val="000000" w:themeColor="text1"/>
              <w:sz w:val="20"/>
              <w:szCs w:val="20"/>
            </w:rPr>
            <w:delText>９</w:delText>
          </w:r>
        </w:del>
      </w:ins>
      <w:del w:id="345" w:author="作成者">
        <w:r w:rsidRPr="002B11B6" w:rsidDel="00086916">
          <w:rPr>
            <w:rFonts w:ascii="Times New Roman" w:hAnsi="Times New Roman" w:hint="eastAsia"/>
            <w:color w:val="000000" w:themeColor="text1"/>
            <w:sz w:val="20"/>
            <w:szCs w:val="20"/>
          </w:rPr>
          <w:delText>3</w:delText>
        </w:r>
      </w:del>
      <w:r w:rsidRPr="002B11B6">
        <w:rPr>
          <w:rFonts w:ascii="Times New Roman" w:hAnsi="Times New Roman" w:hint="eastAsia"/>
          <w:color w:val="000000" w:themeColor="text1"/>
          <w:sz w:val="20"/>
          <w:szCs w:val="20"/>
        </w:rPr>
        <w:t>に示す</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平均値としては半座位が</w:t>
      </w:r>
      <w:r w:rsidRPr="002B11B6">
        <w:rPr>
          <w:rFonts w:ascii="Times New Roman" w:hAnsi="Times New Roman" w:hint="eastAsia"/>
          <w:color w:val="000000" w:themeColor="text1"/>
          <w:sz w:val="20"/>
          <w:szCs w:val="20"/>
        </w:rPr>
        <w:t>0.88 s</w:t>
      </w:r>
      <w:r w:rsidRPr="002B11B6">
        <w:rPr>
          <w:rFonts w:ascii="Times New Roman" w:hAnsi="Times New Roman" w:hint="eastAsia"/>
          <w:color w:val="000000" w:themeColor="text1"/>
          <w:sz w:val="20"/>
          <w:szCs w:val="20"/>
        </w:rPr>
        <w:t>と最も短く</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次いで座位が</w:t>
      </w:r>
      <w:r w:rsidRPr="002B11B6">
        <w:rPr>
          <w:rFonts w:ascii="Times New Roman" w:hAnsi="Times New Roman" w:hint="eastAsia"/>
          <w:color w:val="000000" w:themeColor="text1"/>
          <w:sz w:val="20"/>
          <w:szCs w:val="20"/>
        </w:rPr>
        <w:t>0.90 s</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仰臥位が</w:t>
      </w:r>
      <w:r w:rsidRPr="002B11B6">
        <w:rPr>
          <w:rFonts w:ascii="Times New Roman" w:hAnsi="Times New Roman" w:hint="eastAsia"/>
          <w:color w:val="000000" w:themeColor="text1"/>
          <w:sz w:val="20"/>
          <w:szCs w:val="20"/>
        </w:rPr>
        <w:t>0.90 s</w:t>
      </w:r>
      <w:r w:rsidRPr="002B11B6">
        <w:rPr>
          <w:rFonts w:ascii="Times New Roman" w:hAnsi="Times New Roman" w:hint="eastAsia"/>
          <w:color w:val="000000" w:themeColor="text1"/>
          <w:sz w:val="20"/>
          <w:szCs w:val="20"/>
        </w:rPr>
        <w:t>となった</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Kruskal-Wallis</w:t>
      </w:r>
      <w:r w:rsidRPr="002B11B6">
        <w:rPr>
          <w:rFonts w:ascii="Times New Roman" w:hAnsi="Times New Roman" w:hint="eastAsia"/>
          <w:color w:val="000000" w:themeColor="text1"/>
          <w:sz w:val="20"/>
          <w:szCs w:val="20"/>
        </w:rPr>
        <w:t>検定の結果</w:t>
      </w:r>
      <w:r>
        <w:rPr>
          <w:rFonts w:ascii="Times New Roman" w:hAnsi="Times New Roman"/>
          <w:color w:val="000000" w:themeColor="text1"/>
          <w:sz w:val="20"/>
          <w:szCs w:val="20"/>
        </w:rPr>
        <w:t>(</w:t>
      </w:r>
      <w:r w:rsidRPr="001F5057">
        <w:rPr>
          <w:rFonts w:ascii="Times New Roman" w:hAnsi="Times New Roman"/>
          <w:color w:val="000000" w:themeColor="text1"/>
          <w:sz w:val="20"/>
          <w:szCs w:val="20"/>
        </w:rPr>
        <w:t>H</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1.749,p</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0.417</w:t>
      </w:r>
      <w:r w:rsidRPr="001F5057">
        <w:rPr>
          <w:rFonts w:ascii="Times New Roman" w:hAnsi="Times New Roman"/>
          <w:color w:val="000000" w:themeColor="text1"/>
          <w:sz w:val="20"/>
          <w:szCs w:val="20"/>
        </w:rPr>
        <w:t>）</w:t>
      </w:r>
      <w:r w:rsidRPr="002B11B6">
        <w:rPr>
          <w:rFonts w:ascii="Times New Roman" w:hAnsi="Times New Roman" w:hint="eastAsia"/>
          <w:color w:val="000000" w:themeColor="text1"/>
          <w:sz w:val="20"/>
          <w:szCs w:val="20"/>
        </w:rPr>
        <w:t>およ</w:t>
      </w:r>
      <w:r>
        <w:rPr>
          <w:rFonts w:ascii="Times New Roman" w:hAnsi="Times New Roman" w:hint="eastAsia"/>
          <w:color w:val="000000" w:themeColor="text1"/>
          <w:sz w:val="20"/>
          <w:szCs w:val="20"/>
        </w:rPr>
        <w:t>び</w:t>
      </w:r>
      <w:r w:rsidRPr="002B11B6">
        <w:rPr>
          <w:rFonts w:ascii="Times New Roman" w:hAnsi="Times New Roman" w:hint="eastAsia"/>
          <w:color w:val="000000" w:themeColor="text1"/>
          <w:sz w:val="20"/>
          <w:szCs w:val="20"/>
        </w:rPr>
        <w:t>Welch</w:t>
      </w:r>
      <w:r w:rsidRPr="002B11B6">
        <w:rPr>
          <w:rFonts w:ascii="Times New Roman" w:hAnsi="Times New Roman" w:hint="eastAsia"/>
          <w:color w:val="000000" w:themeColor="text1"/>
          <w:sz w:val="20"/>
          <w:szCs w:val="20"/>
        </w:rPr>
        <w:t>の</w:t>
      </w:r>
      <w:r w:rsidRPr="002B11B6">
        <w:rPr>
          <w:rFonts w:ascii="Times New Roman" w:hAnsi="Times New Roman" w:hint="eastAsia"/>
          <w:color w:val="000000" w:themeColor="text1"/>
          <w:sz w:val="20"/>
          <w:szCs w:val="20"/>
        </w:rPr>
        <w:t>t</w:t>
      </w:r>
      <w:r w:rsidRPr="002B11B6">
        <w:rPr>
          <w:rFonts w:ascii="Times New Roman" w:hAnsi="Times New Roman" w:hint="eastAsia"/>
          <w:color w:val="000000" w:themeColor="text1"/>
          <w:sz w:val="20"/>
          <w:szCs w:val="20"/>
        </w:rPr>
        <w:t>検定においても</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姿勢間の全体的な反応時間に有意な差は認められなかった</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これは</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座位のパフォーマンスが最も高かった実験</w:t>
      </w:r>
      <w:r w:rsidRPr="002B11B6">
        <w:rPr>
          <w:rFonts w:ascii="Times New Roman" w:hAnsi="Times New Roman" w:hint="eastAsia"/>
          <w:color w:val="000000" w:themeColor="text1"/>
          <w:sz w:val="20"/>
          <w:szCs w:val="20"/>
        </w:rPr>
        <w:t>1</w:t>
      </w:r>
      <w:r w:rsidRPr="002B11B6">
        <w:rPr>
          <w:rFonts w:ascii="Times New Roman" w:hAnsi="Times New Roman" w:hint="eastAsia"/>
          <w:color w:val="000000" w:themeColor="text1"/>
          <w:sz w:val="20"/>
          <w:szCs w:val="20"/>
        </w:rPr>
        <w:t>とは異なる結果である</w:t>
      </w:r>
      <w:r>
        <w:rPr>
          <w:rFonts w:ascii="Times New Roman" w:hAnsi="Times New Roman" w:hint="eastAsia"/>
          <w:color w:val="000000" w:themeColor="text1"/>
          <w:sz w:val="20"/>
          <w:szCs w:val="20"/>
        </w:rPr>
        <w:t>.</w:t>
      </w:r>
    </w:p>
    <w:p w14:paraId="0E95E3CA" w14:textId="699C45B4" w:rsidR="00815235" w:rsidRDefault="00F03138" w:rsidP="00C57B22">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E1FBDA4" wp14:editId="012FCCCE">
                <wp:extent cx="2944231" cy="2426823"/>
                <wp:effectExtent l="0" t="0" r="2540" b="0"/>
                <wp:docPr id="357262655" name="グループ化 6"/>
                <wp:cNvGraphicFramePr/>
                <a:graphic xmlns:a="http://schemas.openxmlformats.org/drawingml/2006/main">
                  <a:graphicData uri="http://schemas.microsoft.com/office/word/2010/wordprocessingGroup">
                    <wpg:wgp>
                      <wpg:cNvGrpSpPr/>
                      <wpg:grpSpPr>
                        <a:xfrm>
                          <a:off x="0" y="0"/>
                          <a:ext cx="2944231" cy="2426823"/>
                          <a:chOff x="-1593849" y="-856216"/>
                          <a:chExt cx="3454417" cy="2771741"/>
                        </a:xfrm>
                      </wpg:grpSpPr>
                      <wps:wsp>
                        <wps:cNvPr id="223301346" name="テキスト ボックス 5"/>
                        <wps:cNvSpPr txBox="1"/>
                        <wps:spPr>
                          <a:xfrm>
                            <a:off x="-1384825" y="1225265"/>
                            <a:ext cx="3216094" cy="690260"/>
                          </a:xfrm>
                          <a:prstGeom prst="rect">
                            <a:avLst/>
                          </a:prstGeom>
                          <a:solidFill>
                            <a:schemeClr val="lt1"/>
                          </a:solidFill>
                          <a:ln w="6350">
                            <a:noFill/>
                          </a:ln>
                        </wps:spPr>
                        <wps:txbx>
                          <w:txbxContent>
                            <w:p w14:paraId="08496827" w14:textId="77777777" w:rsidR="00F03138" w:rsidRPr="00AB42D9" w:rsidRDefault="00F03138" w:rsidP="00F03138">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032D4EB4" w14:textId="2C4818AE" w:rsidR="00F03138" w:rsidRPr="00450790" w:rsidRDefault="00F03138" w:rsidP="00F03138">
                              <w:pPr>
                                <w:jc w:val="center"/>
                                <w:rPr>
                                  <w:sz w:val="20"/>
                                  <w:szCs w:val="20"/>
                                </w:rPr>
                              </w:pPr>
                              <w:r w:rsidRPr="00AB42D9">
                                <w:rPr>
                                  <w:sz w:val="20"/>
                                  <w:szCs w:val="20"/>
                                </w:rPr>
                                <w:t>Fig.</w:t>
                              </w:r>
                              <w:r>
                                <w:rPr>
                                  <w:sz w:val="20"/>
                                  <w:szCs w:val="20"/>
                                </w:rPr>
                                <w:t>9</w:t>
                              </w:r>
                              <w:r w:rsidRPr="00AB42D9">
                                <w:rPr>
                                  <w:sz w:val="20"/>
                                  <w:szCs w:val="20"/>
                                </w:rPr>
                                <w:t xml:space="preserve"> Reaction </w:t>
                              </w:r>
                              <w:r w:rsidR="004C29B5">
                                <w:rPr>
                                  <w:sz w:val="20"/>
                                  <w:szCs w:val="20"/>
                                </w:rPr>
                                <w:t>t</w:t>
                              </w:r>
                              <w:r w:rsidRPr="00AB42D9">
                                <w:rPr>
                                  <w:sz w:val="20"/>
                                  <w:szCs w:val="20"/>
                                </w:rPr>
                                <w:t xml:space="preserve">imes across </w:t>
                              </w:r>
                              <w:r w:rsidR="004C29B5">
                                <w:rPr>
                                  <w:sz w:val="20"/>
                                  <w:szCs w:val="20"/>
                                </w:rPr>
                                <w:t>d</w:t>
                              </w:r>
                              <w:r w:rsidRPr="00AB42D9">
                                <w:rPr>
                                  <w:sz w:val="20"/>
                                  <w:szCs w:val="20"/>
                                </w:rPr>
                                <w:t xml:space="preserve">ifferent </w:t>
                              </w:r>
                              <w:r w:rsidR="004C29B5">
                                <w:rPr>
                                  <w:sz w:val="20"/>
                                  <w:szCs w:val="20"/>
                                </w:rPr>
                                <w:t>p</w:t>
                              </w:r>
                              <w:r w:rsidRPr="00AB42D9">
                                <w:rPr>
                                  <w:sz w:val="20"/>
                                  <w:szCs w:val="20"/>
                                </w:rPr>
                                <w:t xml:space="preserve">osture </w:t>
                              </w:r>
                              <w:r w:rsidR="004C29B5">
                                <w:rPr>
                                  <w:sz w:val="20"/>
                                  <w:szCs w:val="20"/>
                                </w:rPr>
                                <w:t>c</w:t>
                              </w:r>
                              <w:r w:rsidRPr="00AB42D9">
                                <w:rPr>
                                  <w:sz w:val="20"/>
                                  <w:szCs w:val="20"/>
                                </w:rPr>
                                <w:t>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76150000" name="図 9"/>
                          <pic:cNvPicPr>
                            <a:picLocks noChangeAspect="1"/>
                          </pic:cNvPicPr>
                        </pic:nvPicPr>
                        <pic:blipFill rotWithShape="1">
                          <a:blip r:embed="rId25" cstate="print">
                            <a:extLst>
                              <a:ext uri="{28A0092B-C50C-407E-A947-70E740481C1C}">
                                <a14:useLocalDpi xmlns:a14="http://schemas.microsoft.com/office/drawing/2010/main" val="0"/>
                              </a:ext>
                            </a:extLst>
                          </a:blip>
                          <a:srcRect t="7509" b="1840"/>
                          <a:stretch>
                            <a:fillRect/>
                          </a:stretch>
                        </pic:blipFill>
                        <pic:spPr>
                          <a:xfrm>
                            <a:off x="-1593849" y="-856216"/>
                            <a:ext cx="3454417" cy="2081063"/>
                          </a:xfrm>
                          <a:prstGeom prst="rect">
                            <a:avLst/>
                          </a:prstGeom>
                        </pic:spPr>
                      </pic:pic>
                    </wpg:wgp>
                  </a:graphicData>
                </a:graphic>
              </wp:inline>
            </w:drawing>
          </mc:Choice>
          <mc:Fallback>
            <w:pict>
              <v:group w14:anchorId="7E1FBDA4" id="_x0000_s1053" style="width:231.85pt;height:191.1pt;mso-position-horizontal-relative:char;mso-position-vertical-relative:line" coordorigin="-15938,-8562" coordsize="34544,277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">
                <v:shape id="テキスト ボックス 5" o:spid="_x0000_s1054" type="#_x0000_t202" style="position:absolute;left:-13848;top:12252;width:32160;height:6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" fillcolor="white [3201]" stroked="f" strokeweight=".5pt">
                  <v:textbox inset="0,0,0,0">
                    <w:txbxContent>
                      <w:p w14:paraId="08496827" w14:textId="77777777" w:rsidR="00F03138" w:rsidRPr="00AB42D9" w:rsidRDefault="00F03138" w:rsidP="00F03138">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032D4EB4" w14:textId="2C4818AE" w:rsidR="00F03138" w:rsidRPr="00450790" w:rsidRDefault="00F03138" w:rsidP="00F03138">
                        <w:pPr>
                          <w:jc w:val="center"/>
                          <w:rPr>
                            <w:sz w:val="20"/>
                            <w:szCs w:val="20"/>
                          </w:rPr>
                        </w:pPr>
                        <w:r w:rsidRPr="00AB42D9">
                          <w:rPr>
                            <w:sz w:val="20"/>
                            <w:szCs w:val="20"/>
                          </w:rPr>
                          <w:t>Fig.</w:t>
                        </w:r>
                        <w:r>
                          <w:rPr>
                            <w:sz w:val="20"/>
                            <w:szCs w:val="20"/>
                          </w:rPr>
                          <w:t>9</w:t>
                        </w:r>
                        <w:r w:rsidRPr="00AB42D9">
                          <w:rPr>
                            <w:sz w:val="20"/>
                            <w:szCs w:val="20"/>
                          </w:rPr>
                          <w:t xml:space="preserve"> Reaction </w:t>
                        </w:r>
                        <w:r w:rsidR="004C29B5">
                          <w:rPr>
                            <w:sz w:val="20"/>
                            <w:szCs w:val="20"/>
                          </w:rPr>
                          <w:t>t</w:t>
                        </w:r>
                        <w:r w:rsidRPr="00AB42D9">
                          <w:rPr>
                            <w:sz w:val="20"/>
                            <w:szCs w:val="20"/>
                          </w:rPr>
                          <w:t xml:space="preserve">imes across </w:t>
                        </w:r>
                        <w:r w:rsidR="004C29B5">
                          <w:rPr>
                            <w:sz w:val="20"/>
                            <w:szCs w:val="20"/>
                          </w:rPr>
                          <w:t>d</w:t>
                        </w:r>
                        <w:r w:rsidRPr="00AB42D9">
                          <w:rPr>
                            <w:sz w:val="20"/>
                            <w:szCs w:val="20"/>
                          </w:rPr>
                          <w:t xml:space="preserve">ifferent </w:t>
                        </w:r>
                        <w:r w:rsidR="004C29B5">
                          <w:rPr>
                            <w:sz w:val="20"/>
                            <w:szCs w:val="20"/>
                          </w:rPr>
                          <w:t>p</w:t>
                        </w:r>
                        <w:r w:rsidRPr="00AB42D9">
                          <w:rPr>
                            <w:sz w:val="20"/>
                            <w:szCs w:val="20"/>
                          </w:rPr>
                          <w:t xml:space="preserve">osture </w:t>
                        </w:r>
                        <w:r w:rsidR="004C29B5">
                          <w:rPr>
                            <w:sz w:val="20"/>
                            <w:szCs w:val="20"/>
                          </w:rPr>
                          <w:t>c</w:t>
                        </w:r>
                        <w:r w:rsidRPr="00AB42D9">
                          <w:rPr>
                            <w:sz w:val="20"/>
                            <w:szCs w:val="20"/>
                          </w:rPr>
                          <w:t>onditions</w:t>
                        </w:r>
                      </w:p>
                    </w:txbxContent>
                  </v:textbox>
                </v:shape>
                <v:shape id="図 9" o:spid="_x0000_s1055" type="#_x0000_t75" style="position:absolute;left:-15938;top:-8562;width:34543;height:20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">
                  <v:imagedata r:id="rId26" o:title="" croptop="4921f" cropbottom="1206f"/>
                </v:shape>
                <w10:anchorlock/>
              </v:group>
            </w:pict>
          </mc:Fallback>
        </mc:AlternateContent>
      </w:r>
    </w:p>
    <w:p w14:paraId="005436E8" w14:textId="77777777" w:rsidR="00832216" w:rsidRDefault="00832216" w:rsidP="008462F6">
      <w:pPr>
        <w:ind w:firstLineChars="100" w:firstLine="195"/>
        <w:rPr>
          <w:rFonts w:ascii="Times New Roman" w:hAnsi="Times New Roman"/>
          <w:color w:val="000000" w:themeColor="text1"/>
          <w:sz w:val="20"/>
          <w:szCs w:val="20"/>
        </w:rPr>
      </w:pPr>
    </w:p>
    <w:p w14:paraId="72F625C0" w14:textId="54150653" w:rsidR="00832216" w:rsidRPr="00832216" w:rsidRDefault="00832216" w:rsidP="008462F6">
      <w:pPr>
        <w:ind w:firstLineChars="100" w:firstLine="195"/>
        <w:rPr>
          <w:rFonts w:ascii="Times New Roman" w:hAnsi="Times New Roman"/>
          <w:color w:val="000000" w:themeColor="text1"/>
          <w:sz w:val="20"/>
          <w:szCs w:val="20"/>
        </w:rPr>
      </w:pPr>
      <w:r w:rsidRPr="000D5E7B">
        <w:rPr>
          <w:rFonts w:ascii="Times New Roman" w:hAnsi="Times New Roman"/>
          <w:color w:val="000000" w:themeColor="text1"/>
          <w:sz w:val="20"/>
          <w:szCs w:val="20"/>
        </w:rPr>
        <w:t>一方で</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ターゲットの方向別に見ると</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体位ごとに特有の操作特性が確認された</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特に真下方向のターゲット（</w:t>
      </w:r>
      <w:r w:rsidRPr="000D5E7B">
        <w:rPr>
          <w:rFonts w:ascii="Times New Roman" w:hAnsi="Times New Roman"/>
          <w:color w:val="000000" w:themeColor="text1"/>
          <w:sz w:val="20"/>
          <w:szCs w:val="20"/>
        </w:rPr>
        <w:t>Idx8: +0/−60</w:t>
      </w:r>
      <w:r w:rsidRPr="000D5E7B">
        <w:rPr>
          <w:rFonts w:ascii="Times New Roman" w:hAnsi="Times New Roman"/>
          <w:color w:val="000000" w:themeColor="text1"/>
          <w:sz w:val="20"/>
          <w:szCs w:val="20"/>
        </w:rPr>
        <w:t>）において</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平均反応時間は仰臥位においては</w:t>
      </w:r>
      <w:r w:rsidRPr="000D5E7B">
        <w:rPr>
          <w:rFonts w:ascii="Times New Roman" w:hAnsi="Times New Roman"/>
          <w:color w:val="000000" w:themeColor="text1"/>
          <w:sz w:val="20"/>
          <w:szCs w:val="20"/>
        </w:rPr>
        <w:t>1.34 s</w:t>
      </w:r>
      <w:r w:rsidRPr="000D5E7B">
        <w:rPr>
          <w:rFonts w:ascii="Times New Roman" w:hAnsi="Times New Roman"/>
          <w:color w:val="000000" w:themeColor="text1"/>
          <w:sz w:val="20"/>
          <w:szCs w:val="20"/>
        </w:rPr>
        <w:t>であり</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半座位においては</w:t>
      </w:r>
      <w:r w:rsidRPr="000D5E7B">
        <w:rPr>
          <w:rFonts w:ascii="Times New Roman" w:hAnsi="Times New Roman"/>
          <w:color w:val="000000" w:themeColor="text1"/>
          <w:sz w:val="20"/>
          <w:szCs w:val="20"/>
        </w:rPr>
        <w:t>1.36 s</w:t>
      </w:r>
      <w:r w:rsidRPr="000D5E7B">
        <w:rPr>
          <w:rFonts w:ascii="Times New Roman" w:hAnsi="Times New Roman"/>
          <w:color w:val="000000" w:themeColor="text1"/>
          <w:sz w:val="20"/>
          <w:szCs w:val="20"/>
        </w:rPr>
        <w:t>であった</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これは</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座位における</w:t>
      </w:r>
      <w:r w:rsidRPr="000D5E7B">
        <w:rPr>
          <w:rFonts w:ascii="Times New Roman" w:hAnsi="Times New Roman"/>
          <w:color w:val="000000" w:themeColor="text1"/>
          <w:sz w:val="20"/>
          <w:szCs w:val="20"/>
        </w:rPr>
        <w:t>1.05 s</w:t>
      </w:r>
      <w:r w:rsidRPr="000D5E7B">
        <w:rPr>
          <w:rFonts w:ascii="Times New Roman" w:hAnsi="Times New Roman"/>
          <w:color w:val="000000" w:themeColor="text1"/>
          <w:sz w:val="20"/>
          <w:szCs w:val="20"/>
        </w:rPr>
        <w:t>と比較して遅延が大きく</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仰臥位対座位（</w:t>
      </w:r>
      <w:r w:rsidRPr="000D5E7B">
        <w:rPr>
          <w:rFonts w:ascii="Times New Roman" w:hAnsi="Times New Roman"/>
          <w:color w:val="000000" w:themeColor="text1"/>
          <w:sz w:val="20"/>
          <w:szCs w:val="20"/>
        </w:rPr>
        <w:t>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2.434,p</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0.017,d</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0.477</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および半座位対座位（</w:t>
      </w:r>
      <w:r w:rsidRPr="000D5E7B">
        <w:rPr>
          <w:rFonts w:ascii="Times New Roman" w:hAnsi="Times New Roman"/>
          <w:color w:val="000000" w:themeColor="text1"/>
          <w:sz w:val="20"/>
          <w:szCs w:val="20"/>
        </w:rPr>
        <w:t>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2.563,p</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0.012,d</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0.503</w:t>
      </w:r>
      <w:r w:rsidRPr="000D5E7B">
        <w:rPr>
          <w:rFonts w:ascii="Times New Roman" w:hAnsi="Times New Roman"/>
          <w:color w:val="000000" w:themeColor="text1"/>
          <w:sz w:val="20"/>
          <w:szCs w:val="20"/>
        </w:rPr>
        <w:t>）のいずれにおいても有意な差が認められた</w:t>
      </w:r>
      <w:r>
        <w:rPr>
          <w:rFonts w:ascii="Times New Roman" w:hAnsi="Times New Roman"/>
          <w:color w:val="000000" w:themeColor="text1"/>
          <w:sz w:val="20"/>
          <w:szCs w:val="20"/>
        </w:rPr>
        <w:t>.</w:t>
      </w:r>
      <w:r>
        <w:rPr>
          <w:rFonts w:asciiTheme="minorEastAsia" w:eastAsiaTheme="minorEastAsia" w:hAnsiTheme="minorEastAsia" w:hint="eastAsia"/>
          <w:bCs/>
          <w:color w:val="000000" w:themeColor="text1"/>
          <w:sz w:val="20"/>
        </w:rPr>
        <w:t>また,</w:t>
      </w:r>
      <w:r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Pr>
          <w:rFonts w:asciiTheme="minorEastAsia" w:eastAsiaTheme="minorEastAsia" w:hAnsiTheme="minorEastAsia" w:hint="eastAsia"/>
          <w:bCs/>
          <w:color w:val="000000" w:themeColor="text1"/>
          <w:sz w:val="20"/>
        </w:rPr>
        <w:t>仰臥位において</w:t>
      </w:r>
      <w:r w:rsidRPr="00111930">
        <w:rPr>
          <w:rFonts w:asciiTheme="minorEastAsia" w:eastAsiaTheme="minorEastAsia" w:hAnsiTheme="minorEastAsia"/>
          <w:bCs/>
          <w:color w:val="000000" w:themeColor="text1"/>
          <w:sz w:val="20"/>
        </w:rPr>
        <w:t>「上の方が最もクリックが難しかった」と複数人が回答して</w:t>
      </w:r>
      <w:r>
        <w:rPr>
          <w:rFonts w:asciiTheme="minorEastAsia" w:eastAsiaTheme="minorEastAsia" w:hAnsiTheme="minorEastAsia" w:hint="eastAsia"/>
          <w:bCs/>
          <w:color w:val="000000" w:themeColor="text1"/>
          <w:sz w:val="20"/>
        </w:rPr>
        <w:t>いた.これは実験１と同様の結果である.</w:t>
      </w:r>
    </w:p>
    <w:p w14:paraId="3ED363CB" w14:textId="635649A5"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r w:rsidR="00A22644">
        <w:rPr>
          <w:sz w:val="19"/>
          <w:szCs w:val="18"/>
        </w:rPr>
        <w:t xml:space="preserve">   (3)</w:t>
      </w:r>
    </w:p>
    <w:p w14:paraId="5641577D" w14:textId="6DE7CCAE" w:rsidR="002B11B6" w:rsidRPr="002B11B6" w:rsidRDefault="004F523E" w:rsidP="002B11B6">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w:t>
      </w:r>
      <w:r w:rsidRPr="004F523E">
        <w:rPr>
          <w:rFonts w:ascii="Times New Roman" w:hAnsi="Times New Roman"/>
          <w:color w:val="000000" w:themeColor="text1"/>
          <w:sz w:val="20"/>
          <w:szCs w:val="20"/>
        </w:rPr>
        <w:t>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279A8809" w:rsidR="002A0183" w:rsidRDefault="00874BD7" w:rsidP="005446D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体位条件間での全体的な反応時間に有意な差は認められず（</w:t>
      </w:r>
      <w:r w:rsidR="002A0183" w:rsidRPr="002A0183">
        <w:rPr>
          <w:rFonts w:ascii="Times New Roman" w:hAnsi="Times New Roman" w:hint="eastAsia"/>
          <w:color w:val="000000" w:themeColor="text1"/>
          <w:sz w:val="20"/>
          <w:szCs w:val="20"/>
        </w:rPr>
        <w:t>H</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1.749,p</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0.417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仰臥位においても座位と同等の反応時間を記録した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これは座位のパフォーマンスが最も高かった実験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の結果とは</w:t>
      </w:r>
      <w:r w:rsidR="00C610F0">
        <w:rPr>
          <w:rFonts w:ascii="Times New Roman" w:hAnsi="Times New Roman" w:hint="eastAsia"/>
          <w:color w:val="000000" w:themeColor="text1"/>
          <w:sz w:val="20"/>
          <w:szCs w:val="20"/>
        </w:rPr>
        <w:t>異なる傾向である</w:t>
      </w:r>
      <w:r w:rsidR="00C610F0">
        <w:rPr>
          <w:rFonts w:ascii="Times New Roman" w:hAnsi="Times New Roman"/>
          <w:color w:val="000000" w:themeColor="text1"/>
          <w:sz w:val="20"/>
          <w:szCs w:val="20"/>
        </w:rPr>
        <w:t>.</w:t>
      </w:r>
      <w:r w:rsidR="002A0183" w:rsidRPr="002A0183">
        <w:rPr>
          <w:rFonts w:ascii="Times New Roman" w:hAnsi="Times New Roman" w:hint="eastAsia"/>
          <w:color w:val="000000" w:themeColor="text1"/>
          <w:sz w:val="20"/>
          <w:szCs w:val="20"/>
        </w:rPr>
        <w:t>この要因として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の参加者</w:t>
      </w:r>
      <w:r w:rsidR="002A0183" w:rsidRPr="002A0183">
        <w:rPr>
          <w:rFonts w:ascii="Times New Roman" w:hAnsi="Times New Roman" w:hint="eastAsia"/>
          <w:color w:val="000000" w:themeColor="text1"/>
          <w:sz w:val="20"/>
          <w:szCs w:val="20"/>
        </w:rPr>
        <w:t>13</w:t>
      </w:r>
      <w:r w:rsidR="002A0183" w:rsidRPr="002A0183">
        <w:rPr>
          <w:rFonts w:ascii="Times New Roman" w:hAnsi="Times New Roman" w:hint="eastAsia"/>
          <w:color w:val="000000" w:themeColor="text1"/>
          <w:sz w:val="20"/>
          <w:szCs w:val="20"/>
        </w:rPr>
        <w:t>名のうち</w:t>
      </w:r>
      <w:r w:rsidR="002A0183" w:rsidRPr="002A0183">
        <w:rPr>
          <w:rFonts w:ascii="Times New Roman" w:hAnsi="Times New Roman" w:hint="eastAsia"/>
          <w:color w:val="000000" w:themeColor="text1"/>
          <w:sz w:val="20"/>
          <w:szCs w:val="20"/>
        </w:rPr>
        <w:t>9</w:t>
      </w:r>
      <w:r w:rsidR="002A0183" w:rsidRPr="002A0183">
        <w:rPr>
          <w:rFonts w:ascii="Times New Roman" w:hAnsi="Times New Roman" w:hint="eastAsia"/>
          <w:color w:val="000000" w:themeColor="text1"/>
          <w:sz w:val="20"/>
          <w:szCs w:val="20"/>
        </w:rPr>
        <w:t>名が実験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からの継続参加者であったことが考えられる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内での短期間（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セッション間）の反復試行</w:t>
      </w:r>
      <w:r w:rsidR="00A45FD5">
        <w:rPr>
          <w:rFonts w:ascii="Times New Roman" w:hAnsi="Times New Roman" w:hint="eastAsia"/>
          <w:color w:val="000000" w:themeColor="text1"/>
          <w:sz w:val="20"/>
          <w:szCs w:val="20"/>
        </w:rPr>
        <w:t>では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仰臥位における反応時間の有意な短縮は認められなかった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w:t>
      </w:r>
      <w:r w:rsidR="002A0183" w:rsidRPr="002A0183">
        <w:rPr>
          <w:rFonts w:ascii="Times New Roman" w:hAnsi="Times New Roman" w:hint="eastAsia"/>
          <w:color w:val="000000" w:themeColor="text1"/>
          <w:sz w:val="20"/>
          <w:szCs w:val="20"/>
        </w:rPr>
        <w:t>Idx8</w:t>
      </w:r>
      <w:r w:rsidR="002A0183" w:rsidRPr="002A0183">
        <w:rPr>
          <w:rFonts w:ascii="Times New Roman" w:hAnsi="Times New Roman" w:hint="eastAsia"/>
          <w:color w:val="000000" w:themeColor="text1"/>
          <w:sz w:val="20"/>
          <w:szCs w:val="20"/>
        </w:rPr>
        <w:t>）において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の改善傾向が見られた点は注目に値する</w:t>
      </w:r>
      <w:r w:rsidR="002A0183" w:rsidRPr="002A0183">
        <w:rPr>
          <w:rFonts w:ascii="Times New Roman" w:hAnsi="Times New Roman" w:hint="eastAsia"/>
          <w:color w:val="000000" w:themeColor="text1"/>
          <w:sz w:val="20"/>
          <w:szCs w:val="20"/>
        </w:rPr>
        <w:t>.</w:t>
      </w:r>
    </w:p>
    <w:p w14:paraId="4AC8E43C" w14:textId="6E6195A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しかし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1</w:t>
      </w:r>
      <w:r w:rsidRPr="002A0183">
        <w:rPr>
          <w:rFonts w:ascii="Times New Roman" w:hAnsi="Times New Roman" w:hint="eastAsia"/>
          <w:color w:val="000000" w:themeColor="text1"/>
          <w:sz w:val="20"/>
          <w:szCs w:val="20"/>
        </w:rPr>
        <w:t>から実験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にかけて</w:t>
      </w:r>
      <w:r w:rsidR="009E58DF">
        <w:rPr>
          <w:rFonts w:ascii="Times New Roman" w:hAnsi="Times New Roman" w:hint="eastAsia"/>
          <w:color w:val="000000" w:themeColor="text1"/>
          <w:sz w:val="20"/>
          <w:szCs w:val="20"/>
        </w:rPr>
        <w:t>体位条件間の</w:t>
      </w:r>
      <w:r w:rsidRPr="002A0183">
        <w:rPr>
          <w:rFonts w:ascii="Times New Roman" w:hAnsi="Times New Roman" w:hint="eastAsia"/>
          <w:color w:val="000000" w:themeColor="text1"/>
          <w:sz w:val="20"/>
          <w:szCs w:val="20"/>
        </w:rPr>
        <w:t>反応時間の</w:t>
      </w:r>
      <w:r w:rsidR="009E58DF">
        <w:rPr>
          <w:rFonts w:ascii="Times New Roman" w:hAnsi="Times New Roman" w:hint="eastAsia"/>
          <w:color w:val="000000" w:themeColor="text1"/>
          <w:sz w:val="20"/>
          <w:szCs w:val="20"/>
        </w:rPr>
        <w:t>有意</w:t>
      </w:r>
      <w:r w:rsidRPr="002A0183">
        <w:rPr>
          <w:rFonts w:ascii="Times New Roman" w:hAnsi="Times New Roman" w:hint="eastAsia"/>
          <w:color w:val="000000" w:themeColor="text1"/>
          <w:sz w:val="20"/>
          <w:szCs w:val="20"/>
        </w:rPr>
        <w:t>差が消失した</w:t>
      </w:r>
      <w:r w:rsidR="009E58DF">
        <w:rPr>
          <w:rFonts w:ascii="Times New Roman" w:hAnsi="Times New Roman" w:hint="eastAsia"/>
          <w:color w:val="000000" w:themeColor="text1"/>
          <w:sz w:val="20"/>
          <w:szCs w:val="20"/>
        </w:rPr>
        <w:t>こと</w:t>
      </w:r>
      <w:r w:rsidRPr="002A0183">
        <w:rPr>
          <w:rFonts w:ascii="Times New Roman" w:hAnsi="Times New Roman" w:hint="eastAsia"/>
          <w:color w:val="000000" w:themeColor="text1"/>
          <w:sz w:val="20"/>
          <w:szCs w:val="20"/>
        </w:rPr>
        <w:t>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中長期的な学習が身体的制約を補完する可能性を示唆している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したがって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06A9AC0A" w14:textId="30B67C49"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w:t>
      </w:r>
      <w:r w:rsidR="00885DAC" w:rsidRPr="00885DAC">
        <w:rPr>
          <w:rFonts w:ascii="Times New Roman" w:hAnsi="Times New Roman"/>
          <w:color w:val="000000" w:themeColor="text1"/>
          <w:sz w:val="20"/>
          <w:szCs w:val="20"/>
        </w:rPr>
        <w:lastRenderedPageBreak/>
        <w:t>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4AC9ABDD" w14:textId="77777777" w:rsidR="00D425CD"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C57B22">
        <w:rPr>
          <w:rFonts w:ascii="Times New Roman" w:hAnsi="Times New Roman" w:hint="eastAsia"/>
          <w:color w:val="000000" w:themeColor="text1"/>
          <w:sz w:val="20"/>
          <w:szCs w:val="20"/>
        </w:rPr>
        <w:t>1</w:t>
      </w:r>
      <w:r w:rsidR="00C57B22">
        <w:rPr>
          <w:rFonts w:ascii="Times New Roman" w:hAnsi="Times New Roman"/>
          <w:color w:val="000000" w:themeColor="text1"/>
          <w:sz w:val="20"/>
          <w:szCs w:val="20"/>
        </w:rPr>
        <w:t>0</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385854FA" w14:textId="62AA3C87" w:rsidR="00D425CD" w:rsidRDefault="00D425CD"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7E101B4" wp14:editId="34E43ABB">
                <wp:extent cx="2959073" cy="3018130"/>
                <wp:effectExtent l="0" t="0" r="635" b="5080"/>
                <wp:docPr id="1007307757" name="グループ化 6"/>
                <wp:cNvGraphicFramePr/>
                <a:graphic xmlns:a="http://schemas.openxmlformats.org/drawingml/2006/main">
                  <a:graphicData uri="http://schemas.microsoft.com/office/word/2010/wordprocessingGroup">
                    <wpg:wgp>
                      <wpg:cNvGrpSpPr/>
                      <wpg:grpSpPr>
                        <a:xfrm>
                          <a:off x="0" y="0"/>
                          <a:ext cx="2959073" cy="3018130"/>
                          <a:chOff x="-364382" y="-1130694"/>
                          <a:chExt cx="3349889" cy="3327651"/>
                        </a:xfrm>
                      </wpg:grpSpPr>
                      <wps:wsp>
                        <wps:cNvPr id="711947147" name="テキスト ボックス 5"/>
                        <wps:cNvSpPr txBox="1"/>
                        <wps:spPr>
                          <a:xfrm>
                            <a:off x="-364382" y="1547274"/>
                            <a:ext cx="3216095" cy="649683"/>
                          </a:xfrm>
                          <a:prstGeom prst="rect">
                            <a:avLst/>
                          </a:prstGeom>
                          <a:solidFill>
                            <a:schemeClr val="lt1"/>
                          </a:solidFill>
                          <a:ln w="6350">
                            <a:noFill/>
                          </a:ln>
                        </wps:spPr>
                        <wps:txbx>
                          <w:txbxContent>
                            <w:p w14:paraId="357EA8D1" w14:textId="77777777" w:rsidR="00D425CD" w:rsidRDefault="00D425CD" w:rsidP="00D425CD">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571F3111" w14:textId="77777777" w:rsidR="00D425CD" w:rsidRPr="00812A37" w:rsidRDefault="00D425CD" w:rsidP="00D425CD">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95606202"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inline>
            </w:drawing>
          </mc:Choice>
          <mc:Fallback>
            <w:pict>
              <v:group w14:anchorId="37E101B4" id="_x0000_s1056" style="width:233pt;height:237.65pt;mso-position-horizontal-relative:char;mso-position-vertical-relative:line" coordorigin="-3643,-11306" coordsize="33498,332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">
                <v:shape id="テキスト ボックス 5" o:spid="_x0000_s1057" type="#_x0000_t202" style="position:absolute;left:-3643;top:15472;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" fillcolor="white [3201]" stroked="f" strokeweight=".5pt">
                  <v:textbox inset="0,0,0,0">
                    <w:txbxContent>
                      <w:p w14:paraId="357EA8D1" w14:textId="77777777" w:rsidR="00D425CD" w:rsidRDefault="00D425CD" w:rsidP="00D425CD">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571F3111" w14:textId="77777777" w:rsidR="00D425CD" w:rsidRPr="00812A37" w:rsidRDefault="00D425CD" w:rsidP="00D425CD">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58"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">
                  <v:imagedata r:id="rId28" o:title=""/>
                </v:shape>
                <w10:anchorlock/>
              </v:group>
            </w:pict>
          </mc:Fallback>
        </mc:AlternateContent>
      </w:r>
    </w:p>
    <w:p w14:paraId="784EC1B5" w14:textId="77777777" w:rsidR="00D425CD" w:rsidRDefault="00D425CD" w:rsidP="00FB1063">
      <w:pPr>
        <w:rPr>
          <w:rFonts w:ascii="Times New Roman" w:hAnsi="Times New Roman"/>
          <w:color w:val="000000" w:themeColor="text1"/>
          <w:sz w:val="20"/>
          <w:szCs w:val="20"/>
        </w:rPr>
      </w:pPr>
    </w:p>
    <w:p w14:paraId="264FF2FA" w14:textId="3B3E841B" w:rsidR="009E231B" w:rsidRDefault="00D425C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5BF627AA"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hint="eastAsia"/>
        </w:rPr>
        <w:t xml:space="preserve"> </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044A062B"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B77360">
        <w:rPr>
          <w:rFonts w:ascii="Times New Roman" w:hAnsi="Times New Roman" w:hint="eastAsia"/>
          <w:color w:val="000000" w:themeColor="text1"/>
          <w:sz w:val="20"/>
          <w:szCs w:val="20"/>
        </w:rPr>
        <w:t>可能性が示唆された</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w:t>
      </w:r>
      <w:r w:rsidR="007B1C82" w:rsidRPr="007B1C82">
        <w:lastRenderedPageBreak/>
        <w:t>を主眼とした設計をそのまま適用することは避けるべきである</w:t>
      </w:r>
      <w:r w:rsidR="007B1C82" w:rsidRPr="007B1C82">
        <w:t>.</w:t>
      </w:r>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5E8A26F" w14:textId="60ECA2C4" w:rsidR="00060C9D"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44F5DB12" w14:textId="712D33DC" w:rsidR="004429F4"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930E83" w:rsidRPr="00930E83">
        <w:rPr>
          <w:rFonts w:hint="eastAsia"/>
        </w:rPr>
        <w:t xml:space="preserve"> </w:t>
      </w:r>
      <w:r w:rsidR="00930E83" w:rsidRPr="00930E83">
        <w:t>初めて仰臥位で操作を行う環境下では</w:t>
      </w:r>
      <w:r w:rsidR="00930E83" w:rsidRPr="00930E83">
        <w:t xml:space="preserve">, </w:t>
      </w:r>
      <w:r w:rsidR="00930E83" w:rsidRPr="00930E83">
        <w:t>座位と比較して反応時間が有意に遅延し</w:t>
      </w:r>
      <w:r w:rsidR="00930E83" w:rsidRPr="00930E83">
        <w:t xml:space="preserve">, </w:t>
      </w:r>
      <w:r w:rsidR="00930E83" w:rsidRPr="00930E83">
        <w:t>特に下方視野領域における操作性が著しく低下することが示された</w:t>
      </w:r>
      <w:r w:rsidR="00930E83" w:rsidRPr="00930E83">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w:t>
      </w:r>
      <w:r w:rsidR="00A3080E">
        <w:rPr>
          <w:rFonts w:hint="eastAsia"/>
        </w:rPr>
        <w:t>平均反応時間の</w:t>
      </w:r>
      <w:r w:rsidR="00B404E5">
        <w:rPr>
          <w:rFonts w:hint="eastAsia"/>
        </w:rPr>
        <w:t>増加</w:t>
      </w:r>
      <w:r w:rsidR="008B7D6B">
        <w:rPr>
          <w:rFonts w:hint="eastAsia"/>
        </w:rPr>
        <w:t>を正確に認識できない可能性が示唆された</w:t>
      </w:r>
      <w:r w:rsidR="003B11C0">
        <w:rPr>
          <w:rFonts w:hint="eastAsia"/>
        </w:rPr>
        <w:t>.</w:t>
      </w:r>
      <w:r w:rsidR="008B7D6B">
        <w:rPr>
          <w:rFonts w:hint="eastAsia"/>
        </w:rPr>
        <w:t>実験</w:t>
      </w:r>
      <w:r w:rsidR="008B7D6B">
        <w:rPr>
          <w:rFonts w:hint="eastAsia"/>
        </w:rPr>
        <w:t>2</w:t>
      </w:r>
      <w:r w:rsidR="008B7D6B">
        <w:rPr>
          <w:rFonts w:hint="eastAsia"/>
        </w:rPr>
        <w:t>では</w:t>
      </w:r>
      <w:r w:rsidR="003B11C0">
        <w:rPr>
          <w:rFonts w:hint="eastAsia"/>
        </w:rPr>
        <w:t>,</w:t>
      </w:r>
      <w:r w:rsidR="001D7053" w:rsidRPr="001D7053">
        <w:rPr>
          <w:rFonts w:hint="eastAsia"/>
        </w:rPr>
        <w:t xml:space="preserve"> </w:t>
      </w:r>
      <w:r w:rsidR="001D7053" w:rsidRPr="001D7053">
        <w:t>仰臥位における習熟の影響を検証した</w:t>
      </w:r>
      <w:r w:rsidR="001D7053" w:rsidRPr="001D7053">
        <w:t xml:space="preserve">. </w:t>
      </w:r>
      <w:r w:rsidR="001D7053" w:rsidRPr="001D7053">
        <w:t>その結果</w:t>
      </w:r>
      <w:r w:rsidR="001D7053" w:rsidRPr="001D7053">
        <w:t xml:space="preserve">, </w:t>
      </w:r>
      <w:r w:rsidR="001D7053" w:rsidRPr="001D7053">
        <w:t>数十分程度の短期間の反復試行では顕著なパフォーマンス向上は認められなかったが</w:t>
      </w:r>
      <w:r w:rsidR="001D7053" w:rsidRPr="001D7053">
        <w:t xml:space="preserve">, </w:t>
      </w:r>
      <w:r w:rsidR="001D7053" w:rsidRPr="001D7053">
        <w:t>実験</w:t>
      </w:r>
      <w:r w:rsidR="001D7053" w:rsidRPr="001D7053">
        <w:t>1</w:t>
      </w:r>
      <w:r w:rsidR="001D7053" w:rsidRPr="001D7053">
        <w:t>からの継続参加者が多かった本実験においては</w:t>
      </w:r>
      <w:r w:rsidR="001D7053" w:rsidRPr="001D7053">
        <w:t xml:space="preserve">, </w:t>
      </w:r>
      <w:r w:rsidR="001D7053" w:rsidRPr="001D7053">
        <w:t>体位間の全体的な反応時間の有意差が消失するという結果が得られた</w:t>
      </w:r>
      <w:r w:rsidR="001D7053" w:rsidRPr="001D7053">
        <w:t xml:space="preserve">. </w:t>
      </w:r>
      <w:r w:rsidR="001D7053" w:rsidRPr="001D7053">
        <w:t>これは</w:t>
      </w:r>
      <w:r w:rsidR="001D7053" w:rsidRPr="001D7053">
        <w:t xml:space="preserve">, </w:t>
      </w:r>
      <w:r w:rsidR="001D7053" w:rsidRPr="001D7053">
        <w:t>仰臥位特有の物理的制約は短期間の慣れでは解消困難であるものの</w:t>
      </w:r>
      <w:r w:rsidR="001D7053" w:rsidRPr="001D7053">
        <w:t xml:space="preserve">, </w:t>
      </w:r>
      <w:r w:rsidR="001D7053" w:rsidRPr="001D7053">
        <w:t>中長期的な学習や空間配置への習熟によって</w:t>
      </w:r>
      <w:r w:rsidR="001D7053" w:rsidRPr="001D7053">
        <w:t xml:space="preserve">, </w:t>
      </w:r>
      <w:r w:rsidR="001D7053" w:rsidRPr="001D7053">
        <w:t>座位と同等の反応速度まで適応できる可能性を示唆している</w:t>
      </w:r>
      <w:r w:rsidR="001D7053" w:rsidRPr="001D7053">
        <w:t>.</w:t>
      </w:r>
    </w:p>
    <w:p w14:paraId="5B4539C7" w14:textId="79733F30" w:rsidR="00141B0F" w:rsidRPr="0044573F" w:rsidRDefault="00941803" w:rsidP="008B7D6B">
      <w:pPr>
        <w:rPr>
          <w:rFonts w:hint="eastAsia"/>
        </w:rPr>
      </w:pPr>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r w:rsidR="003459FE">
        <w:rPr>
          <w:rFonts w:hint="eastAsia"/>
        </w:rPr>
        <w:t>イ</w:t>
      </w:r>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FB1985" w:rsidRPr="00FB1985">
        <w:rPr>
          <w:rFonts w:hint="eastAsia"/>
        </w:rPr>
        <w:t xml:space="preserve"> </w:t>
      </w:r>
      <w:r w:rsidR="00FB1985" w:rsidRPr="00FB1985">
        <w:t>初学者向けの入力受付時間は座位時の</w:t>
      </w:r>
      <w:r w:rsidR="00FB1985" w:rsidRPr="00FB1985">
        <w:t>10</w:t>
      </w:r>
      <w:r w:rsidR="00FB1985" w:rsidRPr="00FB1985">
        <w:t>〜</w:t>
      </w:r>
      <w:r w:rsidR="00FB1985" w:rsidRPr="00FB1985">
        <w:t>20%</w:t>
      </w:r>
      <w:r w:rsidR="00FB1985" w:rsidRPr="00FB1985">
        <w:t>延長しつつユーザーによるカスタマイズを可能にすること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r w:rsidR="00A10746" w:rsidRPr="00A10746">
        <w:t>本指針は</w:t>
      </w:r>
      <w:r w:rsidR="00A10746" w:rsidRPr="00A10746">
        <w:t xml:space="preserve">, </w:t>
      </w:r>
      <w:r w:rsidR="00A10746" w:rsidRPr="00A10746">
        <w:t>特定の姿勢が他方より優れていると断定するものではなく</w:t>
      </w:r>
      <w:r w:rsidR="00A10746" w:rsidRPr="00A10746">
        <w:t>,</w:t>
      </w:r>
      <w:r w:rsidR="00A10746" w:rsidRPr="00A10746">
        <w:t>姿勢ごとに異なるインタラクション特性が存在するという事実に着目したものである</w:t>
      </w:r>
      <w:r w:rsidR="00A10746" w:rsidRPr="00A10746">
        <w:t>.</w:t>
      </w:r>
      <w:r w:rsidR="00A10746" w:rsidRPr="00A10746">
        <w:t>たとえ習熟によって全体の反応時間が同等となった場合でも</w:t>
      </w:r>
      <w:r w:rsidR="00A10746" w:rsidRPr="00A10746">
        <w:t xml:space="preserve">, </w:t>
      </w:r>
      <w:r w:rsidR="00A10746" w:rsidRPr="00A10746">
        <w:t>依然として下方視野の操作負担や頭部可動域の差異といった姿勢固有の特性は残存する</w:t>
      </w:r>
      <w:r w:rsidR="00A10746" w:rsidRPr="00A10746">
        <w:t>.</w:t>
      </w:r>
      <w:r w:rsidR="00A10746" w:rsidRPr="00A10746">
        <w:t>したがって</w:t>
      </w:r>
      <w:r w:rsidR="00A10746" w:rsidRPr="00A10746">
        <w:t xml:space="preserve">, </w:t>
      </w:r>
      <w:r w:rsidR="00A10746" w:rsidRPr="00A10746">
        <w:t>ユーザーが仰臥位での操作を選択する状況においては</w:t>
      </w:r>
      <w:r w:rsidR="00A10746" w:rsidRPr="00A10746">
        <w:t xml:space="preserve">, </w:t>
      </w:r>
      <w:r w:rsidR="00A10746" w:rsidRPr="00A10746">
        <w:t>その身体的特性に最適化された本指針を適用することで</w:t>
      </w:r>
      <w:r w:rsidR="00A10746" w:rsidRPr="00A10746">
        <w:t xml:space="preserve">, </w:t>
      </w:r>
      <w:r w:rsidR="00A10746" w:rsidRPr="00A10746">
        <w:t>姿勢に左右され</w:t>
      </w:r>
      <w:r w:rsidR="00A10746" w:rsidRPr="00A10746">
        <w:t>ない一貫したユーザー体験を構築することが不可欠である</w:t>
      </w:r>
      <w:r w:rsidR="00A10746" w:rsidRPr="00A10746">
        <w:t>.</w:t>
      </w:r>
    </w:p>
    <w:p w14:paraId="7B571A81" w14:textId="58A6B09F" w:rsidR="00E95EDD" w:rsidRPr="00E95EDD"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4213CDBE" w:rsidR="00A86476" w:rsidRDefault="005E1A39" w:rsidP="00806123">
      <w:pPr>
        <w:widowControl/>
        <w:numPr>
          <w:ilvl w:val="0"/>
          <w:numId w:val="17"/>
        </w:numPr>
        <w:jc w:val="left"/>
        <w:rPr>
          <w:rFonts w:ascii="Times New Roman" w:hAnsi="Times New Roman"/>
          <w:color w:val="000000" w:themeColor="text1"/>
          <w:sz w:val="20"/>
          <w:szCs w:val="20"/>
        </w:rPr>
      </w:pPr>
      <w:r w:rsidRPr="005E1A39">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 ACM, 2023</w:t>
      </w:r>
      <w:r w:rsidR="001B3F73" w:rsidRPr="001B3F73">
        <w:rPr>
          <w:rFonts w:ascii="Times New Roman" w:hAnsi="Times New Roman"/>
          <w:color w:val="000000" w:themeColor="text1"/>
          <w:sz w:val="20"/>
          <w:szCs w:val="20"/>
        </w:rPr>
        <w:t xml:space="preserve">, p. 1-18. </w:t>
      </w:r>
      <w:hyperlink r:id="rId30"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923174">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107D56A7" w:rsidR="00CF2F6B" w:rsidRPr="00CF2F6B" w:rsidRDefault="009F377C" w:rsidP="00806123">
      <w:pPr>
        <w:widowControl/>
        <w:numPr>
          <w:ilvl w:val="0"/>
          <w:numId w:val="17"/>
        </w:numPr>
        <w:jc w:val="left"/>
        <w:rPr>
          <w:rFonts w:ascii="Times New Roman" w:hAnsi="Times New Roman"/>
          <w:color w:val="000000" w:themeColor="text1"/>
          <w:sz w:val="20"/>
          <w:szCs w:val="20"/>
        </w:rPr>
      </w:pPr>
      <w:r w:rsidRPr="009F377C">
        <w:rPr>
          <w:rFonts w:ascii="Times New Roman" w:hAnsi="Times New Roman"/>
          <w:color w:val="000000" w:themeColor="text1"/>
          <w:sz w:val="20"/>
          <w:szCs w:val="20"/>
        </w:rPr>
        <w:lastRenderedPageBreak/>
        <w:t>Kourtesis, P.; Linnell, J.; et al. “Cybersickness in virtual reality questionnaire (CSQ-VR): A validation and comparison against SSQ and VRSQ.” Virtual Worlds. 2023, 2(1), p. 16-35.</w:t>
      </w:r>
      <w:r w:rsidR="00CF2F6B" w:rsidRPr="00BA4AE9">
        <w:rPr>
          <w:rFonts w:ascii="Times New Roman" w:hAnsi="Times New Roman"/>
          <w:color w:val="000000" w:themeColor="text1"/>
          <w:sz w:val="20"/>
          <w:szCs w:val="20"/>
        </w:rPr>
        <w:t xml:space="preserve"> </w:t>
      </w:r>
      <w:hyperlink r:id="rId31" w:history="1">
        <w:r w:rsidR="00CF2F6B"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1368BDD7" w14:textId="36E1CE43" w:rsidR="00AB0C2C" w:rsidRDefault="00AB0C2C" w:rsidP="00806123">
      <w:pPr>
        <w:widowControl/>
        <w:numPr>
          <w:ilvl w:val="0"/>
          <w:numId w:val="17"/>
        </w:numPr>
        <w:jc w:val="left"/>
        <w:rPr>
          <w:rFonts w:ascii="Times New Roman" w:hAnsi="Times New Roman"/>
          <w:color w:val="000000" w:themeColor="text1"/>
          <w:sz w:val="20"/>
          <w:szCs w:val="20"/>
        </w:rPr>
      </w:pPr>
      <w:r w:rsidRPr="00AB0C2C">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0FB29F22" w:rsidR="005230D1" w:rsidRPr="005230D1" w:rsidRDefault="00AE7FDF" w:rsidP="00806123">
      <w:pPr>
        <w:widowControl/>
        <w:numPr>
          <w:ilvl w:val="0"/>
          <w:numId w:val="17"/>
        </w:numPr>
        <w:jc w:val="left"/>
        <w:rPr>
          <w:rFonts w:ascii="Times New Roman" w:hAnsi="Times New Roman"/>
          <w:color w:val="000000" w:themeColor="text1"/>
          <w:sz w:val="20"/>
          <w:szCs w:val="20"/>
        </w:rPr>
      </w:pPr>
      <w:r w:rsidRPr="00AE7FDF">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379-383.</w:t>
      </w:r>
      <w:r w:rsidR="005230D1" w:rsidRPr="00A1051B">
        <w:rPr>
          <w:rFonts w:ascii="Times New Roman" w:hAnsi="Times New Roman"/>
          <w:color w:val="000000" w:themeColor="text1"/>
          <w:sz w:val="20"/>
          <w:szCs w:val="20"/>
        </w:rPr>
        <w:t xml:space="preserve"> </w:t>
      </w:r>
      <w:hyperlink r:id="rId32" w:history="1">
        <w:r w:rsidR="005230D1" w:rsidRPr="00CF119F">
          <w:rPr>
            <w:rStyle w:val="a8"/>
            <w:rFonts w:ascii="Times New Roman" w:hAnsi="Times New Roman"/>
            <w:sz w:val="20"/>
            <w:szCs w:val="20"/>
          </w:rPr>
          <w:t>https://doi.org/10.1111/j.1749-6632.1999.tb09199.x</w:t>
        </w:r>
      </w:hyperlink>
      <w:r w:rsidR="005230D1" w:rsidRPr="00A1051B">
        <w:rPr>
          <w:rFonts w:ascii="Times New Roman" w:hAnsi="Times New Roman"/>
          <w:color w:val="000000" w:themeColor="text1"/>
          <w:sz w:val="20"/>
          <w:szCs w:val="20"/>
        </w:rPr>
        <w:t>, (</w:t>
      </w:r>
      <w:r w:rsidR="005230D1" w:rsidRPr="00A1051B">
        <w:rPr>
          <w:rFonts w:ascii="Times New Roman" w:hAnsi="Times New Roman"/>
          <w:color w:val="000000" w:themeColor="text1"/>
          <w:sz w:val="20"/>
          <w:szCs w:val="20"/>
        </w:rPr>
        <w:t>参照</w:t>
      </w:r>
      <w:r w:rsidR="005230D1"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005230D1" w:rsidRPr="00A1051B">
        <w:rPr>
          <w:rFonts w:ascii="Times New Roman" w:hAnsi="Times New Roman"/>
          <w:color w:val="000000" w:themeColor="text1"/>
          <w:sz w:val="20"/>
          <w:szCs w:val="20"/>
        </w:rPr>
        <w:t>).</w:t>
      </w:r>
    </w:p>
    <w:p w14:paraId="79BABE86" w14:textId="528F9712" w:rsidR="00BA4AE9" w:rsidRDefault="00CF198C" w:rsidP="00806123">
      <w:pPr>
        <w:widowControl/>
        <w:numPr>
          <w:ilvl w:val="0"/>
          <w:numId w:val="17"/>
        </w:numPr>
        <w:jc w:val="left"/>
        <w:rPr>
          <w:rFonts w:ascii="Times New Roman" w:hAnsi="Times New Roman"/>
          <w:color w:val="000000" w:themeColor="text1"/>
          <w:sz w:val="20"/>
          <w:szCs w:val="20"/>
        </w:rPr>
      </w:pPr>
      <w:r w:rsidRPr="00CF198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w:t>
      </w:r>
      <w:r>
        <w:rPr>
          <w:rFonts w:ascii="Times New Roman" w:hAnsi="Times New Roman"/>
          <w:color w:val="000000" w:themeColor="text1"/>
          <w:sz w:val="20"/>
          <w:szCs w:val="20"/>
        </w:rPr>
        <w:t xml:space="preserve"> </w:t>
      </w:r>
      <w:hyperlink r:id="rId33" w:history="1">
        <w:r w:rsidR="008D24F8"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191363A7" w14:textId="3B6BB54D" w:rsidR="00145B2A" w:rsidRDefault="00145B2A" w:rsidP="00806123">
      <w:pPr>
        <w:widowControl/>
        <w:numPr>
          <w:ilvl w:val="0"/>
          <w:numId w:val="17"/>
        </w:numPr>
        <w:jc w:val="left"/>
        <w:rPr>
          <w:rFonts w:ascii="Times New Roman" w:hAnsi="Times New Roman"/>
          <w:color w:val="000000" w:themeColor="text1"/>
          <w:sz w:val="20"/>
          <w:szCs w:val="20"/>
        </w:rPr>
      </w:pPr>
      <w:r w:rsidRPr="00145B2A">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03363CAA" w:rsidR="008D51A0" w:rsidRPr="008D51A0" w:rsidRDefault="00C17368" w:rsidP="008D51A0">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4"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8D51A0" w:rsidRPr="008D51A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1756E" w14:textId="77777777" w:rsidR="004A43B3" w:rsidRDefault="004A43B3">
      <w:r>
        <w:separator/>
      </w:r>
    </w:p>
  </w:endnote>
  <w:endnote w:type="continuationSeparator" w:id="0">
    <w:p w14:paraId="08D5EDF8" w14:textId="77777777" w:rsidR="004A43B3" w:rsidRDefault="004A43B3">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8C0E" w14:textId="77777777" w:rsidR="004A43B3" w:rsidRDefault="004A43B3">
      <w:r>
        <w:separator/>
      </w:r>
    </w:p>
  </w:footnote>
  <w:footnote w:type="continuationSeparator" w:id="0">
    <w:p w14:paraId="7D2F9BEB" w14:textId="77777777" w:rsidR="004A43B3" w:rsidRDefault="004A4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B65"/>
    <w:rsid w:val="000040B8"/>
    <w:rsid w:val="00005AE0"/>
    <w:rsid w:val="00007163"/>
    <w:rsid w:val="00007994"/>
    <w:rsid w:val="0001607F"/>
    <w:rsid w:val="000208F6"/>
    <w:rsid w:val="00020B39"/>
    <w:rsid w:val="000216AB"/>
    <w:rsid w:val="00021AD3"/>
    <w:rsid w:val="000222E4"/>
    <w:rsid w:val="0002240A"/>
    <w:rsid w:val="000225DB"/>
    <w:rsid w:val="00023617"/>
    <w:rsid w:val="000248DE"/>
    <w:rsid w:val="00026362"/>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C9D"/>
    <w:rsid w:val="00060DEE"/>
    <w:rsid w:val="00061059"/>
    <w:rsid w:val="0006115E"/>
    <w:rsid w:val="00063C5C"/>
    <w:rsid w:val="00063CE1"/>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6916"/>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145"/>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5326"/>
    <w:rsid w:val="000C6128"/>
    <w:rsid w:val="000C66A4"/>
    <w:rsid w:val="000D0473"/>
    <w:rsid w:val="000D2CF3"/>
    <w:rsid w:val="000D325D"/>
    <w:rsid w:val="000D49D2"/>
    <w:rsid w:val="000D4B07"/>
    <w:rsid w:val="000D4D1F"/>
    <w:rsid w:val="000D5E62"/>
    <w:rsid w:val="000D5E7B"/>
    <w:rsid w:val="000D5EA4"/>
    <w:rsid w:val="000D6FA3"/>
    <w:rsid w:val="000D73E6"/>
    <w:rsid w:val="000E0078"/>
    <w:rsid w:val="000E0707"/>
    <w:rsid w:val="000E08DC"/>
    <w:rsid w:val="000E0B8B"/>
    <w:rsid w:val="000E0D8E"/>
    <w:rsid w:val="000E21E8"/>
    <w:rsid w:val="000E2CB9"/>
    <w:rsid w:val="000E3E27"/>
    <w:rsid w:val="000E4263"/>
    <w:rsid w:val="000E43D7"/>
    <w:rsid w:val="000E4B76"/>
    <w:rsid w:val="000E4F9B"/>
    <w:rsid w:val="000E6577"/>
    <w:rsid w:val="000E7344"/>
    <w:rsid w:val="000E7753"/>
    <w:rsid w:val="000F211E"/>
    <w:rsid w:val="000F2178"/>
    <w:rsid w:val="000F2282"/>
    <w:rsid w:val="000F333A"/>
    <w:rsid w:val="000F334D"/>
    <w:rsid w:val="000F57FB"/>
    <w:rsid w:val="000F5E94"/>
    <w:rsid w:val="000F6AED"/>
    <w:rsid w:val="000F7AD7"/>
    <w:rsid w:val="00103107"/>
    <w:rsid w:val="00103F7E"/>
    <w:rsid w:val="0010478E"/>
    <w:rsid w:val="00104CD0"/>
    <w:rsid w:val="0010592F"/>
    <w:rsid w:val="00106348"/>
    <w:rsid w:val="001067CC"/>
    <w:rsid w:val="00106C2E"/>
    <w:rsid w:val="00107903"/>
    <w:rsid w:val="00107BE9"/>
    <w:rsid w:val="00111930"/>
    <w:rsid w:val="00111ED8"/>
    <w:rsid w:val="00113B98"/>
    <w:rsid w:val="001165F1"/>
    <w:rsid w:val="00116E03"/>
    <w:rsid w:val="001175E0"/>
    <w:rsid w:val="00117B77"/>
    <w:rsid w:val="00120545"/>
    <w:rsid w:val="001211C3"/>
    <w:rsid w:val="00121582"/>
    <w:rsid w:val="00121647"/>
    <w:rsid w:val="001229D0"/>
    <w:rsid w:val="001238F4"/>
    <w:rsid w:val="00125D61"/>
    <w:rsid w:val="0012688F"/>
    <w:rsid w:val="00132044"/>
    <w:rsid w:val="00133842"/>
    <w:rsid w:val="0013507D"/>
    <w:rsid w:val="00135992"/>
    <w:rsid w:val="00135BD6"/>
    <w:rsid w:val="00136341"/>
    <w:rsid w:val="00136407"/>
    <w:rsid w:val="00136611"/>
    <w:rsid w:val="001373D5"/>
    <w:rsid w:val="00137E67"/>
    <w:rsid w:val="00140A2B"/>
    <w:rsid w:val="00141A69"/>
    <w:rsid w:val="00141B0F"/>
    <w:rsid w:val="00141BD6"/>
    <w:rsid w:val="001430B3"/>
    <w:rsid w:val="0014386F"/>
    <w:rsid w:val="0014438B"/>
    <w:rsid w:val="00145B2A"/>
    <w:rsid w:val="00145DAE"/>
    <w:rsid w:val="00146144"/>
    <w:rsid w:val="0015073C"/>
    <w:rsid w:val="00151381"/>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506E"/>
    <w:rsid w:val="00196223"/>
    <w:rsid w:val="00196C41"/>
    <w:rsid w:val="0019735F"/>
    <w:rsid w:val="001A0DDF"/>
    <w:rsid w:val="001A1A5D"/>
    <w:rsid w:val="001A1E1D"/>
    <w:rsid w:val="001A492D"/>
    <w:rsid w:val="001A503F"/>
    <w:rsid w:val="001A5376"/>
    <w:rsid w:val="001A5489"/>
    <w:rsid w:val="001A6E1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9BE"/>
    <w:rsid w:val="001C5DEA"/>
    <w:rsid w:val="001C6A63"/>
    <w:rsid w:val="001D29A7"/>
    <w:rsid w:val="001D6FB3"/>
    <w:rsid w:val="001D7053"/>
    <w:rsid w:val="001E075E"/>
    <w:rsid w:val="001E26C8"/>
    <w:rsid w:val="001E2DF0"/>
    <w:rsid w:val="001E404F"/>
    <w:rsid w:val="001E4CAF"/>
    <w:rsid w:val="001E53AE"/>
    <w:rsid w:val="001E7929"/>
    <w:rsid w:val="001E7FFE"/>
    <w:rsid w:val="001F1877"/>
    <w:rsid w:val="001F18B2"/>
    <w:rsid w:val="001F27F4"/>
    <w:rsid w:val="001F2E7C"/>
    <w:rsid w:val="001F47C3"/>
    <w:rsid w:val="001F5057"/>
    <w:rsid w:val="001F632B"/>
    <w:rsid w:val="001F6631"/>
    <w:rsid w:val="001F6E30"/>
    <w:rsid w:val="001F7E02"/>
    <w:rsid w:val="002016AB"/>
    <w:rsid w:val="00201771"/>
    <w:rsid w:val="00201B2C"/>
    <w:rsid w:val="00202F51"/>
    <w:rsid w:val="0020445B"/>
    <w:rsid w:val="0020476A"/>
    <w:rsid w:val="00205D91"/>
    <w:rsid w:val="00206351"/>
    <w:rsid w:val="00206854"/>
    <w:rsid w:val="002074FF"/>
    <w:rsid w:val="0021066E"/>
    <w:rsid w:val="00210C4A"/>
    <w:rsid w:val="002138CD"/>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7B"/>
    <w:rsid w:val="002379DA"/>
    <w:rsid w:val="00237ED7"/>
    <w:rsid w:val="00241FB1"/>
    <w:rsid w:val="002423D8"/>
    <w:rsid w:val="002427CE"/>
    <w:rsid w:val="0024572B"/>
    <w:rsid w:val="00251D60"/>
    <w:rsid w:val="00251D6A"/>
    <w:rsid w:val="00251DE2"/>
    <w:rsid w:val="002536B6"/>
    <w:rsid w:val="00256307"/>
    <w:rsid w:val="0025648F"/>
    <w:rsid w:val="00261CE2"/>
    <w:rsid w:val="00262FC5"/>
    <w:rsid w:val="002630ED"/>
    <w:rsid w:val="002647E4"/>
    <w:rsid w:val="00270109"/>
    <w:rsid w:val="0027049A"/>
    <w:rsid w:val="00272496"/>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378"/>
    <w:rsid w:val="0029243C"/>
    <w:rsid w:val="00292CEB"/>
    <w:rsid w:val="00293C93"/>
    <w:rsid w:val="00295D7F"/>
    <w:rsid w:val="00295E8B"/>
    <w:rsid w:val="002964DF"/>
    <w:rsid w:val="002975FA"/>
    <w:rsid w:val="002A0183"/>
    <w:rsid w:val="002A11D6"/>
    <w:rsid w:val="002A14A7"/>
    <w:rsid w:val="002A29C6"/>
    <w:rsid w:val="002A31F8"/>
    <w:rsid w:val="002A32D7"/>
    <w:rsid w:val="002A45CA"/>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EF9"/>
    <w:rsid w:val="002D3D22"/>
    <w:rsid w:val="002D42FA"/>
    <w:rsid w:val="002D4C79"/>
    <w:rsid w:val="002D58CB"/>
    <w:rsid w:val="002E071C"/>
    <w:rsid w:val="002E181C"/>
    <w:rsid w:val="002E3A4E"/>
    <w:rsid w:val="002E3B20"/>
    <w:rsid w:val="002E46F7"/>
    <w:rsid w:val="002E589E"/>
    <w:rsid w:val="002E5C21"/>
    <w:rsid w:val="002E79D4"/>
    <w:rsid w:val="002F3B84"/>
    <w:rsid w:val="002F3C30"/>
    <w:rsid w:val="002F5485"/>
    <w:rsid w:val="002F6BA3"/>
    <w:rsid w:val="002F7D39"/>
    <w:rsid w:val="003000CD"/>
    <w:rsid w:val="00300593"/>
    <w:rsid w:val="00301410"/>
    <w:rsid w:val="00302F7C"/>
    <w:rsid w:val="00303EDF"/>
    <w:rsid w:val="00310017"/>
    <w:rsid w:val="003100B6"/>
    <w:rsid w:val="00313346"/>
    <w:rsid w:val="0031445A"/>
    <w:rsid w:val="003145A7"/>
    <w:rsid w:val="00314620"/>
    <w:rsid w:val="00315208"/>
    <w:rsid w:val="003153FB"/>
    <w:rsid w:val="00316667"/>
    <w:rsid w:val="00317D0F"/>
    <w:rsid w:val="00322640"/>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4065F"/>
    <w:rsid w:val="00340942"/>
    <w:rsid w:val="00340B1C"/>
    <w:rsid w:val="0034158D"/>
    <w:rsid w:val="00341FD4"/>
    <w:rsid w:val="00344365"/>
    <w:rsid w:val="00344995"/>
    <w:rsid w:val="003459FE"/>
    <w:rsid w:val="003462E2"/>
    <w:rsid w:val="0034676A"/>
    <w:rsid w:val="00346A27"/>
    <w:rsid w:val="003475B5"/>
    <w:rsid w:val="00350861"/>
    <w:rsid w:val="003516DC"/>
    <w:rsid w:val="00351E49"/>
    <w:rsid w:val="00351F3B"/>
    <w:rsid w:val="00351FA3"/>
    <w:rsid w:val="0035209F"/>
    <w:rsid w:val="00352214"/>
    <w:rsid w:val="0035490A"/>
    <w:rsid w:val="00355785"/>
    <w:rsid w:val="00355B05"/>
    <w:rsid w:val="003574D5"/>
    <w:rsid w:val="00360BA4"/>
    <w:rsid w:val="00360BBA"/>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E49"/>
    <w:rsid w:val="00377CFA"/>
    <w:rsid w:val="00381854"/>
    <w:rsid w:val="00381C91"/>
    <w:rsid w:val="00381EEA"/>
    <w:rsid w:val="00384473"/>
    <w:rsid w:val="00385D46"/>
    <w:rsid w:val="003867F4"/>
    <w:rsid w:val="00386839"/>
    <w:rsid w:val="0038689D"/>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C7F78"/>
    <w:rsid w:val="003D09F7"/>
    <w:rsid w:val="003D14E8"/>
    <w:rsid w:val="003D28FE"/>
    <w:rsid w:val="003D4C29"/>
    <w:rsid w:val="003D5400"/>
    <w:rsid w:val="003D6B41"/>
    <w:rsid w:val="003D6BAF"/>
    <w:rsid w:val="003D7C26"/>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965"/>
    <w:rsid w:val="00405FD7"/>
    <w:rsid w:val="00407716"/>
    <w:rsid w:val="0041081D"/>
    <w:rsid w:val="00410D2B"/>
    <w:rsid w:val="00411945"/>
    <w:rsid w:val="00411F5C"/>
    <w:rsid w:val="004137F7"/>
    <w:rsid w:val="00413AC8"/>
    <w:rsid w:val="004161AF"/>
    <w:rsid w:val="0041708A"/>
    <w:rsid w:val="004178DD"/>
    <w:rsid w:val="00420650"/>
    <w:rsid w:val="00420E65"/>
    <w:rsid w:val="004214C0"/>
    <w:rsid w:val="0042169F"/>
    <w:rsid w:val="00422A33"/>
    <w:rsid w:val="00424F91"/>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790"/>
    <w:rsid w:val="004507C9"/>
    <w:rsid w:val="004509E8"/>
    <w:rsid w:val="0045116D"/>
    <w:rsid w:val="00451702"/>
    <w:rsid w:val="00452F7E"/>
    <w:rsid w:val="0045432D"/>
    <w:rsid w:val="00454C82"/>
    <w:rsid w:val="004558D2"/>
    <w:rsid w:val="00457CFF"/>
    <w:rsid w:val="00460610"/>
    <w:rsid w:val="00460BDF"/>
    <w:rsid w:val="00460FEA"/>
    <w:rsid w:val="00461AC2"/>
    <w:rsid w:val="00463AFA"/>
    <w:rsid w:val="00464374"/>
    <w:rsid w:val="00464A0F"/>
    <w:rsid w:val="00467217"/>
    <w:rsid w:val="00467C1C"/>
    <w:rsid w:val="00470641"/>
    <w:rsid w:val="004707AC"/>
    <w:rsid w:val="004729CD"/>
    <w:rsid w:val="00472B0F"/>
    <w:rsid w:val="00474158"/>
    <w:rsid w:val="004747CD"/>
    <w:rsid w:val="00474F19"/>
    <w:rsid w:val="004753F9"/>
    <w:rsid w:val="00475797"/>
    <w:rsid w:val="004768A6"/>
    <w:rsid w:val="00476B68"/>
    <w:rsid w:val="00476E4F"/>
    <w:rsid w:val="00477D47"/>
    <w:rsid w:val="00481E17"/>
    <w:rsid w:val="00482ECA"/>
    <w:rsid w:val="004841A3"/>
    <w:rsid w:val="0048592A"/>
    <w:rsid w:val="004860F1"/>
    <w:rsid w:val="00493B21"/>
    <w:rsid w:val="0049436C"/>
    <w:rsid w:val="00494809"/>
    <w:rsid w:val="004950BB"/>
    <w:rsid w:val="00495CBD"/>
    <w:rsid w:val="004962B0"/>
    <w:rsid w:val="004A1EFA"/>
    <w:rsid w:val="004A2C4B"/>
    <w:rsid w:val="004A3D99"/>
    <w:rsid w:val="004A43B3"/>
    <w:rsid w:val="004A5AE2"/>
    <w:rsid w:val="004A6296"/>
    <w:rsid w:val="004A7060"/>
    <w:rsid w:val="004A7174"/>
    <w:rsid w:val="004A7435"/>
    <w:rsid w:val="004A7C1F"/>
    <w:rsid w:val="004B0658"/>
    <w:rsid w:val="004B0775"/>
    <w:rsid w:val="004B0F00"/>
    <w:rsid w:val="004B11AD"/>
    <w:rsid w:val="004B2455"/>
    <w:rsid w:val="004B53B4"/>
    <w:rsid w:val="004B60D7"/>
    <w:rsid w:val="004B6485"/>
    <w:rsid w:val="004B68F2"/>
    <w:rsid w:val="004B6D2F"/>
    <w:rsid w:val="004B7488"/>
    <w:rsid w:val="004B7494"/>
    <w:rsid w:val="004C2780"/>
    <w:rsid w:val="004C2958"/>
    <w:rsid w:val="004C29B5"/>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AF1"/>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18E2"/>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3A22"/>
    <w:rsid w:val="005446D1"/>
    <w:rsid w:val="0054522B"/>
    <w:rsid w:val="00545BE7"/>
    <w:rsid w:val="00545EF6"/>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2FBC"/>
    <w:rsid w:val="005643A5"/>
    <w:rsid w:val="005661C8"/>
    <w:rsid w:val="00570D29"/>
    <w:rsid w:val="00571373"/>
    <w:rsid w:val="00574670"/>
    <w:rsid w:val="00575BD2"/>
    <w:rsid w:val="00575FB3"/>
    <w:rsid w:val="00576049"/>
    <w:rsid w:val="00576FC1"/>
    <w:rsid w:val="005770BD"/>
    <w:rsid w:val="00580BF8"/>
    <w:rsid w:val="00580EA7"/>
    <w:rsid w:val="00582B3D"/>
    <w:rsid w:val="0058425D"/>
    <w:rsid w:val="005854ED"/>
    <w:rsid w:val="0058569D"/>
    <w:rsid w:val="00585BA2"/>
    <w:rsid w:val="00585E8E"/>
    <w:rsid w:val="00586728"/>
    <w:rsid w:val="005868A7"/>
    <w:rsid w:val="0058721B"/>
    <w:rsid w:val="005922E1"/>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573D"/>
    <w:rsid w:val="005A6593"/>
    <w:rsid w:val="005A726E"/>
    <w:rsid w:val="005A73ED"/>
    <w:rsid w:val="005A74C5"/>
    <w:rsid w:val="005A7B07"/>
    <w:rsid w:val="005B1014"/>
    <w:rsid w:val="005B1909"/>
    <w:rsid w:val="005B19F4"/>
    <w:rsid w:val="005B204C"/>
    <w:rsid w:val="005B29DC"/>
    <w:rsid w:val="005B3A3E"/>
    <w:rsid w:val="005B3EB8"/>
    <w:rsid w:val="005B477B"/>
    <w:rsid w:val="005B651E"/>
    <w:rsid w:val="005B664D"/>
    <w:rsid w:val="005B6B6B"/>
    <w:rsid w:val="005C09CD"/>
    <w:rsid w:val="005C14A8"/>
    <w:rsid w:val="005C3E0E"/>
    <w:rsid w:val="005C4D94"/>
    <w:rsid w:val="005C4F00"/>
    <w:rsid w:val="005C55CD"/>
    <w:rsid w:val="005C6218"/>
    <w:rsid w:val="005C70FF"/>
    <w:rsid w:val="005C74F6"/>
    <w:rsid w:val="005D0C7E"/>
    <w:rsid w:val="005D1593"/>
    <w:rsid w:val="005D1BBF"/>
    <w:rsid w:val="005D1D1D"/>
    <w:rsid w:val="005D2722"/>
    <w:rsid w:val="005D3EDA"/>
    <w:rsid w:val="005D5026"/>
    <w:rsid w:val="005D5D87"/>
    <w:rsid w:val="005E0603"/>
    <w:rsid w:val="005E078D"/>
    <w:rsid w:val="005E1A39"/>
    <w:rsid w:val="005E1DDD"/>
    <w:rsid w:val="005E23F0"/>
    <w:rsid w:val="005E360A"/>
    <w:rsid w:val="005E4D1E"/>
    <w:rsid w:val="005E4EEE"/>
    <w:rsid w:val="005E57FE"/>
    <w:rsid w:val="005E5BA0"/>
    <w:rsid w:val="005E5EDA"/>
    <w:rsid w:val="005E6182"/>
    <w:rsid w:val="005E630E"/>
    <w:rsid w:val="005E7316"/>
    <w:rsid w:val="005E7B67"/>
    <w:rsid w:val="005F00DC"/>
    <w:rsid w:val="005F076F"/>
    <w:rsid w:val="005F247B"/>
    <w:rsid w:val="005F2567"/>
    <w:rsid w:val="005F2CF1"/>
    <w:rsid w:val="005F479D"/>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1ABB"/>
    <w:rsid w:val="00622534"/>
    <w:rsid w:val="00622919"/>
    <w:rsid w:val="00624319"/>
    <w:rsid w:val="006250A8"/>
    <w:rsid w:val="00625C75"/>
    <w:rsid w:val="006340D9"/>
    <w:rsid w:val="006344B9"/>
    <w:rsid w:val="00634C41"/>
    <w:rsid w:val="006359E8"/>
    <w:rsid w:val="00635C94"/>
    <w:rsid w:val="00637776"/>
    <w:rsid w:val="00640BF5"/>
    <w:rsid w:val="00641730"/>
    <w:rsid w:val="006433F9"/>
    <w:rsid w:val="00643A59"/>
    <w:rsid w:val="0064493C"/>
    <w:rsid w:val="00644D28"/>
    <w:rsid w:val="00645B7A"/>
    <w:rsid w:val="0065072A"/>
    <w:rsid w:val="00650F32"/>
    <w:rsid w:val="0065170D"/>
    <w:rsid w:val="006519C3"/>
    <w:rsid w:val="006527E8"/>
    <w:rsid w:val="00652A17"/>
    <w:rsid w:val="00654669"/>
    <w:rsid w:val="006552CA"/>
    <w:rsid w:val="00656E40"/>
    <w:rsid w:val="0065711C"/>
    <w:rsid w:val="00657CE5"/>
    <w:rsid w:val="00660126"/>
    <w:rsid w:val="00660F92"/>
    <w:rsid w:val="0066128D"/>
    <w:rsid w:val="00662480"/>
    <w:rsid w:val="00662608"/>
    <w:rsid w:val="00662829"/>
    <w:rsid w:val="0066375C"/>
    <w:rsid w:val="00664888"/>
    <w:rsid w:val="00664CD4"/>
    <w:rsid w:val="00665906"/>
    <w:rsid w:val="00667996"/>
    <w:rsid w:val="00667C8E"/>
    <w:rsid w:val="00667CDD"/>
    <w:rsid w:val="00672223"/>
    <w:rsid w:val="00672434"/>
    <w:rsid w:val="006743C9"/>
    <w:rsid w:val="00674DFA"/>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AC3"/>
    <w:rsid w:val="00692F36"/>
    <w:rsid w:val="00693470"/>
    <w:rsid w:val="006938B7"/>
    <w:rsid w:val="006952E1"/>
    <w:rsid w:val="0069756A"/>
    <w:rsid w:val="006975D6"/>
    <w:rsid w:val="00697AB5"/>
    <w:rsid w:val="006A007C"/>
    <w:rsid w:val="006A025D"/>
    <w:rsid w:val="006A2570"/>
    <w:rsid w:val="006A2B82"/>
    <w:rsid w:val="006A2C7C"/>
    <w:rsid w:val="006A3933"/>
    <w:rsid w:val="006A39E6"/>
    <w:rsid w:val="006A5ED0"/>
    <w:rsid w:val="006A632D"/>
    <w:rsid w:val="006A638F"/>
    <w:rsid w:val="006A658D"/>
    <w:rsid w:val="006B076D"/>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4346"/>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5E"/>
    <w:rsid w:val="00704CB5"/>
    <w:rsid w:val="0070596D"/>
    <w:rsid w:val="007059BB"/>
    <w:rsid w:val="00705F08"/>
    <w:rsid w:val="0070601F"/>
    <w:rsid w:val="00706E54"/>
    <w:rsid w:val="00710A37"/>
    <w:rsid w:val="00711386"/>
    <w:rsid w:val="007126EB"/>
    <w:rsid w:val="00712ACD"/>
    <w:rsid w:val="00712D1F"/>
    <w:rsid w:val="00714BB8"/>
    <w:rsid w:val="00716A49"/>
    <w:rsid w:val="00717E94"/>
    <w:rsid w:val="0072069E"/>
    <w:rsid w:val="00721FF2"/>
    <w:rsid w:val="00722074"/>
    <w:rsid w:val="007220BC"/>
    <w:rsid w:val="00726B83"/>
    <w:rsid w:val="00726FB0"/>
    <w:rsid w:val="00727B6F"/>
    <w:rsid w:val="00727C30"/>
    <w:rsid w:val="00733248"/>
    <w:rsid w:val="0073346B"/>
    <w:rsid w:val="007344CC"/>
    <w:rsid w:val="00734CD5"/>
    <w:rsid w:val="00736047"/>
    <w:rsid w:val="007408EE"/>
    <w:rsid w:val="00740988"/>
    <w:rsid w:val="007426D5"/>
    <w:rsid w:val="007449B7"/>
    <w:rsid w:val="00744FF2"/>
    <w:rsid w:val="00745CE6"/>
    <w:rsid w:val="00746783"/>
    <w:rsid w:val="00747280"/>
    <w:rsid w:val="00747CD9"/>
    <w:rsid w:val="00751050"/>
    <w:rsid w:val="00751DC2"/>
    <w:rsid w:val="00752850"/>
    <w:rsid w:val="007541E3"/>
    <w:rsid w:val="007549BE"/>
    <w:rsid w:val="00756EAF"/>
    <w:rsid w:val="00760FCE"/>
    <w:rsid w:val="00761183"/>
    <w:rsid w:val="00761B17"/>
    <w:rsid w:val="00761F95"/>
    <w:rsid w:val="007642AE"/>
    <w:rsid w:val="007652D1"/>
    <w:rsid w:val="00765FEB"/>
    <w:rsid w:val="00767C32"/>
    <w:rsid w:val="00771F7D"/>
    <w:rsid w:val="00774042"/>
    <w:rsid w:val="00774D04"/>
    <w:rsid w:val="007750A8"/>
    <w:rsid w:val="0077643B"/>
    <w:rsid w:val="007764FA"/>
    <w:rsid w:val="007769A2"/>
    <w:rsid w:val="00777515"/>
    <w:rsid w:val="00777713"/>
    <w:rsid w:val="007810AC"/>
    <w:rsid w:val="00781EE5"/>
    <w:rsid w:val="00781F57"/>
    <w:rsid w:val="00783F2B"/>
    <w:rsid w:val="007854EC"/>
    <w:rsid w:val="00786BDA"/>
    <w:rsid w:val="00786D17"/>
    <w:rsid w:val="0078769B"/>
    <w:rsid w:val="00790507"/>
    <w:rsid w:val="00793209"/>
    <w:rsid w:val="0079392B"/>
    <w:rsid w:val="007942FA"/>
    <w:rsid w:val="00794D8F"/>
    <w:rsid w:val="00795760"/>
    <w:rsid w:val="0079638C"/>
    <w:rsid w:val="00796DDE"/>
    <w:rsid w:val="007A1654"/>
    <w:rsid w:val="007A3E82"/>
    <w:rsid w:val="007A6D39"/>
    <w:rsid w:val="007A6DF6"/>
    <w:rsid w:val="007B1C82"/>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D79C7"/>
    <w:rsid w:val="007E0C17"/>
    <w:rsid w:val="007E0CBC"/>
    <w:rsid w:val="007E1C99"/>
    <w:rsid w:val="007E21AF"/>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235"/>
    <w:rsid w:val="008158D8"/>
    <w:rsid w:val="00817A13"/>
    <w:rsid w:val="008207DF"/>
    <w:rsid w:val="008208BE"/>
    <w:rsid w:val="00822994"/>
    <w:rsid w:val="0082379E"/>
    <w:rsid w:val="008244C5"/>
    <w:rsid w:val="00825997"/>
    <w:rsid w:val="00825A17"/>
    <w:rsid w:val="00827D21"/>
    <w:rsid w:val="00827FF5"/>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4BD7"/>
    <w:rsid w:val="00877B7F"/>
    <w:rsid w:val="00881BE8"/>
    <w:rsid w:val="00882615"/>
    <w:rsid w:val="00883DC9"/>
    <w:rsid w:val="00885C19"/>
    <w:rsid w:val="00885DAC"/>
    <w:rsid w:val="00886474"/>
    <w:rsid w:val="00886F6E"/>
    <w:rsid w:val="0088748B"/>
    <w:rsid w:val="008924CA"/>
    <w:rsid w:val="008932F7"/>
    <w:rsid w:val="00893593"/>
    <w:rsid w:val="00893657"/>
    <w:rsid w:val="00894C8E"/>
    <w:rsid w:val="00896266"/>
    <w:rsid w:val="00896501"/>
    <w:rsid w:val="008968E6"/>
    <w:rsid w:val="008979D1"/>
    <w:rsid w:val="008A0E05"/>
    <w:rsid w:val="008A111B"/>
    <w:rsid w:val="008A2F2F"/>
    <w:rsid w:val="008A3FBC"/>
    <w:rsid w:val="008A5CB1"/>
    <w:rsid w:val="008A6717"/>
    <w:rsid w:val="008A6EBF"/>
    <w:rsid w:val="008A7207"/>
    <w:rsid w:val="008A7A78"/>
    <w:rsid w:val="008B0AE6"/>
    <w:rsid w:val="008B1E25"/>
    <w:rsid w:val="008B2320"/>
    <w:rsid w:val="008B38F5"/>
    <w:rsid w:val="008B410F"/>
    <w:rsid w:val="008B43A2"/>
    <w:rsid w:val="008B4CAE"/>
    <w:rsid w:val="008B5B09"/>
    <w:rsid w:val="008B6C7C"/>
    <w:rsid w:val="008B7D6B"/>
    <w:rsid w:val="008B7F66"/>
    <w:rsid w:val="008C1231"/>
    <w:rsid w:val="008C2248"/>
    <w:rsid w:val="008C2685"/>
    <w:rsid w:val="008C2976"/>
    <w:rsid w:val="008C357D"/>
    <w:rsid w:val="008C362C"/>
    <w:rsid w:val="008C36DB"/>
    <w:rsid w:val="008C5682"/>
    <w:rsid w:val="008C73D1"/>
    <w:rsid w:val="008C76ED"/>
    <w:rsid w:val="008D24C0"/>
    <w:rsid w:val="008D24F8"/>
    <w:rsid w:val="008D25F9"/>
    <w:rsid w:val="008D415D"/>
    <w:rsid w:val="008D51A0"/>
    <w:rsid w:val="008D58DD"/>
    <w:rsid w:val="008D61B2"/>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7323"/>
    <w:rsid w:val="008F07A6"/>
    <w:rsid w:val="008F093D"/>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06A4"/>
    <w:rsid w:val="0092183D"/>
    <w:rsid w:val="009223E1"/>
    <w:rsid w:val="00923174"/>
    <w:rsid w:val="0092357D"/>
    <w:rsid w:val="0092437D"/>
    <w:rsid w:val="00924A14"/>
    <w:rsid w:val="009250A6"/>
    <w:rsid w:val="0092548C"/>
    <w:rsid w:val="0092556A"/>
    <w:rsid w:val="009258F2"/>
    <w:rsid w:val="00926F47"/>
    <w:rsid w:val="009276A9"/>
    <w:rsid w:val="00927AC7"/>
    <w:rsid w:val="00927FC6"/>
    <w:rsid w:val="00930E83"/>
    <w:rsid w:val="0093275A"/>
    <w:rsid w:val="009329E1"/>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51413"/>
    <w:rsid w:val="00951569"/>
    <w:rsid w:val="00951CAF"/>
    <w:rsid w:val="00952153"/>
    <w:rsid w:val="009529C6"/>
    <w:rsid w:val="00953128"/>
    <w:rsid w:val="00954DE4"/>
    <w:rsid w:val="00955BC5"/>
    <w:rsid w:val="00956014"/>
    <w:rsid w:val="00956910"/>
    <w:rsid w:val="00961AF2"/>
    <w:rsid w:val="00962764"/>
    <w:rsid w:val="009630D8"/>
    <w:rsid w:val="009631C0"/>
    <w:rsid w:val="009641E9"/>
    <w:rsid w:val="009650D1"/>
    <w:rsid w:val="0096549B"/>
    <w:rsid w:val="00965C47"/>
    <w:rsid w:val="00967664"/>
    <w:rsid w:val="00967A76"/>
    <w:rsid w:val="00970096"/>
    <w:rsid w:val="00970377"/>
    <w:rsid w:val="0097059C"/>
    <w:rsid w:val="009707FD"/>
    <w:rsid w:val="00970B28"/>
    <w:rsid w:val="0097149A"/>
    <w:rsid w:val="00972D7B"/>
    <w:rsid w:val="00972FB2"/>
    <w:rsid w:val="0097314F"/>
    <w:rsid w:val="00973F49"/>
    <w:rsid w:val="00974217"/>
    <w:rsid w:val="00974AEB"/>
    <w:rsid w:val="0097620C"/>
    <w:rsid w:val="00977416"/>
    <w:rsid w:val="00977C84"/>
    <w:rsid w:val="00982720"/>
    <w:rsid w:val="009835E4"/>
    <w:rsid w:val="009848D7"/>
    <w:rsid w:val="0098539A"/>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3796"/>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31B"/>
    <w:rsid w:val="009E24C1"/>
    <w:rsid w:val="009E2BD7"/>
    <w:rsid w:val="009E30A8"/>
    <w:rsid w:val="009E32D5"/>
    <w:rsid w:val="009E4165"/>
    <w:rsid w:val="009E4547"/>
    <w:rsid w:val="009E4D0C"/>
    <w:rsid w:val="009E50EB"/>
    <w:rsid w:val="009E58DF"/>
    <w:rsid w:val="009E6C26"/>
    <w:rsid w:val="009F235B"/>
    <w:rsid w:val="009F2898"/>
    <w:rsid w:val="009F32E6"/>
    <w:rsid w:val="009F377C"/>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746"/>
    <w:rsid w:val="00A109D2"/>
    <w:rsid w:val="00A11058"/>
    <w:rsid w:val="00A131BC"/>
    <w:rsid w:val="00A1402C"/>
    <w:rsid w:val="00A15A24"/>
    <w:rsid w:val="00A162C8"/>
    <w:rsid w:val="00A16958"/>
    <w:rsid w:val="00A16BA5"/>
    <w:rsid w:val="00A16FD7"/>
    <w:rsid w:val="00A21206"/>
    <w:rsid w:val="00A21C2B"/>
    <w:rsid w:val="00A22644"/>
    <w:rsid w:val="00A235A4"/>
    <w:rsid w:val="00A23C93"/>
    <w:rsid w:val="00A25209"/>
    <w:rsid w:val="00A25591"/>
    <w:rsid w:val="00A26662"/>
    <w:rsid w:val="00A26F11"/>
    <w:rsid w:val="00A3080E"/>
    <w:rsid w:val="00A32350"/>
    <w:rsid w:val="00A330EC"/>
    <w:rsid w:val="00A34745"/>
    <w:rsid w:val="00A351A8"/>
    <w:rsid w:val="00A368AA"/>
    <w:rsid w:val="00A377EB"/>
    <w:rsid w:val="00A4102D"/>
    <w:rsid w:val="00A41A21"/>
    <w:rsid w:val="00A42742"/>
    <w:rsid w:val="00A4372B"/>
    <w:rsid w:val="00A4445E"/>
    <w:rsid w:val="00A44CA4"/>
    <w:rsid w:val="00A44F72"/>
    <w:rsid w:val="00A45246"/>
    <w:rsid w:val="00A454E1"/>
    <w:rsid w:val="00A45FD5"/>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4BC"/>
    <w:rsid w:val="00A80646"/>
    <w:rsid w:val="00A8072B"/>
    <w:rsid w:val="00A84B4B"/>
    <w:rsid w:val="00A86476"/>
    <w:rsid w:val="00A866E3"/>
    <w:rsid w:val="00A87144"/>
    <w:rsid w:val="00A871F0"/>
    <w:rsid w:val="00A90C0D"/>
    <w:rsid w:val="00A90E3D"/>
    <w:rsid w:val="00A91ED7"/>
    <w:rsid w:val="00A93B95"/>
    <w:rsid w:val="00A940EC"/>
    <w:rsid w:val="00A956D2"/>
    <w:rsid w:val="00A96E61"/>
    <w:rsid w:val="00AA1ED5"/>
    <w:rsid w:val="00AA2753"/>
    <w:rsid w:val="00AA2D0C"/>
    <w:rsid w:val="00AA31EF"/>
    <w:rsid w:val="00AA5A9F"/>
    <w:rsid w:val="00AA6146"/>
    <w:rsid w:val="00AB0C2C"/>
    <w:rsid w:val="00AB199D"/>
    <w:rsid w:val="00AB42D9"/>
    <w:rsid w:val="00AB525C"/>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778"/>
    <w:rsid w:val="00AD0E72"/>
    <w:rsid w:val="00AD10DD"/>
    <w:rsid w:val="00AD12B7"/>
    <w:rsid w:val="00AD254D"/>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E7FDF"/>
    <w:rsid w:val="00AF1356"/>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EEE"/>
    <w:rsid w:val="00B14E3E"/>
    <w:rsid w:val="00B15557"/>
    <w:rsid w:val="00B17E3E"/>
    <w:rsid w:val="00B20354"/>
    <w:rsid w:val="00B204EF"/>
    <w:rsid w:val="00B20AC4"/>
    <w:rsid w:val="00B20D62"/>
    <w:rsid w:val="00B214A1"/>
    <w:rsid w:val="00B215D4"/>
    <w:rsid w:val="00B21AD9"/>
    <w:rsid w:val="00B21F63"/>
    <w:rsid w:val="00B2220D"/>
    <w:rsid w:val="00B222BD"/>
    <w:rsid w:val="00B22D0C"/>
    <w:rsid w:val="00B22DD3"/>
    <w:rsid w:val="00B2397A"/>
    <w:rsid w:val="00B2474B"/>
    <w:rsid w:val="00B2632E"/>
    <w:rsid w:val="00B27CE9"/>
    <w:rsid w:val="00B27D4A"/>
    <w:rsid w:val="00B3007A"/>
    <w:rsid w:val="00B325D1"/>
    <w:rsid w:val="00B327D7"/>
    <w:rsid w:val="00B3418D"/>
    <w:rsid w:val="00B35801"/>
    <w:rsid w:val="00B35D5C"/>
    <w:rsid w:val="00B404E5"/>
    <w:rsid w:val="00B416E8"/>
    <w:rsid w:val="00B418B1"/>
    <w:rsid w:val="00B419F6"/>
    <w:rsid w:val="00B42895"/>
    <w:rsid w:val="00B4290A"/>
    <w:rsid w:val="00B429F8"/>
    <w:rsid w:val="00B434C5"/>
    <w:rsid w:val="00B44685"/>
    <w:rsid w:val="00B44B62"/>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607"/>
    <w:rsid w:val="00B57DCC"/>
    <w:rsid w:val="00B601EB"/>
    <w:rsid w:val="00B6081F"/>
    <w:rsid w:val="00B60B27"/>
    <w:rsid w:val="00B60D7B"/>
    <w:rsid w:val="00B61B18"/>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E9E"/>
    <w:rsid w:val="00B90F81"/>
    <w:rsid w:val="00B924C2"/>
    <w:rsid w:val="00B9415E"/>
    <w:rsid w:val="00B955B8"/>
    <w:rsid w:val="00B9562C"/>
    <w:rsid w:val="00B96125"/>
    <w:rsid w:val="00B961B3"/>
    <w:rsid w:val="00B9678C"/>
    <w:rsid w:val="00B97EE0"/>
    <w:rsid w:val="00BA03E9"/>
    <w:rsid w:val="00BA0521"/>
    <w:rsid w:val="00BA0D16"/>
    <w:rsid w:val="00BA116B"/>
    <w:rsid w:val="00BA1284"/>
    <w:rsid w:val="00BA195E"/>
    <w:rsid w:val="00BA4AE9"/>
    <w:rsid w:val="00BA578C"/>
    <w:rsid w:val="00BA6DA3"/>
    <w:rsid w:val="00BA7FE3"/>
    <w:rsid w:val="00BB163B"/>
    <w:rsid w:val="00BB1905"/>
    <w:rsid w:val="00BB286A"/>
    <w:rsid w:val="00BB31E8"/>
    <w:rsid w:val="00BB34A8"/>
    <w:rsid w:val="00BB3A06"/>
    <w:rsid w:val="00BB3F59"/>
    <w:rsid w:val="00BB40B2"/>
    <w:rsid w:val="00BB4BAC"/>
    <w:rsid w:val="00BB5A27"/>
    <w:rsid w:val="00BC0AA0"/>
    <w:rsid w:val="00BC3798"/>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2B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0717"/>
    <w:rsid w:val="00BF150F"/>
    <w:rsid w:val="00BF496F"/>
    <w:rsid w:val="00BF5775"/>
    <w:rsid w:val="00BF6AD4"/>
    <w:rsid w:val="00BF7E16"/>
    <w:rsid w:val="00C007C7"/>
    <w:rsid w:val="00C00B30"/>
    <w:rsid w:val="00C01CB8"/>
    <w:rsid w:val="00C01DCC"/>
    <w:rsid w:val="00C021EF"/>
    <w:rsid w:val="00C03E96"/>
    <w:rsid w:val="00C05C05"/>
    <w:rsid w:val="00C067E6"/>
    <w:rsid w:val="00C06C7B"/>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3BD"/>
    <w:rsid w:val="00C8687A"/>
    <w:rsid w:val="00C86A8D"/>
    <w:rsid w:val="00C90013"/>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1C18"/>
    <w:rsid w:val="00CA298B"/>
    <w:rsid w:val="00CA4C91"/>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E019F"/>
    <w:rsid w:val="00CE0462"/>
    <w:rsid w:val="00CE050A"/>
    <w:rsid w:val="00CE2364"/>
    <w:rsid w:val="00CE2719"/>
    <w:rsid w:val="00CE5302"/>
    <w:rsid w:val="00CE564E"/>
    <w:rsid w:val="00CE5F44"/>
    <w:rsid w:val="00CE610B"/>
    <w:rsid w:val="00CE6B06"/>
    <w:rsid w:val="00CE7638"/>
    <w:rsid w:val="00CE766C"/>
    <w:rsid w:val="00CF0444"/>
    <w:rsid w:val="00CF1121"/>
    <w:rsid w:val="00CF119F"/>
    <w:rsid w:val="00CF173A"/>
    <w:rsid w:val="00CF1923"/>
    <w:rsid w:val="00CF198C"/>
    <w:rsid w:val="00CF226D"/>
    <w:rsid w:val="00CF25BE"/>
    <w:rsid w:val="00CF2F6B"/>
    <w:rsid w:val="00CF30AB"/>
    <w:rsid w:val="00CF34BD"/>
    <w:rsid w:val="00CF3A3B"/>
    <w:rsid w:val="00CF3EC2"/>
    <w:rsid w:val="00CF5169"/>
    <w:rsid w:val="00CF55AE"/>
    <w:rsid w:val="00CF565F"/>
    <w:rsid w:val="00CF5CCC"/>
    <w:rsid w:val="00CF6339"/>
    <w:rsid w:val="00CF732B"/>
    <w:rsid w:val="00D01E2A"/>
    <w:rsid w:val="00D0352D"/>
    <w:rsid w:val="00D03FB2"/>
    <w:rsid w:val="00D046F9"/>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1DDB"/>
    <w:rsid w:val="00D2249D"/>
    <w:rsid w:val="00D226E3"/>
    <w:rsid w:val="00D2282F"/>
    <w:rsid w:val="00D22B67"/>
    <w:rsid w:val="00D233BA"/>
    <w:rsid w:val="00D24628"/>
    <w:rsid w:val="00D258A2"/>
    <w:rsid w:val="00D26E59"/>
    <w:rsid w:val="00D273B2"/>
    <w:rsid w:val="00D2791E"/>
    <w:rsid w:val="00D30308"/>
    <w:rsid w:val="00D308FB"/>
    <w:rsid w:val="00D3188E"/>
    <w:rsid w:val="00D35F01"/>
    <w:rsid w:val="00D36052"/>
    <w:rsid w:val="00D36333"/>
    <w:rsid w:val="00D40093"/>
    <w:rsid w:val="00D40646"/>
    <w:rsid w:val="00D40896"/>
    <w:rsid w:val="00D413FB"/>
    <w:rsid w:val="00D425CD"/>
    <w:rsid w:val="00D42C97"/>
    <w:rsid w:val="00D43617"/>
    <w:rsid w:val="00D44785"/>
    <w:rsid w:val="00D44FA1"/>
    <w:rsid w:val="00D45212"/>
    <w:rsid w:val="00D455F3"/>
    <w:rsid w:val="00D45AC4"/>
    <w:rsid w:val="00D46878"/>
    <w:rsid w:val="00D476F3"/>
    <w:rsid w:val="00D47E89"/>
    <w:rsid w:val="00D51298"/>
    <w:rsid w:val="00D52207"/>
    <w:rsid w:val="00D5237E"/>
    <w:rsid w:val="00D537E9"/>
    <w:rsid w:val="00D54130"/>
    <w:rsid w:val="00D550FD"/>
    <w:rsid w:val="00D55EDB"/>
    <w:rsid w:val="00D561F8"/>
    <w:rsid w:val="00D57B22"/>
    <w:rsid w:val="00D57D2A"/>
    <w:rsid w:val="00D6018B"/>
    <w:rsid w:val="00D623BF"/>
    <w:rsid w:val="00D62ED8"/>
    <w:rsid w:val="00D65F08"/>
    <w:rsid w:val="00D663AF"/>
    <w:rsid w:val="00D6710E"/>
    <w:rsid w:val="00D70781"/>
    <w:rsid w:val="00D70B46"/>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5797"/>
    <w:rsid w:val="00D95930"/>
    <w:rsid w:val="00D9706C"/>
    <w:rsid w:val="00DA2C92"/>
    <w:rsid w:val="00DA358D"/>
    <w:rsid w:val="00DA3E06"/>
    <w:rsid w:val="00DA4E74"/>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4A1"/>
    <w:rsid w:val="00DC5540"/>
    <w:rsid w:val="00DC5CDA"/>
    <w:rsid w:val="00DC71CE"/>
    <w:rsid w:val="00DD07AB"/>
    <w:rsid w:val="00DD0FEE"/>
    <w:rsid w:val="00DD2512"/>
    <w:rsid w:val="00DD2ACE"/>
    <w:rsid w:val="00DD3B69"/>
    <w:rsid w:val="00DD3D55"/>
    <w:rsid w:val="00DD3D6D"/>
    <w:rsid w:val="00DD42B8"/>
    <w:rsid w:val="00DD5A21"/>
    <w:rsid w:val="00DD72D6"/>
    <w:rsid w:val="00DD7FC8"/>
    <w:rsid w:val="00DE0EEA"/>
    <w:rsid w:val="00DE240E"/>
    <w:rsid w:val="00DE4F58"/>
    <w:rsid w:val="00DE64B5"/>
    <w:rsid w:val="00DF023D"/>
    <w:rsid w:val="00DF0792"/>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2DED"/>
    <w:rsid w:val="00E4303B"/>
    <w:rsid w:val="00E4357A"/>
    <w:rsid w:val="00E437D9"/>
    <w:rsid w:val="00E447C6"/>
    <w:rsid w:val="00E44E38"/>
    <w:rsid w:val="00E45436"/>
    <w:rsid w:val="00E45CEF"/>
    <w:rsid w:val="00E45DC6"/>
    <w:rsid w:val="00E50253"/>
    <w:rsid w:val="00E502F3"/>
    <w:rsid w:val="00E50831"/>
    <w:rsid w:val="00E5183B"/>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0A7B"/>
    <w:rsid w:val="00E823D4"/>
    <w:rsid w:val="00E83F5D"/>
    <w:rsid w:val="00E84B9C"/>
    <w:rsid w:val="00E85CEE"/>
    <w:rsid w:val="00E86C00"/>
    <w:rsid w:val="00E91B7D"/>
    <w:rsid w:val="00E9280C"/>
    <w:rsid w:val="00E93E91"/>
    <w:rsid w:val="00E948E1"/>
    <w:rsid w:val="00E94EA6"/>
    <w:rsid w:val="00E95EDD"/>
    <w:rsid w:val="00EA0286"/>
    <w:rsid w:val="00EA38AA"/>
    <w:rsid w:val="00EA3BB5"/>
    <w:rsid w:val="00EA4555"/>
    <w:rsid w:val="00EA6171"/>
    <w:rsid w:val="00EB00FF"/>
    <w:rsid w:val="00EB66C2"/>
    <w:rsid w:val="00EB70F1"/>
    <w:rsid w:val="00EB747D"/>
    <w:rsid w:val="00EC04EB"/>
    <w:rsid w:val="00EC092F"/>
    <w:rsid w:val="00EC0E0D"/>
    <w:rsid w:val="00EC1795"/>
    <w:rsid w:val="00EC1DAE"/>
    <w:rsid w:val="00EC21BA"/>
    <w:rsid w:val="00EC338D"/>
    <w:rsid w:val="00EC4DAA"/>
    <w:rsid w:val="00EC6471"/>
    <w:rsid w:val="00EC6AF7"/>
    <w:rsid w:val="00EC71F4"/>
    <w:rsid w:val="00EC784F"/>
    <w:rsid w:val="00EC7A73"/>
    <w:rsid w:val="00ED072D"/>
    <w:rsid w:val="00ED3B6D"/>
    <w:rsid w:val="00ED5D9A"/>
    <w:rsid w:val="00EE0280"/>
    <w:rsid w:val="00EE20B1"/>
    <w:rsid w:val="00EE2EE0"/>
    <w:rsid w:val="00EE354A"/>
    <w:rsid w:val="00EE5ADB"/>
    <w:rsid w:val="00EF0F2B"/>
    <w:rsid w:val="00EF3A37"/>
    <w:rsid w:val="00EF4165"/>
    <w:rsid w:val="00EF4FD2"/>
    <w:rsid w:val="00EF655E"/>
    <w:rsid w:val="00EF68F8"/>
    <w:rsid w:val="00EF6BE8"/>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508F"/>
    <w:rsid w:val="00F1519C"/>
    <w:rsid w:val="00F1684A"/>
    <w:rsid w:val="00F16A61"/>
    <w:rsid w:val="00F17962"/>
    <w:rsid w:val="00F17B9C"/>
    <w:rsid w:val="00F17E4D"/>
    <w:rsid w:val="00F208E8"/>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3351"/>
    <w:rsid w:val="00F54B1C"/>
    <w:rsid w:val="00F54EDD"/>
    <w:rsid w:val="00F57A4F"/>
    <w:rsid w:val="00F60EA0"/>
    <w:rsid w:val="00F61E0D"/>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020"/>
    <w:rsid w:val="00FB01C0"/>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evelopers.meta.com/horizon/documentation/unity/ts-mqdh/"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7/S0140525X0008001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yaspubs.onlinelibrary.wiley.com/doi/10.1111/j.1749-6632.1999.tb09199.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3390/virtualworlds201000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1145/3544548.3580963"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7329</Words>
  <Characters>9382</Characters>
  <Application>Microsoft Office Word</Application>
  <DocSecurity>0</DocSecurity>
  <Lines>426</Lines>
  <Paragraphs>139</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2026-01-26T13:46:00Z</dcterms:created>
  <dcterms:modified xsi:type="dcterms:W3CDTF">2026-01-28T00:46:00Z</dcterms:modified>
</cp:coreProperties>
</file>