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392C3FDD"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0815EBD9"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within the virtual environment. R</w:t>
      </w:r>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layouts</w:t>
      </w:r>
      <w:r w:rsidRPr="00FC2DCF">
        <w:rPr>
          <w:rFonts w:ascii="Times New Roman" w:hAnsi="Times New Roman"/>
          <w:color w:val="000000" w:themeColor="text1"/>
          <w:sz w:val="20"/>
        </w:rPr>
        <w:t xml:space="preserve">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68A498E0"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ス設計のためのガイドラインを提案した</w:t>
      </w:r>
      <w:r w:rsidR="00B215D4">
        <w:rPr>
          <w:rFonts w:ascii="Times New Roman" w:hAnsi="Times New Roman"/>
          <w:color w:val="000000" w:themeColor="text1"/>
          <w:sz w:val="18"/>
          <w:szCs w:val="16"/>
        </w:rPr>
        <w:t>.</w:t>
      </w:r>
    </w:p>
    <w:bookmarkEnd w:id="0"/>
    <w:p w14:paraId="78CD0D08" w14:textId="7A61DF05"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D20D16">
        <w:rPr>
          <w:rFonts w:ascii="Times New Roman" w:hAnsi="Times New Roman" w:hint="eastAsia"/>
          <w:color w:val="000000" w:themeColor="text1"/>
          <w:sz w:val="18"/>
          <w:szCs w:val="16"/>
        </w:rPr>
        <w:t>インタラクション特性</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D65F08" w:rsidRPr="00D65F08">
        <w:rPr>
          <w:rFonts w:ascii="Times New Roman" w:hAnsi="Times New Roman"/>
          <w:color w:val="000000" w:themeColor="text1"/>
          <w:sz w:val="18"/>
          <w:szCs w:val="16"/>
        </w:rPr>
        <w:t>背中角度，臥位姿勢，指向操作，アクセシビリティ</w:t>
      </w:r>
      <w:r w:rsidRPr="00FB1063">
        <w:rPr>
          <w:rFonts w:ascii="Times New Roman" w:hAnsi="Times New Roman" w:hint="eastAsia"/>
          <w:color w:val="000000" w:themeColor="text1"/>
          <w:sz w:val="18"/>
          <w:szCs w:val="16"/>
        </w:rPr>
        <w:t>）</w:t>
      </w:r>
    </w:p>
    <w:p w14:paraId="6D79D39B" w14:textId="77777777" w:rsidR="00186034" w:rsidRPr="00FB106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0642C10D" w14:textId="54A13CA0" w:rsidR="002B7F84" w:rsidRDefault="005A73ED" w:rsidP="0085586B">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&#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&#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&#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2AF2AB5" w14:textId="756A336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w:t>
      </w:r>
      <w:r w:rsidR="0085586B" w:rsidRPr="0085586B">
        <w:rPr>
          <w:rFonts w:hint="eastAsia"/>
          <w:color w:val="000000" w:themeColor="text1"/>
          <w:sz w:val="20"/>
        </w:rPr>
        <w:lastRenderedPageBreak/>
        <w:t>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02363C44"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4A7435">
        <w:rPr>
          <w:rFonts w:ascii="ＭＳ ゴシック" w:eastAsia="ＭＳ ゴシック" w:hAnsi="ＭＳ ゴシック" w:hint="eastAsia"/>
          <w:b/>
          <w:color w:val="000000" w:themeColor="text1"/>
          <w:sz w:val="20"/>
        </w:rPr>
        <w:t>方法</w:t>
      </w:r>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2BA2033A">
                <wp:extent cx="2942590" cy="1484984"/>
                <wp:effectExtent l="0" t="0" r="0" b="1270"/>
                <wp:docPr id="2021494559" name="グループ化 6"/>
                <wp:cNvGraphicFramePr/>
                <a:graphic xmlns:a="http://schemas.openxmlformats.org/drawingml/2006/main">
                  <a:graphicData uri="http://schemas.microsoft.com/office/word/2010/wordprocessingGroup">
                    <wpg:wgp>
                      <wpg:cNvGrpSpPr/>
                      <wpg:grpSpPr>
                        <a:xfrm>
                          <a:off x="0" y="0"/>
                          <a:ext cx="2942590" cy="1484984"/>
                          <a:chOff x="-137956" y="-109651"/>
                          <a:chExt cx="3216098" cy="1578832"/>
                        </a:xfrm>
                      </wpg:grpSpPr>
                      <wps:wsp>
                        <wps:cNvPr id="1913042373" name="テキスト ボックス 5"/>
                        <wps:cNvSpPr txBox="1"/>
                        <wps:spPr>
                          <a:xfrm>
                            <a:off x="-137953" y="1079671"/>
                            <a:ext cx="3216095" cy="389510"/>
                          </a:xfrm>
                          <a:prstGeom prst="rect">
                            <a:avLst/>
                          </a:prstGeom>
                          <a:solidFill>
                            <a:schemeClr val="lt1"/>
                          </a:solidFill>
                          <a:ln w="6350">
                            <a:noFill/>
                          </a:ln>
                        </wps:spPr>
                        <wps:txbx>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D046F9" w:rsidRPr="00450790" w:rsidRDefault="00D046F9" w:rsidP="00B65A0B">
                              <w:pPr>
                                <w:jc w:val="center"/>
                                <w:rPr>
                                  <w:sz w:val="20"/>
                                  <w:szCs w:val="20"/>
                                </w:rPr>
                              </w:pPr>
                              <w:r>
                                <w:rPr>
                                  <w:rFonts w:hint="eastAsia"/>
                                  <w:sz w:val="20"/>
                                  <w:szCs w:val="20"/>
                                </w:rPr>
                                <w:t xml:space="preserve">Fig.1 </w:t>
                              </w:r>
                              <w:r>
                                <w:rPr>
                                  <w:sz w:val="20"/>
                                  <w:szCs w:val="20"/>
                                </w:rPr>
                                <w:t>Experimental Condition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9" cstate="print">
                            <a:extLst>
                              <a:ext uri="{28A0092B-C50C-407E-A947-70E740481C1C}">
                                <a14:useLocalDpi xmlns:a14="http://schemas.microsoft.com/office/drawing/2010/main"/>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9" style="width:231.7pt;height:116.95pt;mso-position-horizontal-relative:char;mso-position-vertical-relative:line" coordorigin="-1379,-1096" coordsize="32160,15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">
                <v:shape id="テキスト ボックス 5" o:spid="_x0000_s1030" type="#_x0000_t202" style="position:absolute;left:-1379;top:10796;width:32160;height: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" fillcolor="white [3201]" stroked="f" strokeweight=".5pt">
                  <v:textbox inset="0,0,0,0">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D046F9" w:rsidRPr="00450790" w:rsidRDefault="00D046F9" w:rsidP="00B65A0B">
                        <w:pPr>
                          <w:jc w:val="center"/>
                          <w:rPr>
                            <w:sz w:val="20"/>
                            <w:szCs w:val="20"/>
                          </w:rPr>
                        </w:pPr>
                        <w:r>
                          <w:rPr>
                            <w:rFonts w:hint="eastAsia"/>
                            <w:sz w:val="20"/>
                            <w:szCs w:val="20"/>
                          </w:rPr>
                          <w:t xml:space="preserve">Fig.1 </w:t>
                        </w:r>
                        <w:r>
                          <w:rPr>
                            <w:sz w:val="20"/>
                            <w:szCs w:val="20"/>
                          </w:rPr>
                          <w:t>Experimental Condition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1379;top:-1096;width:31070;height:11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">
                  <v:imagedata r:id="rId10" o:title=""/>
                </v:shape>
                <w10:anchorlock/>
              </v:group>
            </w:pict>
          </mc:Fallback>
        </mc:AlternateContent>
      </w:r>
    </w:p>
    <w:p w14:paraId="76E01000" w14:textId="489FB877" w:rsidR="00BC3798" w:rsidRDefault="00482ECA"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の主な実験条件を表1に示す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実施タスク</w:t>
      </w:r>
      <w:r w:rsidR="00740988" w:rsidRPr="00740988">
        <w:rPr>
          <w:rFonts w:asciiTheme="minorEastAsia" w:eastAsiaTheme="minorEastAsia" w:hAnsiTheme="minorEastAsia" w:hint="eastAsia"/>
          <w:bCs/>
          <w:color w:val="000000" w:themeColor="text1"/>
          <w:sz w:val="20"/>
        </w:rPr>
        <w:t>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w:t>
      </w:r>
      <w:r w:rsidR="0017592A">
        <w:rPr>
          <w:rFonts w:asciiTheme="minorEastAsia" w:eastAsiaTheme="minorEastAsia" w:hAnsiTheme="minorEastAsia" w:hint="eastAsia"/>
          <w:bCs/>
          <w:color w:val="000000" w:themeColor="text1"/>
          <w:sz w:val="20"/>
        </w:rPr>
        <w:t>を</w:t>
      </w:r>
      <w:r w:rsidR="00740988" w:rsidRPr="00740988">
        <w:rPr>
          <w:rFonts w:asciiTheme="minorEastAsia" w:eastAsiaTheme="minorEastAsia" w:hAnsiTheme="minorEastAsia" w:hint="eastAsia"/>
          <w:bCs/>
          <w:color w:val="000000" w:themeColor="text1"/>
          <w:sz w:val="20"/>
        </w:rPr>
        <w:t>クリック</w:t>
      </w:r>
      <w:r w:rsidR="0017592A">
        <w:rPr>
          <w:rFonts w:asciiTheme="minorEastAsia" w:eastAsiaTheme="minorEastAsia" w:hAnsiTheme="minorEastAsia" w:hint="eastAsia"/>
          <w:bCs/>
          <w:color w:val="000000" w:themeColor="text1"/>
          <w:sz w:val="20"/>
        </w:rPr>
        <w:t>する</w:t>
      </w:r>
      <w:r w:rsidR="00740988" w:rsidRPr="00740988">
        <w:rPr>
          <w:rFonts w:asciiTheme="minorEastAsia" w:eastAsiaTheme="minorEastAsia" w:hAnsiTheme="minorEastAsia" w:hint="eastAsia"/>
          <w:bCs/>
          <w:color w:val="000000" w:themeColor="text1"/>
          <w:sz w:val="20"/>
        </w:rPr>
        <w:t>タスクを用い</w:t>
      </w:r>
      <w:r w:rsidR="0017592A">
        <w:rPr>
          <w:rFonts w:asciiTheme="minorEastAsia" w:eastAsiaTheme="minorEastAsia" w:hAnsiTheme="minorEastAsia" w:hint="eastAsia"/>
          <w:bCs/>
          <w:color w:val="000000" w:themeColor="text1"/>
          <w:sz w:val="20"/>
        </w:rPr>
        <w:t>た．M</w:t>
      </w:r>
      <w:r w:rsidR="0017592A">
        <w:rPr>
          <w:rFonts w:asciiTheme="minorEastAsia" w:eastAsiaTheme="minorEastAsia" w:hAnsiTheme="minorEastAsia"/>
          <w:bCs/>
          <w:color w:val="000000" w:themeColor="text1"/>
          <w:sz w:val="20"/>
        </w:rPr>
        <w:t>eta Quest3</w:t>
      </w:r>
      <w:r w:rsidR="0017592A">
        <w:rPr>
          <w:rFonts w:asciiTheme="minorEastAsia" w:eastAsiaTheme="minorEastAsia" w:hAnsiTheme="minorEastAsia" w:hint="eastAsia"/>
          <w:bCs/>
          <w:color w:val="000000" w:themeColor="text1"/>
          <w:sz w:val="20"/>
        </w:rPr>
        <w:t>のゴーグルを装着し</w:t>
      </w:r>
      <w:r w:rsidR="00FF2A30">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ターゲットを発見したらできるだけ早く</w:t>
      </w:r>
      <w:r w:rsidR="00740988" w:rsidRPr="00740988">
        <w:rPr>
          <w:rFonts w:asciiTheme="minorEastAsia" w:eastAsiaTheme="minorEastAsia" w:hAnsiTheme="minorEastAsia" w:hint="eastAsia"/>
          <w:bCs/>
          <w:color w:val="000000" w:themeColor="text1"/>
          <w:sz w:val="20"/>
        </w:rPr>
        <w:t>右手コントローラ</w:t>
      </w:r>
      <w:r w:rsidR="00103F7E">
        <w:rPr>
          <w:rFonts w:asciiTheme="minorEastAsia" w:eastAsiaTheme="minorEastAsia" w:hAnsiTheme="minorEastAsia" w:hint="eastAsia"/>
          <w:bCs/>
          <w:color w:val="000000" w:themeColor="text1"/>
          <w:sz w:val="20"/>
        </w:rPr>
        <w:t>のトリガーボタンを押</w:t>
      </w:r>
      <w:r w:rsidR="0017592A">
        <w:rPr>
          <w:rFonts w:asciiTheme="minorEastAsia" w:eastAsiaTheme="minorEastAsia" w:hAnsiTheme="minorEastAsia" w:hint="eastAsia"/>
          <w:bCs/>
          <w:color w:val="000000" w:themeColor="text1"/>
          <w:sz w:val="20"/>
        </w:rPr>
        <w:t>すように指示し</w:t>
      </w:r>
      <w:r w:rsidR="00740988" w:rsidRPr="00740988">
        <w:rPr>
          <w:rFonts w:asciiTheme="minorEastAsia" w:eastAsiaTheme="minorEastAsia" w:hAnsiTheme="minorEastAsia" w:hint="eastAsia"/>
          <w:bCs/>
          <w:color w:val="000000" w:themeColor="text1"/>
          <w:sz w:val="20"/>
        </w:rPr>
        <w:t>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w:t>
      </w:r>
      <w:r w:rsidR="0017592A">
        <w:rPr>
          <w:rFonts w:asciiTheme="minorEastAsia" w:eastAsiaTheme="minorEastAsia" w:hAnsiTheme="minorEastAsia" w:hint="eastAsia"/>
          <w:bCs/>
          <w:color w:val="000000" w:themeColor="text1"/>
          <w:sz w:val="20"/>
        </w:rPr>
        <w:t>し</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実験条件である3種類の体位（座位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r w:rsidR="000C66A4" w:rsidRPr="000C66A4">
        <w:rPr>
          <w:rFonts w:asciiTheme="minorEastAsia" w:eastAsiaTheme="minorEastAsia" w:hAnsiTheme="minorEastAsia"/>
          <w:bCs/>
          <w:color w:val="000000" w:themeColor="text1"/>
          <w:sz w:val="20"/>
        </w:rPr>
        <w:t>順序は</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r w:rsidR="000C66A4" w:rsidRPr="000C66A4">
        <w:rPr>
          <w:rFonts w:asciiTheme="minorEastAsia" w:eastAsiaTheme="minorEastAsia" w:hAnsiTheme="minorEastAsia"/>
          <w:bCs/>
          <w:color w:val="000000" w:themeColor="text1"/>
          <w:sz w:val="20"/>
        </w:rPr>
        <w:t>効果の影響を最小限に抑えるため</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r w:rsidR="002C6576">
        <w:rPr>
          <w:rFonts w:asciiTheme="minorEastAsia" w:eastAsiaTheme="minorEastAsia" w:hAnsiTheme="minorEastAsia" w:hint="eastAsia"/>
          <w:bCs/>
          <w:color w:val="000000" w:themeColor="text1"/>
          <w:sz w:val="20"/>
        </w:rPr>
        <w:t>と同様の条件で練習試行</w:t>
      </w:r>
      <w:r w:rsidR="000C66A4" w:rsidRPr="000C66A4">
        <w:rPr>
          <w:rFonts w:asciiTheme="minorEastAsia" w:eastAsiaTheme="minorEastAsia" w:hAnsiTheme="minorEastAsia"/>
          <w:bCs/>
          <w:color w:val="000000" w:themeColor="text1"/>
          <w:sz w:val="20"/>
        </w:rPr>
        <w:t>を実施した</w:t>
      </w:r>
      <w:r w:rsidR="00405965">
        <w:rPr>
          <w:rFonts w:asciiTheme="minorEastAsia" w:eastAsiaTheme="minorEastAsia" w:hAnsiTheme="minorEastAsia"/>
          <w:bCs/>
          <w:color w:val="000000" w:themeColor="text1"/>
          <w:sz w:val="20"/>
        </w:rPr>
        <w:t>.</w:t>
      </w:r>
    </w:p>
    <w:p w14:paraId="05912F78" w14:textId="69C9562A" w:rsidR="004509E8" w:rsidRDefault="00BC379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50F7BA2D" w14:textId="77777777" w:rsidR="004509E8" w:rsidRDefault="004509E8" w:rsidP="004509E8">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4AAE26BD" w14:textId="77777777" w:rsidR="004509E8" w:rsidRDefault="004509E8" w:rsidP="004509E8">
      <w:pPr>
        <w:jc w:val="center"/>
        <w:rPr>
          <w:szCs w:val="21"/>
        </w:rPr>
      </w:pPr>
      <w:r>
        <w:rPr>
          <w:rFonts w:hint="eastAsia"/>
          <w:szCs w:val="21"/>
        </w:rPr>
        <w:t>Table 1</w:t>
      </w:r>
      <w:r>
        <w:rPr>
          <w:rFonts w:hint="eastAsia"/>
          <w:szCs w:val="21"/>
        </w:rPr>
        <w:t xml:space="preserve">　</w:t>
      </w:r>
      <w:r>
        <w:rPr>
          <w:rFonts w:hint="eastAsia"/>
          <w:szCs w:val="21"/>
        </w:rPr>
        <w:t>E</w:t>
      </w:r>
      <w:r>
        <w:rPr>
          <w:szCs w:val="21"/>
        </w:rPr>
        <w:t>xperimental Condition</w:t>
      </w:r>
    </w:p>
    <w:tbl>
      <w:tblPr>
        <w:tblStyle w:val="12"/>
        <w:tblW w:w="0" w:type="auto"/>
        <w:tblLook w:val="04A0" w:firstRow="1" w:lastRow="0" w:firstColumn="1" w:lastColumn="0" w:noHBand="0" w:noVBand="1"/>
      </w:tblPr>
      <w:tblGrid>
        <w:gridCol w:w="1129"/>
        <w:gridCol w:w="1276"/>
        <w:gridCol w:w="2219"/>
      </w:tblGrid>
      <w:tr w:rsidR="004509E8" w14:paraId="58975CE9" w14:textId="77777777" w:rsidTr="0085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6110B10" w14:textId="77777777" w:rsidR="004509E8" w:rsidRPr="00DB0A98" w:rsidRDefault="004509E8" w:rsidP="00855A3F">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276" w:type="dxa"/>
          </w:tcPr>
          <w:p w14:paraId="26E21598"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2219" w:type="dxa"/>
          </w:tcPr>
          <w:p w14:paraId="4A632536"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4509E8" w14:paraId="732A81E9"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41D43DBF"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参加者</w:t>
            </w:r>
          </w:p>
        </w:tc>
        <w:tc>
          <w:tcPr>
            <w:tcW w:w="1276" w:type="dxa"/>
          </w:tcPr>
          <w:p w14:paraId="06519FD5"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人数</w:t>
            </w:r>
          </w:p>
        </w:tc>
        <w:tc>
          <w:tcPr>
            <w:tcW w:w="2219" w:type="dxa"/>
          </w:tcPr>
          <w:p w14:paraId="046D60E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12</w:t>
            </w:r>
            <w:r w:rsidRPr="00DB0A98">
              <w:rPr>
                <w:rFonts w:asciiTheme="minorEastAsia" w:eastAsiaTheme="minorEastAsia" w:hAnsiTheme="minorEastAsia" w:hint="eastAsia"/>
                <w:bCs/>
                <w:color w:val="000000" w:themeColor="text1"/>
                <w:sz w:val="18"/>
              </w:rPr>
              <w:t>名</w:t>
            </w:r>
          </w:p>
        </w:tc>
      </w:tr>
      <w:tr w:rsidR="004509E8" w14:paraId="3B24FAF8"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40C6B03F" w14:textId="77777777" w:rsidR="004509E8" w:rsidRPr="00DB0A98" w:rsidRDefault="004509E8" w:rsidP="00855A3F">
            <w:pPr>
              <w:spacing w:line="240" w:lineRule="exact"/>
              <w:rPr>
                <w:rFonts w:asciiTheme="minorEastAsia" w:eastAsiaTheme="minorEastAsia" w:hAnsiTheme="minorEastAsia"/>
                <w:bCs w:val="0"/>
                <w:color w:val="000000" w:themeColor="text1"/>
                <w:sz w:val="18"/>
              </w:rPr>
            </w:pPr>
          </w:p>
        </w:tc>
        <w:tc>
          <w:tcPr>
            <w:tcW w:w="1276" w:type="dxa"/>
          </w:tcPr>
          <w:p w14:paraId="21642A3E"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年齢</w:t>
            </w:r>
          </w:p>
        </w:tc>
        <w:tc>
          <w:tcPr>
            <w:tcW w:w="2219" w:type="dxa"/>
          </w:tcPr>
          <w:p w14:paraId="1AB55FB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20</w:t>
            </w:r>
            <w:r w:rsidRPr="00DB0A98">
              <w:rPr>
                <w:rFonts w:asciiTheme="minorEastAsia" w:eastAsiaTheme="minorEastAsia" w:hAnsiTheme="minorEastAsia" w:hint="eastAsia"/>
                <w:bCs/>
                <w:color w:val="000000" w:themeColor="text1"/>
                <w:sz w:val="18"/>
              </w:rPr>
              <w:t>〜</w:t>
            </w:r>
            <w:r w:rsidRPr="00DB0A98">
              <w:rPr>
                <w:rFonts w:asciiTheme="minorEastAsia" w:eastAsiaTheme="minorEastAsia" w:hAnsiTheme="minorEastAsia"/>
                <w:bCs/>
                <w:color w:val="000000" w:themeColor="text1"/>
                <w:sz w:val="18"/>
              </w:rPr>
              <w:t>22</w:t>
            </w:r>
            <w:r w:rsidRPr="00DB0A98">
              <w:rPr>
                <w:rFonts w:asciiTheme="minorEastAsia" w:eastAsiaTheme="minorEastAsia" w:hAnsiTheme="minorEastAsia" w:hint="eastAsia"/>
                <w:bCs/>
                <w:color w:val="000000" w:themeColor="text1"/>
                <w:sz w:val="18"/>
              </w:rPr>
              <w:t>歳</w:t>
            </w:r>
          </w:p>
        </w:tc>
      </w:tr>
      <w:tr w:rsidR="004509E8" w14:paraId="5320C26E"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14BCC4A1"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実験仕様</w:t>
            </w:r>
          </w:p>
        </w:tc>
        <w:tc>
          <w:tcPr>
            <w:tcW w:w="1276" w:type="dxa"/>
          </w:tcPr>
          <w:p w14:paraId="28D0015F"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制限時間</w:t>
            </w:r>
          </w:p>
        </w:tc>
        <w:tc>
          <w:tcPr>
            <w:tcW w:w="2219" w:type="dxa"/>
          </w:tcPr>
          <w:p w14:paraId="4ED16BC8"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各ターゲット5 s</w:t>
            </w:r>
          </w:p>
        </w:tc>
      </w:tr>
      <w:tr w:rsidR="004509E8" w14:paraId="56CD71C6"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2ACFC995"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007527E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ターゲットサイズ</w:t>
            </w:r>
          </w:p>
        </w:tc>
        <w:tc>
          <w:tcPr>
            <w:tcW w:w="2219" w:type="dxa"/>
          </w:tcPr>
          <w:p w14:paraId="2987B8E8"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視</w:t>
            </w:r>
            <w:r>
              <w:rPr>
                <w:rFonts w:asciiTheme="minorEastAsia" w:eastAsiaTheme="minorEastAsia" w:hAnsiTheme="minorEastAsia" w:hint="eastAsia"/>
                <w:bCs/>
                <w:color w:val="000000" w:themeColor="text1"/>
                <w:sz w:val="18"/>
              </w:rPr>
              <w:t>角</w:t>
            </w:r>
            <w:r w:rsidRPr="00DB0A98">
              <w:rPr>
                <w:rFonts w:asciiTheme="minorEastAsia" w:eastAsiaTheme="minorEastAsia" w:hAnsiTheme="minorEastAsia"/>
                <w:bCs/>
                <w:color w:val="000000" w:themeColor="text1"/>
                <w:sz w:val="18"/>
              </w:rPr>
              <w:t>1.5 °</w:t>
            </w:r>
          </w:p>
        </w:tc>
      </w:tr>
      <w:tr w:rsidR="004509E8" w14:paraId="54ECB7AC"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2292A7F0" w14:textId="77777777" w:rsidR="004509E8" w:rsidRPr="00256307" w:rsidRDefault="004509E8" w:rsidP="00855A3F">
            <w:pPr>
              <w:spacing w:line="240" w:lineRule="exact"/>
              <w:rPr>
                <w:rFonts w:asciiTheme="minorEastAsia" w:eastAsiaTheme="minorEastAsia" w:hAnsiTheme="minorEastAsia"/>
                <w:bCs w:val="0"/>
                <w:color w:val="000000" w:themeColor="text1"/>
                <w:sz w:val="18"/>
              </w:rPr>
            </w:pPr>
          </w:p>
        </w:tc>
        <w:tc>
          <w:tcPr>
            <w:tcW w:w="1276" w:type="dxa"/>
          </w:tcPr>
          <w:p w14:paraId="6F416CBD"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ターゲット距離</w:t>
            </w:r>
          </w:p>
        </w:tc>
        <w:tc>
          <w:tcPr>
            <w:tcW w:w="2219" w:type="dxa"/>
          </w:tcPr>
          <w:p w14:paraId="3BF58499"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仮想空間内1.5m固定</w:t>
            </w:r>
          </w:p>
        </w:tc>
      </w:tr>
      <w:tr w:rsidR="004509E8" w14:paraId="2D17B56C"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184F3660"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実験環境</w:t>
            </w:r>
          </w:p>
        </w:tc>
        <w:tc>
          <w:tcPr>
            <w:tcW w:w="1276" w:type="dxa"/>
          </w:tcPr>
          <w:p w14:paraId="31E5C224"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hint="eastAsia"/>
                <w:sz w:val="18"/>
                <w:szCs w:val="21"/>
              </w:rPr>
              <w:t>実施場所</w:t>
            </w:r>
          </w:p>
        </w:tc>
        <w:tc>
          <w:tcPr>
            <w:tcW w:w="2219" w:type="dxa"/>
          </w:tcPr>
          <w:p w14:paraId="56559A9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hint="eastAsia"/>
                <w:sz w:val="18"/>
                <w:szCs w:val="21"/>
              </w:rPr>
              <w:t>静かな実験室</w:t>
            </w:r>
          </w:p>
        </w:tc>
      </w:tr>
      <w:tr w:rsidR="004509E8" w14:paraId="0F76ECF6"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0197B6AC"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4478E12"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体位保持具</w:t>
            </w:r>
          </w:p>
        </w:tc>
        <w:tc>
          <w:tcPr>
            <w:tcW w:w="2219" w:type="dxa"/>
          </w:tcPr>
          <w:p w14:paraId="38221B1D"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オフィスチェア</w:t>
            </w:r>
            <w:r w:rsidRPr="00256307">
              <w:rPr>
                <w:sz w:val="18"/>
                <w:szCs w:val="21"/>
              </w:rPr>
              <w:t>,</w:t>
            </w:r>
            <w:r w:rsidRPr="00256307">
              <w:rPr>
                <w:rFonts w:hint="eastAsia"/>
                <w:sz w:val="18"/>
                <w:szCs w:val="21"/>
              </w:rPr>
              <w:t>キャンプ用マット</w:t>
            </w:r>
            <w:r w:rsidRPr="00256307">
              <w:rPr>
                <w:sz w:val="18"/>
                <w:szCs w:val="21"/>
              </w:rPr>
              <w:t>,</w:t>
            </w:r>
            <w:r w:rsidRPr="00256307">
              <w:rPr>
                <w:rFonts w:hint="eastAsia"/>
                <w:sz w:val="18"/>
                <w:szCs w:val="21"/>
              </w:rPr>
              <w:t>枕</w:t>
            </w:r>
          </w:p>
        </w:tc>
      </w:tr>
      <w:tr w:rsidR="004509E8" w14:paraId="317AF620"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val="restart"/>
          </w:tcPr>
          <w:p w14:paraId="606D44D3"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取得指標</w:t>
            </w:r>
          </w:p>
        </w:tc>
        <w:tc>
          <w:tcPr>
            <w:tcW w:w="1276" w:type="dxa"/>
          </w:tcPr>
          <w:p w14:paraId="5AF639FA"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反応時間</w:t>
            </w:r>
          </w:p>
        </w:tc>
        <w:tc>
          <w:tcPr>
            <w:tcW w:w="2219" w:type="dxa"/>
          </w:tcPr>
          <w:p w14:paraId="331B182B"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ターゲットクリックまでの時間</w:t>
            </w:r>
            <w:r w:rsidRPr="00DB0A98">
              <w:rPr>
                <w:rFonts w:asciiTheme="minorEastAsia" w:eastAsiaTheme="minorEastAsia" w:hAnsiTheme="minorEastAsia"/>
                <w:bCs/>
                <w:color w:val="000000" w:themeColor="text1"/>
                <w:sz w:val="18"/>
              </w:rPr>
              <w:t>(s)</w:t>
            </w:r>
          </w:p>
        </w:tc>
      </w:tr>
      <w:tr w:rsidR="004509E8" w14:paraId="2210DC5B"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5540EE8F"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70CC1FC"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256307">
              <w:rPr>
                <w:rFonts w:asciiTheme="minorEastAsia" w:eastAsiaTheme="minorEastAsia" w:hAnsiTheme="minorEastAsia" w:hint="eastAsia"/>
                <w:bCs/>
                <w:color w:val="000000" w:themeColor="text1"/>
                <w:sz w:val="18"/>
              </w:rPr>
              <w:t>失敗回数</w:t>
            </w:r>
          </w:p>
        </w:tc>
        <w:tc>
          <w:tcPr>
            <w:tcW w:w="2219" w:type="dxa"/>
          </w:tcPr>
          <w:p w14:paraId="7F7AB8CF"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ターゲットクリックに失敗した回数</w:t>
            </w:r>
          </w:p>
        </w:tc>
      </w:tr>
      <w:tr w:rsidR="004509E8" w14:paraId="680E09D3"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7BE24BF9"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33898326"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頭部移動量</w:t>
            </w:r>
          </w:p>
        </w:tc>
        <w:tc>
          <w:tcPr>
            <w:tcW w:w="2219" w:type="dxa"/>
          </w:tcPr>
          <w:p w14:paraId="3D790DAA"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頭部移動の総距離</w:t>
            </w:r>
            <w:r w:rsidRPr="00256307">
              <w:rPr>
                <w:rFonts w:asciiTheme="minorEastAsia" w:eastAsiaTheme="minorEastAsia" w:hAnsiTheme="minorEastAsia"/>
                <w:bCs/>
                <w:color w:val="000000" w:themeColor="text1"/>
                <w:sz w:val="18"/>
              </w:rPr>
              <w:t>(m)</w:t>
            </w:r>
          </w:p>
        </w:tc>
      </w:tr>
      <w:tr w:rsidR="004509E8" w14:paraId="7D3F05F4" w14:textId="77777777" w:rsidTr="00855A3F">
        <w:tc>
          <w:tcPr>
            <w:cnfStyle w:val="001000000000" w:firstRow="0" w:lastRow="0" w:firstColumn="1" w:lastColumn="0" w:oddVBand="0" w:evenVBand="0" w:oddHBand="0" w:evenHBand="0" w:firstRowFirstColumn="0" w:firstRowLastColumn="0" w:lastRowFirstColumn="0" w:lastRowLastColumn="0"/>
            <w:tcW w:w="1129" w:type="dxa"/>
            <w:vMerge/>
          </w:tcPr>
          <w:p w14:paraId="7D9BC009"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5B23180C"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右手コントローラの総軌跡長</w:t>
            </w:r>
          </w:p>
        </w:tc>
        <w:tc>
          <w:tcPr>
            <w:tcW w:w="2219" w:type="dxa"/>
          </w:tcPr>
          <w:p w14:paraId="6C5E6B15"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ターゲットクリックまでの右手</w:t>
            </w:r>
            <w:r w:rsidRPr="00256307">
              <w:rPr>
                <w:rFonts w:asciiTheme="minorEastAsia" w:eastAsiaTheme="minorEastAsia" w:hAnsiTheme="minorEastAsia"/>
                <w:bCs/>
                <w:color w:val="000000" w:themeColor="text1"/>
                <w:sz w:val="18"/>
              </w:rPr>
              <w:t>コントローラ</w:t>
            </w:r>
            <w:r w:rsidRPr="00256307">
              <w:rPr>
                <w:rFonts w:asciiTheme="minorEastAsia" w:eastAsiaTheme="minorEastAsia" w:hAnsiTheme="minorEastAsia" w:hint="eastAsia"/>
                <w:bCs/>
                <w:color w:val="000000" w:themeColor="text1"/>
                <w:sz w:val="18"/>
              </w:rPr>
              <w:t>の</w:t>
            </w:r>
            <w:r w:rsidRPr="00256307">
              <w:rPr>
                <w:rFonts w:asciiTheme="minorEastAsia" w:eastAsiaTheme="minorEastAsia" w:hAnsiTheme="minorEastAsia"/>
                <w:bCs/>
                <w:color w:val="000000" w:themeColor="text1"/>
                <w:sz w:val="18"/>
              </w:rPr>
              <w:t>移動距離（mm）</w:t>
            </w:r>
          </w:p>
        </w:tc>
      </w:tr>
      <w:tr w:rsidR="004509E8" w14:paraId="0A8EDBF8" w14:textId="77777777" w:rsidTr="00855A3F">
        <w:trPr>
          <w:trHeight w:val="33"/>
        </w:trPr>
        <w:tc>
          <w:tcPr>
            <w:cnfStyle w:val="001000000000" w:firstRow="0" w:lastRow="0" w:firstColumn="1" w:lastColumn="0" w:oddVBand="0" w:evenVBand="0" w:oddHBand="0" w:evenHBand="0" w:firstRowFirstColumn="0" w:firstRowLastColumn="0" w:lastRowFirstColumn="0" w:lastRowLastColumn="0"/>
            <w:tcW w:w="1129" w:type="dxa"/>
            <w:vMerge/>
          </w:tcPr>
          <w:p w14:paraId="75D44F1C"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276" w:type="dxa"/>
          </w:tcPr>
          <w:p w14:paraId="6CEBCD8B"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VR</w:t>
            </w:r>
            <w:r w:rsidRPr="00256307">
              <w:rPr>
                <w:rFonts w:ascii="Apple Color Emoji" w:eastAsiaTheme="minorEastAsia" w:hAnsi="Apple Color Emoji" w:cs="Apple Color Emoji" w:hint="eastAsia"/>
                <w:bCs/>
                <w:color w:val="000000" w:themeColor="text1"/>
                <w:sz w:val="18"/>
              </w:rPr>
              <w:t>酔いスコア</w:t>
            </w:r>
          </w:p>
        </w:tc>
        <w:tc>
          <w:tcPr>
            <w:tcW w:w="2219" w:type="dxa"/>
          </w:tcPr>
          <w:p w14:paraId="2D394EC0"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CSQ-VRを基礎とした6項目の自己申告評価（7段階リッカート</w:t>
            </w:r>
            <w:r w:rsidRPr="00256307">
              <w:rPr>
                <w:rFonts w:asciiTheme="minorEastAsia" w:eastAsiaTheme="minorEastAsia" w:hAnsiTheme="minorEastAsia" w:hint="eastAsia"/>
                <w:bCs/>
                <w:color w:val="000000" w:themeColor="text1"/>
                <w:sz w:val="18"/>
              </w:rPr>
              <w:t>尺度</w:t>
            </w:r>
            <w:r w:rsidRPr="00256307">
              <w:rPr>
                <w:rFonts w:asciiTheme="minorEastAsia" w:eastAsiaTheme="minorEastAsia" w:hAnsiTheme="minorEastAsia"/>
                <w:bCs/>
                <w:color w:val="000000" w:themeColor="text1"/>
                <w:sz w:val="18"/>
              </w:rPr>
              <w:t>）</w:t>
            </w:r>
          </w:p>
        </w:tc>
      </w:tr>
    </w:tbl>
    <w:p w14:paraId="6023C72C" w14:textId="40FB6768" w:rsidR="00B42895" w:rsidRDefault="00B42895"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3360" behindDoc="0" locked="0" layoutInCell="1" allowOverlap="1" wp14:anchorId="07BAE617" wp14:editId="2819A3A6">
                <wp:simplePos x="0" y="0"/>
                <wp:positionH relativeFrom="column">
                  <wp:posOffset>0</wp:posOffset>
                </wp:positionH>
                <wp:positionV relativeFrom="paragraph">
                  <wp:posOffset>196850</wp:posOffset>
                </wp:positionV>
                <wp:extent cx="2994206" cy="2035512"/>
                <wp:effectExtent l="12700" t="12700" r="15875" b="0"/>
                <wp:wrapTopAndBottom/>
                <wp:docPr id="1409844630" name="グループ化 6"/>
                <wp:cNvGraphicFramePr/>
                <a:graphic xmlns:a="http://schemas.openxmlformats.org/drawingml/2006/main">
                  <a:graphicData uri="http://schemas.microsoft.com/office/word/2010/wordprocessingGroup">
                    <wpg:wgp>
                      <wpg:cNvGrpSpPr/>
                      <wpg:grpSpPr>
                        <a:xfrm>
                          <a:off x="0" y="0"/>
                          <a:ext cx="2994206" cy="2035512"/>
                          <a:chOff x="-273086" y="-653294"/>
                          <a:chExt cx="3351228" cy="2217766"/>
                        </a:xfrm>
                      </wpg:grpSpPr>
                      <wps:wsp>
                        <wps:cNvPr id="761656171" name="テキスト ボックス 5"/>
                        <wps:cNvSpPr txBox="1"/>
                        <wps:spPr>
                          <a:xfrm>
                            <a:off x="-137953" y="1181861"/>
                            <a:ext cx="3216095" cy="382611"/>
                          </a:xfrm>
                          <a:prstGeom prst="rect">
                            <a:avLst/>
                          </a:prstGeom>
                          <a:solidFill>
                            <a:schemeClr val="lt1"/>
                          </a:solidFill>
                          <a:ln w="6350">
                            <a:noFill/>
                          </a:ln>
                        </wps:spPr>
                        <wps:txbx>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88752700" name="図 9"/>
                          <pic:cNvPicPr>
                            <a:picLocks noChangeAspect="1"/>
                          </pic:cNvPicPr>
                        </pic:nvPicPr>
                        <pic:blipFill>
                          <a:blip r:embed="rId11" cstate="print">
                            <a:extLst>
                              <a:ext uri="{28A0092B-C50C-407E-A947-70E740481C1C}">
                                <a14:useLocalDpi xmlns:a14="http://schemas.microsoft.com/office/drawing/2010/main"/>
                              </a:ext>
                            </a:extLst>
                          </a:blip>
                          <a:srcRect/>
                          <a:stretch/>
                        </pic:blipFill>
                        <pic:spPr>
                          <a:xfrm>
                            <a:off x="-273086" y="-653294"/>
                            <a:ext cx="3351228" cy="1835159"/>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07BAE617" id="_x0000_s1032" style="position:absolute;left:0;text-align:left;margin-left:0;margin-top:15.5pt;width:235.75pt;height:160.3pt;z-index:251663360;mso-position-horizontal-relative:text;mso-position-vertical-relative:text;mso-width-relative:margin;mso-height-relative:margin" coordorigin="-2730,-6532" coordsize="33512,22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">
                <v:shape id="テキスト ボックス 5" o:spid="_x0000_s1033" type="#_x0000_t202" style="position:absolute;left:-1379;top:11818;width:32160;height:3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" fillcolor="white [3201]" stroked="f" strokeweight=".5pt">
                  <v:textbox inset="0,0,0,0">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v:textbox>
                </v:shape>
                <v:shape id="図 9" o:spid="_x0000_s1034" type="#_x0000_t75" style="position:absolute;left:-2730;top:-6532;width:33511;height:18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" stroked="t" strokecolor="black [3213]">
                  <v:imagedata r:id="rId12" o:title=""/>
                  <v:path arrowok="t"/>
                </v:shape>
                <w10:wrap type="topAndBottom"/>
              </v:group>
            </w:pict>
          </mc:Fallback>
        </mc:AlternateContent>
      </w:r>
    </w:p>
    <w:p w14:paraId="49FB41E1" w14:textId="77777777" w:rsidR="004509E8" w:rsidRDefault="004509E8" w:rsidP="009F4EA0">
      <w:pPr>
        <w:rPr>
          <w:rFonts w:asciiTheme="minorEastAsia" w:eastAsiaTheme="minorEastAsia" w:hAnsiTheme="minorEastAsia"/>
          <w:bCs/>
          <w:color w:val="000000" w:themeColor="text1"/>
          <w:sz w:val="20"/>
        </w:rPr>
      </w:pPr>
    </w:p>
    <w:p w14:paraId="0E3678CF" w14:textId="3885108A" w:rsidR="00693470" w:rsidRDefault="004509E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w:t>
      </w:r>
      <w:r w:rsidR="00973F49" w:rsidRPr="00973F49">
        <w:rPr>
          <w:rFonts w:asciiTheme="minorEastAsia" w:eastAsiaTheme="minorEastAsia" w:hAnsiTheme="minorEastAsia"/>
          <w:bCs/>
          <w:color w:val="000000" w:themeColor="text1"/>
          <w:sz w:val="20"/>
        </w:rPr>
        <w:lastRenderedPageBreak/>
        <w:t>した場合には，いつでもペナルティなく実験を中断・辞退できる権利があることを明示した．また，実験中は常に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178CEC57" w14:textId="63D853ED" w:rsidR="00D51298" w:rsidRPr="00A16FD7" w:rsidRDefault="00D51298" w:rsidP="001B2007">
      <w:pPr>
        <w:jc w:val="center"/>
        <w:rPr>
          <w:sz w:val="20"/>
          <w:szCs w:val="20"/>
        </w:rPr>
      </w:pPr>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37AB2794"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s）,半座位（0.96 s）,仰臥位（1.0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7605A97E" w:rsidR="00656E40" w:rsidRDefault="004D4E0A"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6E601076">
                <wp:extent cx="2942590" cy="2311285"/>
                <wp:effectExtent l="0" t="0" r="3810" b="635"/>
                <wp:docPr id="1030663405" name="グループ化 6"/>
                <wp:cNvGraphicFramePr/>
                <a:graphic xmlns:a="http://schemas.openxmlformats.org/drawingml/2006/main">
                  <a:graphicData uri="http://schemas.microsoft.com/office/word/2010/wordprocessingGroup">
                    <wpg:wgp>
                      <wpg:cNvGrpSpPr/>
                      <wpg:grpSpPr>
                        <a:xfrm>
                          <a:off x="0" y="0"/>
                          <a:ext cx="2942590" cy="2311285"/>
                          <a:chOff x="-268670" y="-888386"/>
                          <a:chExt cx="3346812" cy="2557874"/>
                        </a:xfrm>
                      </wpg:grpSpPr>
                      <wps:wsp>
                        <wps:cNvPr id="1302027330" name="テキスト ボックス 5"/>
                        <wps:cNvSpPr txBox="1"/>
                        <wps:spPr>
                          <a:xfrm>
                            <a:off x="-137953" y="1245408"/>
                            <a:ext cx="3216095" cy="424080"/>
                          </a:xfrm>
                          <a:prstGeom prst="rect">
                            <a:avLst/>
                          </a:prstGeom>
                          <a:solidFill>
                            <a:schemeClr val="lt1"/>
                          </a:solidFill>
                          <a:ln w="6350">
                            <a:noFill/>
                          </a:ln>
                        </wps:spPr>
                        <wps:txbx>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p>
                            <w:p w14:paraId="4DD99678" w14:textId="77777777" w:rsidR="00D046F9" w:rsidRPr="00450790" w:rsidRDefault="00D046F9" w:rsidP="004D4E0A">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a:blip r:embed="rId13" cstate="print">
                            <a:extLst>
                              <a:ext uri="{28A0092B-C50C-407E-A947-70E740481C1C}">
                                <a14:useLocalDpi xmlns:a14="http://schemas.microsoft.com/office/drawing/2010/main"/>
                              </a:ext>
                            </a:extLst>
                          </a:blip>
                          <a:srcRect/>
                          <a:stretch/>
                        </pic:blipFill>
                        <pic:spPr>
                          <a:xfrm>
                            <a:off x="-268670" y="-888386"/>
                            <a:ext cx="3242426" cy="2133839"/>
                          </a:xfrm>
                          <a:prstGeom prst="rect">
                            <a:avLst/>
                          </a:prstGeom>
                        </pic:spPr>
                      </pic:pic>
                    </wpg:wgp>
                  </a:graphicData>
                </a:graphic>
              </wp:inline>
            </w:drawing>
          </mc:Choice>
          <mc:Fallback>
            <w:pict>
              <v:group w14:anchorId="524440AE" id="_x0000_s1035" style="width:231.7pt;height:182pt;mso-position-horizontal-relative:char;mso-position-vertical-relative:line" coordorigin="-2686,-8883" coordsize="33468,25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">
                <v:shape id="テキスト ボックス 5" o:spid="_x0000_s1036" type="#_x0000_t202" style="position:absolute;left:-1379;top:12454;width:32160;height:4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" fillcolor="white [3201]" stroked="f" strokeweight=".5pt">
                  <v:textbox inset="0,0,0,0">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p>
                      <w:p w14:paraId="4DD99678" w14:textId="77777777" w:rsidR="00D046F9" w:rsidRPr="00450790" w:rsidRDefault="00D046F9" w:rsidP="004D4E0A">
                        <w:pPr>
                          <w:jc w:val="center"/>
                          <w:rPr>
                            <w:sz w:val="20"/>
                            <w:szCs w:val="20"/>
                          </w:rPr>
                        </w:pPr>
                      </w:p>
                    </w:txbxContent>
                  </v:textbox>
                </v:shape>
                <v:shape id="図 9" o:spid="_x0000_s1037" type="#_x0000_t75" style="position:absolute;left:-2686;top:-8883;width:32423;height:2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">
                  <v:imagedata r:id="rId14" o:title=""/>
                </v:shape>
                <w10:anchorlock/>
              </v:group>
            </w:pict>
          </mc:Fallback>
        </mc:AlternateContent>
      </w:r>
    </w:p>
    <w:p w14:paraId="34045640" w14:textId="77777777" w:rsidR="004D4E0A" w:rsidRDefault="004D4E0A" w:rsidP="00656E40">
      <w:pPr>
        <w:rPr>
          <w:rFonts w:asciiTheme="minorEastAsia" w:eastAsiaTheme="minorEastAsia" w:hAnsiTheme="minorEastAsia"/>
          <w:bCs/>
          <w:color w:val="000000" w:themeColor="text1"/>
          <w:sz w:val="20"/>
        </w:rPr>
      </w:pPr>
    </w:p>
    <w:p w14:paraId="415F4547" w14:textId="32748E1D" w:rsidR="00476B68" w:rsidRDefault="009C2FFE"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71FE29D7" w14:textId="5C2BBF17" w:rsidR="00AA6146" w:rsidRDefault="00476B68"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B1F83">
        <w:rPr>
          <w:rFonts w:asciiTheme="minorEastAsia" w:eastAsiaTheme="minorEastAsia" w:hAnsiTheme="minorEastAsia" w:hint="eastAsia"/>
          <w:bCs/>
          <w:color w:val="000000" w:themeColor="text1"/>
          <w:sz w:val="20"/>
        </w:rPr>
        <w:t>つぎに</w:t>
      </w:r>
      <w:r w:rsidR="00BE60BB">
        <w:rPr>
          <w:rFonts w:asciiTheme="minorEastAsia" w:eastAsiaTheme="minorEastAsia" w:hAnsiTheme="minorEastAsia" w:hint="eastAsia"/>
          <w:bCs/>
          <w:color w:val="000000" w:themeColor="text1"/>
          <w:sz w:val="20"/>
        </w:rPr>
        <w:t>,</w:t>
      </w:r>
      <w:r w:rsidR="007B1F83">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007B1F83"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007B1F83"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w:t>
      </w:r>
      <w:r w:rsidR="00595AA1" w:rsidRPr="00595AA1">
        <w:rPr>
          <w:rFonts w:asciiTheme="minorEastAsia" w:eastAsiaTheme="minorEastAsia" w:hAnsiTheme="minorEastAsia" w:hint="eastAsia"/>
          <w:bCs/>
          <w:color w:val="000000" w:themeColor="text1"/>
          <w:sz w:val="20"/>
        </w:rPr>
        <w:t>ほど反応時間が有意に長くなる傾向が確認された</w:t>
      </w:r>
      <w:r w:rsidR="00BE60BB">
        <w:rPr>
          <w:rFonts w:asciiTheme="minorEastAsia" w:eastAsiaTheme="minorEastAsia" w:hAnsiTheme="minorEastAsia" w:hint="eastAsia"/>
          <w:bCs/>
          <w:color w:val="000000" w:themeColor="text1"/>
          <w:sz w:val="20"/>
        </w:rPr>
        <w:t>.</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°（0.77 s）に比べ60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°（1.09 s）で大幅な遅延が認められた</w:t>
      </w:r>
      <w:r w:rsidR="00526EF1">
        <w:rPr>
          <w:rFonts w:asciiTheme="minorEastAsia" w:eastAsiaTheme="minorEastAsia" w:hAnsiTheme="minorEastAsia"/>
          <w:bCs/>
          <w:color w:val="000000" w:themeColor="text1"/>
          <w:sz w:val="20"/>
        </w:rPr>
        <w:t>.</w:t>
      </w:r>
    </w:p>
    <w:p w14:paraId="4F181826" w14:textId="121D9612" w:rsidR="003E2C2B" w:rsidRDefault="003E2C2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412E8BD" wp14:editId="1244A44E">
                <wp:extent cx="2942590" cy="2767330"/>
                <wp:effectExtent l="0" t="0" r="3810" b="1270"/>
                <wp:docPr id="1680198959" name="グループ化 6"/>
                <wp:cNvGraphicFramePr/>
                <a:graphic xmlns:a="http://schemas.openxmlformats.org/drawingml/2006/main">
                  <a:graphicData uri="http://schemas.microsoft.com/office/word/2010/wordprocessingGroup">
                    <wpg:wgp>
                      <wpg:cNvGrpSpPr/>
                      <wpg:grpSpPr>
                        <a:xfrm>
                          <a:off x="0" y="0"/>
                          <a:ext cx="2942590" cy="2767330"/>
                          <a:chOff x="-280841" y="-1061561"/>
                          <a:chExt cx="3369869" cy="3083321"/>
                        </a:xfrm>
                      </wpg:grpSpPr>
                      <wps:wsp>
                        <wps:cNvPr id="1358889711" name="テキスト ボックス 5"/>
                        <wps:cNvSpPr txBox="1"/>
                        <wps:spPr>
                          <a:xfrm>
                            <a:off x="-137966" y="1404602"/>
                            <a:ext cx="3216095" cy="617158"/>
                          </a:xfrm>
                          <a:prstGeom prst="rect">
                            <a:avLst/>
                          </a:prstGeom>
                          <a:solidFill>
                            <a:schemeClr val="lt1"/>
                          </a:solidFill>
                          <a:ln w="6350">
                            <a:noFill/>
                          </a:ln>
                        </wps:spPr>
                        <wps:txbx>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4361976" name="図 9"/>
                          <pic:cNvPicPr>
                            <a:picLocks noChangeAspect="1"/>
                          </pic:cNvPicPr>
                        </pic:nvPicPr>
                        <pic:blipFill>
                          <a:blip r:embed="rId15" cstate="print">
                            <a:extLst>
                              <a:ext uri="{28A0092B-C50C-407E-A947-70E740481C1C}">
                                <a14:useLocalDpi xmlns:a14="http://schemas.microsoft.com/office/drawing/2010/main"/>
                              </a:ext>
                            </a:extLst>
                          </a:blip>
                          <a:srcRect/>
                          <a:stretch/>
                        </pic:blipFill>
                        <pic:spPr>
                          <a:xfrm>
                            <a:off x="-280841" y="-1061561"/>
                            <a:ext cx="3369869" cy="2466056"/>
                          </a:xfrm>
                          <a:prstGeom prst="rect">
                            <a:avLst/>
                          </a:prstGeom>
                        </pic:spPr>
                      </pic:pic>
                    </wpg:wgp>
                  </a:graphicData>
                </a:graphic>
              </wp:inline>
            </w:drawing>
          </mc:Choice>
          <mc:Fallback>
            <w:pict>
              <v:group w14:anchorId="1412E8BD" id="_x0000_s1038" style="width:231.7pt;height:217.9pt;mso-position-horizontal-relative:char;mso-position-vertical-relative:line" coordorigin="-2808,-10615" coordsize="33698,30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">
                <v:shape id="テキスト ボックス 5" o:spid="_x0000_s1039" type="#_x0000_t202" style="position:absolute;left:-1379;top:14046;width:3216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" fillcolor="white [3201]" stroked="f" strokeweight=".5pt">
                  <v:textbox inset="0,0,0,0">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v:textbox>
                </v:shape>
                <v:shape id="図 9" o:spid="_x0000_s1040" type="#_x0000_t75" style="position:absolute;left:-2808;top:-10615;width:33698;height:24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">
                  <v:imagedata r:id="rId16" o:title=""/>
                </v:shape>
                <w10:anchorlock/>
              </v:group>
            </w:pict>
          </mc:Fallback>
        </mc:AlternateContent>
      </w:r>
    </w:p>
    <w:p w14:paraId="7FD60FA3" w14:textId="5728533F" w:rsidR="00C94E21" w:rsidRDefault="00117B77"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59840BA" wp14:editId="1FA4D9CF">
                <wp:extent cx="2942590" cy="2749222"/>
                <wp:effectExtent l="0" t="0" r="3810" b="0"/>
                <wp:docPr id="1486476331" name="グループ化 6"/>
                <wp:cNvGraphicFramePr/>
                <a:graphic xmlns:a="http://schemas.openxmlformats.org/drawingml/2006/main">
                  <a:graphicData uri="http://schemas.microsoft.com/office/word/2010/wordprocessingGroup">
                    <wpg:wgp>
                      <wpg:cNvGrpSpPr/>
                      <wpg:grpSpPr>
                        <a:xfrm>
                          <a:off x="0" y="0"/>
                          <a:ext cx="2942590" cy="2749222"/>
                          <a:chOff x="-253477" y="-1076815"/>
                          <a:chExt cx="3331619" cy="3028109"/>
                        </a:xfrm>
                      </wpg:grpSpPr>
                      <wps:wsp>
                        <wps:cNvPr id="2128775931" name="テキスト ボックス 5"/>
                        <wps:cNvSpPr txBox="1"/>
                        <wps:spPr>
                          <a:xfrm>
                            <a:off x="-137953" y="1345706"/>
                            <a:ext cx="3216095" cy="605588"/>
                          </a:xfrm>
                          <a:prstGeom prst="rect">
                            <a:avLst/>
                          </a:prstGeom>
                          <a:solidFill>
                            <a:schemeClr val="lt1"/>
                          </a:solidFill>
                          <a:ln w="6350">
                            <a:noFill/>
                          </a:ln>
                        </wps:spPr>
                        <wps:txbx>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26832049"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253477" y="-1076815"/>
                            <a:ext cx="3310028" cy="2422524"/>
                          </a:xfrm>
                          <a:prstGeom prst="rect">
                            <a:avLst/>
                          </a:prstGeom>
                        </pic:spPr>
                      </pic:pic>
                    </wpg:wgp>
                  </a:graphicData>
                </a:graphic>
              </wp:inline>
            </w:drawing>
          </mc:Choice>
          <mc:Fallback>
            <w:pict>
              <v:group w14:anchorId="659840BA" id="_x0000_s1041" style="width:231.7pt;height:216.45pt;mso-position-horizontal-relative:char;mso-position-vertical-relative:line" coordorigin="-2534,-10768" coordsize="33316,30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">
                <v:shape id="テキスト ボックス 5" o:spid="_x0000_s1042" type="#_x0000_t202" style="position:absolute;left:-1379;top:13457;width:32160;height:6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" fillcolor="white [3201]" stroked="f" strokeweight=".5pt">
                  <v:textbox inset="0,0,0,0">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v:textbox>
                </v:shape>
                <v:shape id="図 9" o:spid="_x0000_s1043" type="#_x0000_t75" style="position:absolute;left:-2534;top:-10768;width:33099;height:24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">
                  <v:imagedata r:id="rId18" o:title=""/>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5BBAE678"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w:t>
      </w:r>
      <w:r w:rsidR="00B955B8">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w:t>
      </w:r>
      <w:r w:rsidRPr="00881BE8">
        <w:rPr>
          <w:rFonts w:asciiTheme="minorEastAsia" w:eastAsiaTheme="minorEastAsia" w:hAnsiTheme="minorEastAsia"/>
          <w:bCs/>
          <w:color w:val="000000" w:themeColor="text1"/>
          <w:sz w:val="20"/>
        </w:rPr>
        <w:lastRenderedPageBreak/>
        <w:t>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5B7EB94B" w14:textId="51B895E3" w:rsidR="00117B77" w:rsidRDefault="00117B77" w:rsidP="00F54EDD">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15B18DB" wp14:editId="7BB3111F">
                <wp:extent cx="2942590" cy="2865588"/>
                <wp:effectExtent l="0" t="0" r="3810" b="5080"/>
                <wp:docPr id="995312221" name="グループ化 6"/>
                <wp:cNvGraphicFramePr/>
                <a:graphic xmlns:a="http://schemas.openxmlformats.org/drawingml/2006/main">
                  <a:graphicData uri="http://schemas.microsoft.com/office/word/2010/wordprocessingGroup">
                    <wpg:wgp>
                      <wpg:cNvGrpSpPr/>
                      <wpg:grpSpPr>
                        <a:xfrm>
                          <a:off x="0" y="0"/>
                          <a:ext cx="2942590" cy="2865588"/>
                          <a:chOff x="-366401" y="-1147345"/>
                          <a:chExt cx="3422161" cy="3242892"/>
                        </a:xfrm>
                      </wpg:grpSpPr>
                      <wps:wsp>
                        <wps:cNvPr id="1549525946" name="テキスト ボックス 5"/>
                        <wps:cNvSpPr txBox="1"/>
                        <wps:spPr>
                          <a:xfrm>
                            <a:off x="-222371" y="1459937"/>
                            <a:ext cx="3216094" cy="635610"/>
                          </a:xfrm>
                          <a:prstGeom prst="rect">
                            <a:avLst/>
                          </a:prstGeom>
                          <a:solidFill>
                            <a:schemeClr val="lt1"/>
                          </a:solidFill>
                          <a:ln w="6350">
                            <a:noFill/>
                          </a:ln>
                        </wps:spPr>
                        <wps:txbx>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5323826"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66401" y="-1147345"/>
                            <a:ext cx="3422161" cy="2504646"/>
                          </a:xfrm>
                          <a:prstGeom prst="rect">
                            <a:avLst/>
                          </a:prstGeom>
                        </pic:spPr>
                      </pic:pic>
                    </wpg:wgp>
                  </a:graphicData>
                </a:graphic>
              </wp:inline>
            </w:drawing>
          </mc:Choice>
          <mc:Fallback>
            <w:pict>
              <v:group w14:anchorId="315B18DB" id="_x0000_s1044" style="width:231.7pt;height:225.65pt;mso-position-horizontal-relative:char;mso-position-vertical-relative:line" coordorigin="-3664,-11473" coordsize="34221,32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">
                <v:shape id="テキスト ボックス 5" o:spid="_x0000_s1045" type="#_x0000_t202" style="position:absolute;left:-2223;top:14599;width:32160;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" fillcolor="white [3201]" stroked="f" strokeweight=".5pt">
                  <v:textbox inset="0,0,0,0">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v:textbox>
                </v:shape>
                <v:shape id="図 9" o:spid="_x0000_s1046" type="#_x0000_t75" style="position:absolute;left:-3664;top:-11473;width:34221;height:25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">
                  <v:imagedata r:id="rId20" o:title=""/>
                </v:shape>
                <w10:anchorlock/>
              </v:group>
            </w:pict>
          </mc:Fallback>
        </mc:AlternateContent>
      </w:r>
    </w:p>
    <w:p w14:paraId="464B04EA" w14:textId="77777777" w:rsidR="006C6141" w:rsidRDefault="006C6141" w:rsidP="00F54EDD">
      <w:pPr>
        <w:rPr>
          <w:rFonts w:asciiTheme="minorEastAsia" w:eastAsiaTheme="minorEastAsia" w:hAnsiTheme="minorEastAsia"/>
          <w:bCs/>
          <w:color w:val="000000" w:themeColor="text1"/>
          <w:sz w:val="20"/>
        </w:rPr>
      </w:pPr>
    </w:p>
    <w:p w14:paraId="4BA2ADE1" w14:textId="3C7CC30E" w:rsidR="00903E57" w:rsidRDefault="00BB163B" w:rsidP="0093275A">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38F29F1A" w14:textId="5F56724C" w:rsidR="00674DFA" w:rsidRDefault="00BD3890"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r w:rsidR="0093275A" w:rsidRPr="00562D95" w:rsidDel="0093275A">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w:t>
      </w:r>
      <w:r w:rsidR="007D4B4C" w:rsidRPr="007D4B4C">
        <w:rPr>
          <w:rFonts w:asciiTheme="minorEastAsia" w:eastAsiaTheme="minorEastAsia" w:hAnsiTheme="minorEastAsia" w:hint="eastAsia"/>
          <w:bCs/>
          <w:color w:val="000000" w:themeColor="text1"/>
          <w:sz w:val="20"/>
        </w:rPr>
        <w:t>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VR酔いスコアに統計的な有意差は認められなかった（F(2,33)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r w:rsidR="0036768D" w:rsidRPr="0036768D">
        <w:rPr>
          <w:rFonts w:asciiTheme="minorEastAsia" w:eastAsiaTheme="minorEastAsia" w:hAnsiTheme="minorEastAsia"/>
          <w:bCs/>
          <w:color w:val="000000" w:themeColor="text1"/>
          <w:sz w:val="20"/>
        </w:rPr>
        <w:t>ただし</w:t>
      </w:r>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本実験では座位</w:t>
      </w:r>
      <w:r w:rsidR="005922E1">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半座位</w:t>
      </w:r>
      <w:r w:rsidR="005922E1">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仰臥位の順で条件を固定して実施したため</w:t>
      </w:r>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この平均値の推移には実験の進行に伴うVR酔いの蓄積が反映されている可能性がある</w:t>
      </w:r>
      <w:r w:rsidR="00405965">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007D4B4C"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背中角度の変動が主観的なVR酔いの強さに及ぼす影響は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r w:rsidR="007A1654" w:rsidRPr="007A1654">
        <w:rPr>
          <w:rFonts w:asciiTheme="minorEastAsia" w:eastAsiaTheme="minorEastAsia" w:hAnsiTheme="minorEastAsia"/>
          <w:bCs/>
          <w:color w:val="000000" w:themeColor="text1"/>
          <w:sz w:val="20"/>
        </w:rPr>
        <w:t>サンプルサイズの拡大</w:t>
      </w:r>
      <w:r w:rsidR="00405965">
        <w:rPr>
          <w:rFonts w:asciiTheme="minorEastAsia" w:eastAsiaTheme="minorEastAsia" w:hAnsiTheme="minorEastAsia"/>
          <w:bCs/>
          <w:color w:val="000000" w:themeColor="text1"/>
          <w:sz w:val="20"/>
        </w:rPr>
        <w:t>,</w:t>
      </w:r>
      <w:r w:rsidR="007A1654">
        <w:rPr>
          <w:rFonts w:asciiTheme="minorEastAsia" w:eastAsiaTheme="minorEastAsia" w:hAnsiTheme="minorEastAsia"/>
          <w:bCs/>
          <w:color w:val="000000" w:themeColor="text1"/>
          <w:sz w:val="20"/>
        </w:rPr>
        <w:t>VR</w:t>
      </w:r>
      <w:r w:rsidR="007A1654">
        <w:rPr>
          <w:rFonts w:asciiTheme="minorEastAsia" w:eastAsiaTheme="minorEastAsia" w:hAnsiTheme="minorEastAsia" w:hint="eastAsia"/>
          <w:bCs/>
          <w:color w:val="000000" w:themeColor="text1"/>
          <w:sz w:val="20"/>
        </w:rPr>
        <w:t>コンテンツの</w:t>
      </w:r>
      <w:r w:rsidR="007A1654" w:rsidRPr="007A1654">
        <w:rPr>
          <w:rFonts w:asciiTheme="minorEastAsia" w:eastAsiaTheme="minorEastAsia" w:hAnsiTheme="minorEastAsia"/>
          <w:bCs/>
          <w:color w:val="000000" w:themeColor="text1"/>
          <w:sz w:val="20"/>
        </w:rPr>
        <w:t>曝露時間の</w:t>
      </w:r>
      <w:r w:rsidR="007A1654">
        <w:rPr>
          <w:rFonts w:asciiTheme="minorEastAsia" w:eastAsiaTheme="minorEastAsia" w:hAnsiTheme="minorEastAsia" w:hint="eastAsia"/>
          <w:bCs/>
          <w:color w:val="000000" w:themeColor="text1"/>
          <w:sz w:val="20"/>
        </w:rPr>
        <w:t>調整</w:t>
      </w:r>
      <w:r w:rsidR="00405965">
        <w:rPr>
          <w:rFonts w:asciiTheme="minorEastAsia" w:eastAsiaTheme="minorEastAsia" w:hAnsiTheme="minorEastAsia"/>
          <w:bCs/>
          <w:color w:val="000000" w:themeColor="text1"/>
          <w:sz w:val="20"/>
        </w:rPr>
        <w:t>,</w:t>
      </w:r>
      <w:r w:rsidR="007A1654" w:rsidRPr="007A1654">
        <w:rPr>
          <w:rFonts w:asciiTheme="minorEastAsia" w:eastAsiaTheme="minorEastAsia" w:hAnsiTheme="minorEastAsia"/>
          <w:bCs/>
          <w:color w:val="000000" w:themeColor="text1"/>
          <w:sz w:val="20"/>
        </w:rPr>
        <w:t>提示順序のカウンターバランス検討</w:t>
      </w:r>
      <w:r w:rsidR="007A1654">
        <w:rPr>
          <w:rFonts w:asciiTheme="minorEastAsia" w:eastAsiaTheme="minorEastAsia" w:hAnsiTheme="minorEastAsia" w:hint="eastAsia"/>
          <w:bCs/>
          <w:color w:val="000000" w:themeColor="text1"/>
          <w:sz w:val="20"/>
        </w:rPr>
        <w:t>などにより</w:t>
      </w:r>
      <w:r w:rsidR="007A1654">
        <w:rPr>
          <w:rFonts w:asciiTheme="minorEastAsia" w:eastAsiaTheme="minorEastAsia" w:hAnsiTheme="minorEastAsia"/>
          <w:bCs/>
          <w:color w:val="000000" w:themeColor="text1"/>
          <w:sz w:val="20"/>
        </w:rPr>
        <w:t>,</w:t>
      </w:r>
      <w:r w:rsidR="00E93E91">
        <w:rPr>
          <w:rFonts w:asciiTheme="minorEastAsia" w:eastAsiaTheme="minorEastAsia" w:hAnsiTheme="minorEastAsia" w:hint="eastAsia"/>
          <w:bCs/>
          <w:color w:val="000000" w:themeColor="text1"/>
          <w:sz w:val="20"/>
        </w:rPr>
        <w:t>結果が</w:t>
      </w:r>
      <w:r w:rsidR="007D4B4C" w:rsidRPr="007D4B4C">
        <w:rPr>
          <w:rFonts w:asciiTheme="minorEastAsia" w:eastAsiaTheme="minorEastAsia" w:hAnsiTheme="minorEastAsia" w:hint="eastAsia"/>
          <w:bCs/>
          <w:color w:val="000000" w:themeColor="text1"/>
          <w:sz w:val="20"/>
        </w:rPr>
        <w:t>異なる可能性も</w:t>
      </w:r>
      <w:r w:rsidR="00E93E91">
        <w:rPr>
          <w:rFonts w:asciiTheme="minorEastAsia" w:eastAsiaTheme="minorEastAsia" w:hAnsiTheme="minorEastAsia" w:hint="eastAsia"/>
          <w:bCs/>
          <w:color w:val="000000" w:themeColor="text1"/>
          <w:sz w:val="20"/>
        </w:rPr>
        <w:t>あ</w:t>
      </w:r>
      <w:r w:rsidR="007D4B4C" w:rsidRPr="007D4B4C">
        <w:rPr>
          <w:rFonts w:asciiTheme="minorEastAsia" w:eastAsiaTheme="minorEastAsia" w:hAnsiTheme="minorEastAsia" w:hint="eastAsia"/>
          <w:bCs/>
          <w:color w:val="000000" w:themeColor="text1"/>
          <w:sz w:val="20"/>
        </w:rPr>
        <w:t>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2DDFBF1A">
                <wp:extent cx="2942590" cy="2776654"/>
                <wp:effectExtent l="0" t="0" r="3810" b="5080"/>
                <wp:docPr id="624605700" name="グループ化 6"/>
                <wp:cNvGraphicFramePr/>
                <a:graphic xmlns:a="http://schemas.openxmlformats.org/drawingml/2006/main">
                  <a:graphicData uri="http://schemas.microsoft.com/office/word/2010/wordprocessingGroup">
                    <wpg:wgp>
                      <wpg:cNvGrpSpPr/>
                      <wpg:grpSpPr>
                        <a:xfrm>
                          <a:off x="0" y="0"/>
                          <a:ext cx="2942590" cy="2776654"/>
                          <a:chOff x="-414970" y="-1130693"/>
                          <a:chExt cx="3331229" cy="3061410"/>
                        </a:xfrm>
                      </wpg:grpSpPr>
                      <wps:wsp>
                        <wps:cNvPr id="1151604953" name="テキスト ボックス 5"/>
                        <wps:cNvSpPr txBox="1"/>
                        <wps:spPr>
                          <a:xfrm>
                            <a:off x="-299836" y="1448035"/>
                            <a:ext cx="3216095" cy="482682"/>
                          </a:xfrm>
                          <a:prstGeom prst="rect">
                            <a:avLst/>
                          </a:prstGeom>
                          <a:solidFill>
                            <a:schemeClr val="lt1"/>
                          </a:solidFill>
                          <a:ln w="6350">
                            <a:noFill/>
                          </a:ln>
                        </wps:spPr>
                        <wps:txbx>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414970" y="-1130693"/>
                            <a:ext cx="3327449" cy="2578931"/>
                          </a:xfrm>
                          <a:prstGeom prst="rect">
                            <a:avLst/>
                          </a:prstGeom>
                        </pic:spPr>
                      </pic:pic>
                    </wpg:wgp>
                  </a:graphicData>
                </a:graphic>
              </wp:inline>
            </w:drawing>
          </mc:Choice>
          <mc:Fallback>
            <w:pict>
              <v:group w14:anchorId="40DAAE0D" id="_x0000_s1047" style="width:231.7pt;height:218.65pt;mso-position-horizontal-relative:char;mso-position-vertical-relative:line" coordorigin="-4149,-11306" coordsize="33312,30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">
                <v:shape id="テキスト ボックス 5" o:spid="_x0000_s1048" type="#_x0000_t202" style="position:absolute;left:-2998;top:14480;width:32160;height: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" fillcolor="white [3201]" stroked="f" strokeweight=".5pt">
                  <v:textbox inset="0,0,0,0">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v:textbox>
                </v:shape>
                <v:shape id="図 9" o:spid="_x0000_s1049" type="#_x0000_t75" style="position:absolute;left:-4149;top:-11306;width:33273;height:25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">
                  <v:imagedata r:id="rId22" o:title=""/>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75BE3D4E"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は式</w:t>
      </w:r>
      <w:r w:rsidR="0079392B">
        <w:rPr>
          <w:rFonts w:asciiTheme="minorEastAsia" w:eastAsiaTheme="minorEastAsia" w:hAnsiTheme="minorEastAsia" w:hint="eastAsia"/>
          <w:bCs/>
          <w:color w:val="000000" w:themeColor="text1"/>
          <w:sz w:val="20"/>
        </w:rPr>
        <w:t>(</w:t>
      </w:r>
      <w:r w:rsidR="0079392B">
        <w:rPr>
          <w:rFonts w:asciiTheme="minorEastAsia" w:eastAsiaTheme="minorEastAsia" w:hAnsiTheme="minorEastAsia"/>
          <w:bCs/>
          <w:color w:val="000000" w:themeColor="text1"/>
          <w:sz w:val="20"/>
        </w:rPr>
        <w:t>1)</w:t>
      </w:r>
      <w:r w:rsidR="004558D2" w:rsidRPr="004558D2">
        <w:rPr>
          <w:rFonts w:asciiTheme="minorEastAsia" w:eastAsiaTheme="minorEastAsia" w:hAnsiTheme="minorEastAsia"/>
          <w:bCs/>
          <w:color w:val="000000" w:themeColor="text1"/>
          <w:sz w:val="20"/>
        </w:rPr>
        <w:t>で定義される</w:t>
      </w:r>
      <w:r w:rsidR="008F3703">
        <w:rPr>
          <w:rFonts w:asciiTheme="minorEastAsia" w:eastAsiaTheme="minorEastAsia" w:hAnsiTheme="minorEastAsia"/>
          <w:bCs/>
          <w:color w:val="000000" w:themeColor="text1"/>
          <w:sz w:val="20"/>
        </w:rPr>
        <w:t>.</w:t>
      </w:r>
    </w:p>
    <w:p w14:paraId="73659345" w14:textId="51032DBB" w:rsidR="004558D2" w:rsidRPr="00D863A1" w:rsidRDefault="00000000" w:rsidP="0068184F">
      <w:pPr>
        <w:jc w:val="center"/>
        <w:rPr>
          <w:szCs w:val="21"/>
        </w:rPr>
      </w:pP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w:r w:rsidR="0079392B">
        <w:rPr>
          <w:rFonts w:hint="eastAsia"/>
          <w:szCs w:val="21"/>
        </w:rPr>
        <w:t xml:space="preserve">　　</w:t>
      </w:r>
      <w:r w:rsidR="0079392B">
        <w:rPr>
          <w:rFonts w:hint="eastAsia"/>
          <w:szCs w:val="21"/>
        </w:rPr>
        <w:t>(</w:t>
      </w:r>
      <w:r w:rsidR="0079392B">
        <w:rPr>
          <w:szCs w:val="21"/>
        </w:rPr>
        <w:t>1)</w:t>
      </w:r>
    </w:p>
    <w:p w14:paraId="0217D108" w14:textId="2A696F57"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式</w:t>
      </w:r>
      <w:r w:rsidR="004478A6">
        <w:rPr>
          <w:rFonts w:asciiTheme="minorEastAsia" w:eastAsiaTheme="minorEastAsia" w:hAnsiTheme="minorEastAsia" w:hint="eastAsia"/>
          <w:bCs/>
          <w:color w:val="000000" w:themeColor="text1"/>
          <w:sz w:val="20"/>
        </w:rPr>
        <w:t>(</w:t>
      </w:r>
      <w:r w:rsidR="004478A6">
        <w:rPr>
          <w:rFonts w:asciiTheme="minorEastAsia" w:eastAsiaTheme="minorEastAsia" w:hAnsiTheme="minorEastAsia"/>
          <w:bCs/>
          <w:color w:val="000000" w:themeColor="text1"/>
          <w:sz w:val="20"/>
        </w:rPr>
        <w:t>2)</w:t>
      </w:r>
      <w:r w:rsidRPr="00D875DD">
        <w:rPr>
          <w:rFonts w:asciiTheme="minorEastAsia" w:eastAsiaTheme="minorEastAsia" w:hAnsiTheme="minorEastAsia"/>
          <w:bCs/>
          <w:color w:val="000000" w:themeColor="text1"/>
          <w:sz w:val="20"/>
        </w:rPr>
        <w:t>を用いて算出した</w:t>
      </w:r>
      <w:r w:rsidR="008F3703">
        <w:rPr>
          <w:rFonts w:asciiTheme="minorEastAsia" w:eastAsiaTheme="minorEastAsia" w:hAnsiTheme="minorEastAsia"/>
          <w:bCs/>
          <w:color w:val="000000" w:themeColor="text1"/>
          <w:sz w:val="20"/>
        </w:rPr>
        <w:t>.</w:t>
      </w:r>
    </w:p>
    <w:p w14:paraId="4850972A" w14:textId="1119FE11" w:rsidR="00CE7638" w:rsidRPr="00355785" w:rsidRDefault="00CE7638" w:rsidP="0068184F">
      <w:pPr>
        <w:jc w:val="center"/>
        <w:rPr>
          <w:szCs w:val="21"/>
        </w:rPr>
      </w:pPr>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w:r w:rsidR="0079392B">
        <w:rPr>
          <w:rFonts w:hint="eastAsia"/>
          <w:szCs w:val="21"/>
        </w:rPr>
        <w:t xml:space="preserve"> </w:t>
      </w:r>
      <w:r w:rsidR="0079392B">
        <w:rPr>
          <w:szCs w:val="21"/>
        </w:rPr>
        <w:t xml:space="preserve">  (2)</w:t>
      </w:r>
    </w:p>
    <w:p w14:paraId="74A0AD60" w14:textId="48AD254F" w:rsidR="009C4721" w:rsidRDefault="0013384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仰臥位が </w:t>
      </w:r>
      <w:r w:rsidR="00C55983" w:rsidRPr="00C55983">
        <w:rPr>
          <w:rFonts w:asciiTheme="minorEastAsia" w:eastAsiaTheme="minorEastAsia" w:hAnsiTheme="minorEastAsia" w:hint="eastAsia"/>
          <w:bCs/>
          <w:color w:val="000000" w:themeColor="text1"/>
          <w:sz w:val="20"/>
        </w:rPr>
        <w:lastRenderedPageBreak/>
        <w:t>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0.479）のいずれについても有意差は認められなかった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w:t>
      </w:r>
      <w:r w:rsidR="00E93E91">
        <w:rPr>
          <w:rFonts w:asciiTheme="minorEastAsia" w:eastAsiaTheme="minorEastAsia" w:hAnsiTheme="minorEastAsia" w:hint="eastAsia"/>
          <w:bCs/>
          <w:color w:val="000000" w:themeColor="text1"/>
          <w:sz w:val="20"/>
        </w:rPr>
        <w:t>た</w:t>
      </w:r>
      <w:r w:rsidR="00EA0286" w:rsidRPr="00EA0286">
        <w:rPr>
          <w:rFonts w:asciiTheme="minorEastAsia" w:eastAsiaTheme="minorEastAsia" w:hAnsiTheme="minorEastAsia"/>
          <w:bCs/>
          <w:color w:val="000000" w:themeColor="text1"/>
          <w:sz w:val="20"/>
        </w:rPr>
        <w:t>と</w:t>
      </w:r>
      <w:r w:rsidR="00E93E91">
        <w:rPr>
          <w:rFonts w:asciiTheme="minorEastAsia" w:eastAsiaTheme="minorEastAsia" w:hAnsiTheme="minorEastAsia" w:hint="eastAsia"/>
          <w:bCs/>
          <w:color w:val="000000" w:themeColor="text1"/>
          <w:sz w:val="20"/>
        </w:rPr>
        <w:t>考え</w:t>
      </w:r>
      <w:r w:rsidR="00EA0286" w:rsidRPr="00EA0286">
        <w:rPr>
          <w:rFonts w:asciiTheme="minorEastAsia" w:eastAsiaTheme="minorEastAsia" w:hAnsiTheme="minorEastAsia"/>
          <w:bCs/>
          <w:color w:val="000000" w:themeColor="text1"/>
          <w:sz w:val="20"/>
        </w:rPr>
        <w:t>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2895F58F" w14:textId="418770FB" w:rsidR="000325E8" w:rsidRPr="00B86C08" w:rsidRDefault="00D1482E" w:rsidP="00D1482E">
      <w:pPr>
        <w:rPr>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6162B4DD" w14:textId="5C76780E" w:rsidR="00176CFF"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w:t>
      </w:r>
      <w:r w:rsidRPr="00B86C08">
        <w:rPr>
          <w:rFonts w:asciiTheme="minorEastAsia" w:eastAsiaTheme="minorEastAsia" w:hAnsiTheme="minorEastAsia" w:hint="eastAsia"/>
          <w:bCs/>
          <w:color w:val="000000" w:themeColor="text1"/>
          <w:sz w:val="20"/>
          <w:szCs w:val="20"/>
        </w:rPr>
        <w:t>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r w:rsidR="001A6E19">
        <w:rPr>
          <w:rFonts w:asciiTheme="minorEastAsia" w:eastAsiaTheme="minorEastAsia" w:hAnsiTheme="minorEastAsia" w:hint="eastAsia"/>
          <w:bCs/>
          <w:color w:val="000000" w:themeColor="text1"/>
          <w:sz w:val="20"/>
          <w:szCs w:val="20"/>
        </w:rPr>
        <w:t>の操作パフォーマンスの低下</w:t>
      </w:r>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ただし</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タスクの性質によっては</w:t>
      </w:r>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r w:rsidR="001A6E19" w:rsidRPr="001A6E19">
        <w:rPr>
          <w:rFonts w:asciiTheme="minorEastAsia" w:eastAsiaTheme="minorEastAsia" w:hAnsiTheme="minorEastAsia"/>
          <w:bCs/>
          <w:color w:val="000000" w:themeColor="text1"/>
          <w:sz w:val="20"/>
          <w:szCs w:val="20"/>
        </w:rPr>
        <w:t>性が優先されるべきケースも存在する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例えば</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r w:rsidR="001A6E19" w:rsidRPr="001A6E19">
        <w:rPr>
          <w:rFonts w:asciiTheme="minorEastAsia" w:eastAsiaTheme="minorEastAsia" w:hAnsiTheme="minorEastAsia"/>
          <w:bCs/>
          <w:color w:val="000000" w:themeColor="text1"/>
          <w:sz w:val="20"/>
          <w:szCs w:val="20"/>
        </w:rPr>
        <w:t>が総合的なユーザー体験を向上させる要因となり得る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w:t>
      </w:r>
      <w:r w:rsidR="00CC5C88">
        <w:rPr>
          <w:rFonts w:asciiTheme="minorEastAsia" w:eastAsiaTheme="minorEastAsia" w:hAnsiTheme="minorEastAsia" w:hint="eastAsia"/>
          <w:bCs/>
          <w:color w:val="000000" w:themeColor="text1"/>
          <w:sz w:val="20"/>
          <w:szCs w:val="20"/>
        </w:rPr>
        <w:t>イ</w:t>
      </w:r>
      <w:r w:rsidR="001A6E19" w:rsidRPr="001A6E19">
        <w:rPr>
          <w:rFonts w:asciiTheme="minorEastAsia" w:eastAsiaTheme="minorEastAsia" w:hAnsiTheme="minorEastAsia"/>
          <w:bCs/>
          <w:color w:val="000000" w:themeColor="text1"/>
          <w:sz w:val="20"/>
          <w:szCs w:val="20"/>
        </w:rPr>
        <w:t>スの設計においては</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Pr>
          <w:rFonts w:asciiTheme="minorEastAsia" w:eastAsiaTheme="minorEastAsia" w:hAnsiTheme="minorEastAsia" w:hint="eastAsia"/>
          <w:bCs/>
          <w:color w:val="000000" w:themeColor="text1"/>
          <w:sz w:val="20"/>
          <w:szCs w:val="20"/>
        </w:rPr>
        <w:t>の最適化</w:t>
      </w:r>
      <w:r w:rsidR="001A6E19" w:rsidRPr="001A6E19">
        <w:rPr>
          <w:rFonts w:asciiTheme="minorEastAsia" w:eastAsiaTheme="minorEastAsia" w:hAnsiTheme="minorEastAsia"/>
          <w:bCs/>
          <w:color w:val="000000" w:themeColor="text1"/>
          <w:sz w:val="20"/>
          <w:szCs w:val="20"/>
        </w:rPr>
        <w:t>が求められる</w:t>
      </w:r>
      <w:r w:rsidR="00AD12B7">
        <w:rPr>
          <w:rFonts w:asciiTheme="minorEastAsia" w:eastAsiaTheme="minorEastAsia" w:hAnsiTheme="minorEastAsia"/>
          <w:bCs/>
          <w:color w:val="000000" w:themeColor="text1"/>
          <w:sz w:val="20"/>
          <w:szCs w:val="20"/>
        </w:rPr>
        <w:t>.</w:t>
      </w:r>
    </w:p>
    <w:p w14:paraId="7B1E1C90" w14:textId="73F38C85"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3DF89CEE"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w:t>
      </w:r>
      <w:r w:rsidR="004478A6">
        <w:rPr>
          <w:rFonts w:ascii="Times New Roman" w:eastAsia="ＭＳ ゴシック" w:hAnsi="Times New Roman" w:hint="eastAsia"/>
          <w:b/>
          <w:color w:val="000000" w:themeColor="text1"/>
          <w:sz w:val="20"/>
          <w:szCs w:val="20"/>
        </w:rPr>
        <w:t>方法</w:t>
      </w:r>
    </w:p>
    <w:p w14:paraId="3833EA77" w14:textId="1953C5BB" w:rsidR="000325E8" w:rsidRDefault="00E224BE" w:rsidP="008462F6">
      <w:pPr>
        <w:ind w:firstLineChars="100" w:firstLine="195"/>
        <w:rPr>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w:t>
      </w:r>
      <w:r w:rsidR="003459FE">
        <w:rPr>
          <w:rFonts w:ascii="Times New Roman" w:hAnsi="Times New Roman" w:hint="eastAsia"/>
          <w:color w:val="000000" w:themeColor="text1"/>
          <w:sz w:val="20"/>
          <w:szCs w:val="20"/>
        </w:rPr>
        <w:t>イ</w:t>
      </w:r>
      <w:r w:rsidR="00494809" w:rsidRPr="00494809">
        <w:rPr>
          <w:rFonts w:ascii="Times New Roman" w:hAnsi="Times New Roman"/>
          <w:color w:val="000000" w:themeColor="text1"/>
          <w:sz w:val="20"/>
          <w:szCs w:val="20"/>
        </w:rPr>
        <w:t>ス設計における指針を得る</w:t>
      </w:r>
      <w:r w:rsidR="000B08B0">
        <w:rPr>
          <w:rFonts w:ascii="Times New Roman" w:hAnsi="Times New Roman" w:hint="eastAsia"/>
          <w:color w:val="000000" w:themeColor="text1"/>
          <w:sz w:val="20"/>
          <w:szCs w:val="20"/>
        </w:rPr>
        <w:t>ことを目的とする</w:t>
      </w:r>
      <w:r w:rsidR="000B08B0">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実験の基本構成は前章の実験</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比較対象となる「座位」「半座位」「仰臥位」の</w:t>
      </w:r>
      <w:r w:rsidR="005110CE" w:rsidRPr="005110CE">
        <w:rPr>
          <w:rFonts w:ascii="Times New Roman" w:hAnsi="Times New Roman"/>
          <w:color w:val="000000" w:themeColor="text1"/>
          <w:sz w:val="20"/>
          <w:szCs w:val="20"/>
        </w:rPr>
        <w:t>3</w:t>
      </w:r>
      <w:r w:rsidR="005110CE"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仰臥位姿勢において連続して</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セッション（セッション</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・セッション</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）を実施することで</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姿勢保持における頭部の安</w:t>
      </w:r>
      <w:r w:rsidR="005110CE" w:rsidRPr="005110CE">
        <w:rPr>
          <w:rFonts w:ascii="Times New Roman" w:hAnsi="Times New Roman"/>
          <w:color w:val="000000" w:themeColor="text1"/>
          <w:sz w:val="20"/>
          <w:szCs w:val="20"/>
        </w:rPr>
        <w:lastRenderedPageBreak/>
        <w:t>定性や探索行動を評価するため</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005110CE"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実験</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からの変更点および追加された実験条件を表</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77777777" w:rsidR="00D8064D" w:rsidRDefault="00D8064D" w:rsidP="00D8064D">
      <w:pPr>
        <w:jc w:val="center"/>
        <w:rPr>
          <w:sz w:val="20"/>
          <w:szCs w:val="20"/>
        </w:rPr>
      </w:pPr>
      <w:r>
        <w:rPr>
          <w:rFonts w:hint="eastAsia"/>
          <w:sz w:val="20"/>
          <w:szCs w:val="20"/>
        </w:rPr>
        <w:t>表２変更および追加された実験条件</w:t>
      </w:r>
    </w:p>
    <w:p w14:paraId="37EA6DF3" w14:textId="21D5B399" w:rsidR="00D8064D" w:rsidRPr="00256307" w:rsidRDefault="00D8064D" w:rsidP="00256307">
      <w:pPr>
        <w:jc w:val="center"/>
        <w:rPr>
          <w:szCs w:val="21"/>
        </w:rPr>
      </w:pPr>
      <w:r>
        <w:rPr>
          <w:rFonts w:hint="eastAsia"/>
          <w:szCs w:val="21"/>
        </w:rPr>
        <w:t xml:space="preserve">Table </w:t>
      </w:r>
      <w:r>
        <w:rPr>
          <w:szCs w:val="21"/>
        </w:rPr>
        <w:t>2</w:t>
      </w:r>
      <w:r>
        <w:rPr>
          <w:rFonts w:hint="eastAsia"/>
          <w:szCs w:val="21"/>
        </w:rPr>
        <w:t xml:space="preserve">　</w:t>
      </w:r>
      <w:r w:rsidR="006D1382" w:rsidRPr="006D1382">
        <w:t xml:space="preserve"> </w:t>
      </w:r>
      <w:r w:rsidR="006D1382" w:rsidRPr="006D1382">
        <w:rPr>
          <w:szCs w:val="21"/>
        </w:rPr>
        <w:t>Changes and Additions to Experimental Conditions</w:t>
      </w:r>
    </w:p>
    <w:tbl>
      <w:tblPr>
        <w:tblStyle w:val="12"/>
        <w:tblW w:w="0" w:type="auto"/>
        <w:tblLook w:val="04A0" w:firstRow="1" w:lastRow="0" w:firstColumn="1" w:lastColumn="0" w:noHBand="0" w:noVBand="1"/>
      </w:tblPr>
      <w:tblGrid>
        <w:gridCol w:w="1129"/>
        <w:gridCol w:w="1276"/>
        <w:gridCol w:w="2219"/>
      </w:tblGrid>
      <w:tr w:rsidR="00872995" w14:paraId="29134A07" w14:textId="77777777" w:rsidTr="00806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4478A6" w14:paraId="77F7419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val="restart"/>
          </w:tcPr>
          <w:p w14:paraId="640BBB1E" w14:textId="77777777" w:rsidR="004478A6" w:rsidRPr="0068184F" w:rsidRDefault="004478A6"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Pr>
          <w:p w14:paraId="3116602A" w14:textId="11297809"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Pr>
          <w:p w14:paraId="4274052C" w14:textId="75B91B8F"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bCs/>
                <w:color w:val="000000" w:themeColor="text1"/>
                <w:sz w:val="18"/>
              </w:rPr>
              <w:t>13</w:t>
            </w:r>
            <w:r w:rsidRPr="0068184F">
              <w:rPr>
                <w:rFonts w:asciiTheme="minorEastAsia" w:eastAsiaTheme="minorEastAsia" w:hAnsiTheme="minorEastAsia" w:hint="eastAsia"/>
                <w:bCs/>
                <w:color w:val="000000" w:themeColor="text1"/>
                <w:sz w:val="18"/>
              </w:rPr>
              <w:t>名</w:t>
            </w:r>
          </w:p>
        </w:tc>
      </w:tr>
      <w:tr w:rsidR="004478A6" w14:paraId="2EE74C0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4478A6" w:rsidRPr="00256307" w:rsidRDefault="004478A6" w:rsidP="00806123">
            <w:pPr>
              <w:rPr>
                <w:rFonts w:asciiTheme="minorEastAsia" w:eastAsiaTheme="minorEastAsia" w:hAnsiTheme="minorEastAsia"/>
                <w:bCs w:val="0"/>
                <w:color w:val="000000" w:themeColor="text1"/>
                <w:sz w:val="18"/>
              </w:rPr>
            </w:pPr>
          </w:p>
        </w:tc>
        <w:tc>
          <w:tcPr>
            <w:tcW w:w="1276" w:type="dxa"/>
          </w:tcPr>
          <w:p w14:paraId="29542D4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872995" w14:paraId="410DD6CD" w14:textId="77777777" w:rsidTr="00806123">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68184F" w:rsidRDefault="00872995"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w:t>
            </w:r>
            <w:r w:rsidR="00E77025" w:rsidRPr="0068184F">
              <w:rPr>
                <w:rFonts w:asciiTheme="minorEastAsia" w:eastAsiaTheme="minorEastAsia" w:hAnsiTheme="minorEastAsia" w:hint="eastAsia"/>
                <w:bCs/>
                <w:color w:val="000000" w:themeColor="text1"/>
                <w:sz w:val="18"/>
              </w:rPr>
              <w:t>角</w:t>
            </w:r>
          </w:p>
        </w:tc>
        <w:tc>
          <w:tcPr>
            <w:tcW w:w="2219" w:type="dxa"/>
          </w:tcPr>
          <w:p w14:paraId="0A783820" w14:textId="19E047DB"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454DE6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3900815F" w14:textId="77777777" w:rsidR="006A2B82"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9641E9">
        <w:rPr>
          <w:rFonts w:ascii="Times New Roman" w:hAnsi="Times New Roman" w:hint="eastAsia"/>
          <w:color w:val="000000" w:themeColor="text1"/>
          <w:sz w:val="20"/>
          <w:szCs w:val="20"/>
        </w:rPr>
        <w:t>8</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0EEC0665" w14:textId="4945A250" w:rsidR="006A2B82" w:rsidRDefault="006A2B82"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F70C4E9" wp14:editId="6893FDF2">
                <wp:extent cx="2942590" cy="3745865"/>
                <wp:effectExtent l="0" t="0" r="3810" b="635"/>
                <wp:docPr id="448576633" name="グループ化 6"/>
                <wp:cNvGraphicFramePr/>
                <a:graphic xmlns:a="http://schemas.openxmlformats.org/drawingml/2006/main">
                  <a:graphicData uri="http://schemas.microsoft.com/office/word/2010/wordprocessingGroup">
                    <wpg:wgp>
                      <wpg:cNvGrpSpPr/>
                      <wpg:grpSpPr>
                        <a:xfrm>
                          <a:off x="0" y="0"/>
                          <a:ext cx="2942590" cy="3745865"/>
                          <a:chOff x="-1451361" y="-2134796"/>
                          <a:chExt cx="3452492" cy="4277894"/>
                        </a:xfrm>
                      </wpg:grpSpPr>
                      <wps:wsp>
                        <wps:cNvPr id="1390446926" name="テキスト ボックス 5"/>
                        <wps:cNvSpPr txBox="1"/>
                        <wps:spPr>
                          <a:xfrm>
                            <a:off x="-1384825" y="1225355"/>
                            <a:ext cx="3216094" cy="917743"/>
                          </a:xfrm>
                          <a:prstGeom prst="rect">
                            <a:avLst/>
                          </a:prstGeom>
                          <a:solidFill>
                            <a:schemeClr val="lt1"/>
                          </a:solidFill>
                          <a:ln w="6350">
                            <a:noFill/>
                          </a:ln>
                        </wps:spPr>
                        <wps:txbx>
                          <w:txbxContent>
                            <w:p w14:paraId="27A00A22" w14:textId="77777777" w:rsidR="006A2B82" w:rsidRDefault="006A2B82" w:rsidP="006A2B8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1B192D8" w14:textId="77777777" w:rsidR="006A2B82" w:rsidRPr="00450790" w:rsidRDefault="006A2B82" w:rsidP="006A2B82">
                              <w:pPr>
                                <w:jc w:val="center"/>
                                <w:rPr>
                                  <w:sz w:val="20"/>
                                  <w:szCs w:val="20"/>
                                </w:rPr>
                              </w:pPr>
                              <w:r>
                                <w:rPr>
                                  <w:sz w:val="20"/>
                                  <w:szCs w:val="20"/>
                                </w:rPr>
                                <w:t xml:space="preserve">Fig.8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3" cstate="print">
                            <a:extLst>
                              <a:ext uri="{28A0092B-C50C-407E-A947-70E740481C1C}">
                                <a14:useLocalDpi xmlns:a14="http://schemas.microsoft.com/office/drawing/2010/main"/>
                              </a:ext>
                            </a:extLst>
                          </a:blip>
                          <a:srcRect/>
                          <a:stretch/>
                        </pic:blipFill>
                        <pic:spPr>
                          <a:xfrm>
                            <a:off x="-1451361" y="-2134796"/>
                            <a:ext cx="3452492" cy="3360151"/>
                          </a:xfrm>
                          <a:prstGeom prst="rect">
                            <a:avLst/>
                          </a:prstGeom>
                        </pic:spPr>
                      </pic:pic>
                    </wpg:wgp>
                  </a:graphicData>
                </a:graphic>
              </wp:inline>
            </w:drawing>
          </mc:Choice>
          <mc:Fallback>
            <w:pict>
              <v:group w14:anchorId="0F70C4E9" id="_x0000_s1050" style="width:231.7pt;height:294.9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">
                <v:shapetype id="_x0000_t202" coordsize="21600,21600" o:spt="202" path="m,l,21600r21600,l21600,xe">
                  <v:stroke joinstyle="miter"/>
                  <v:path gradientshapeok="t" o:connecttype="rect"/>
                </v:shapetype>
                <v:shape id="テキスト ボックス 5" o:spid="_x0000_s1051"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77777777" w:rsidR="006A2B82" w:rsidRDefault="006A2B82" w:rsidP="006A2B8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1B192D8" w14:textId="77777777" w:rsidR="006A2B82" w:rsidRPr="00450790" w:rsidRDefault="006A2B82" w:rsidP="006A2B82">
                        <w:pPr>
                          <w:jc w:val="center"/>
                          <w:rPr>
                            <w:sz w:val="20"/>
                            <w:szCs w:val="20"/>
                          </w:rPr>
                        </w:pPr>
                        <w:r>
                          <w:rPr>
                            <w:sz w:val="20"/>
                            <w:szCs w:val="20"/>
                          </w:rPr>
                          <w:t xml:space="preserve">Fig.8 </w:t>
                        </w:r>
                        <w:r w:rsidRPr="006A3933">
                          <w:rPr>
                            <w:sz w:val="20"/>
                            <w:szCs w:val="20"/>
                          </w:rPr>
                          <w:t>Comparison of reaction times by target location across sessions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52"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">
                  <v:imagedata r:id="rId24" o:title=""/>
                </v:shape>
                <w10:anchorlock/>
              </v:group>
            </w:pict>
          </mc:Fallback>
        </mc:AlternateContent>
      </w:r>
    </w:p>
    <w:p w14:paraId="2D54226D" w14:textId="203255AB" w:rsidR="00F25BEA" w:rsidRPr="006A658D"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各セッションのターゲット位置別反応時間</w:t>
      </w:r>
      <w:r w:rsidR="009641E9">
        <w:rPr>
          <w:rFonts w:ascii="Times New Roman" w:hAnsi="Times New Roman" w:hint="eastAsia"/>
          <w:color w:val="000000" w:themeColor="text1"/>
          <w:sz w:val="20"/>
          <w:szCs w:val="20"/>
        </w:rPr>
        <w:t>を</w:t>
      </w:r>
      <w:r w:rsidRPr="00904AE7">
        <w:rPr>
          <w:rFonts w:ascii="Times New Roman" w:hAnsi="Times New Roman"/>
          <w:color w:val="000000" w:themeColor="text1"/>
          <w:sz w:val="20"/>
          <w:szCs w:val="20"/>
        </w:rPr>
        <w:t>箱ひげ図</w:t>
      </w:r>
      <w:r w:rsidR="009641E9">
        <w:rPr>
          <w:rFonts w:ascii="Times New Roman" w:hAnsi="Times New Roman" w:hint="eastAsia"/>
          <w:color w:val="000000" w:themeColor="text1"/>
          <w:sz w:val="20"/>
          <w:szCs w:val="20"/>
        </w:rPr>
        <w:t>にて</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初回セッションの平均反応時間は</w:t>
      </w:r>
      <w:r w:rsidR="005061D0" w:rsidRPr="005061D0">
        <w:rPr>
          <w:rFonts w:ascii="Times New Roman" w:hAnsi="Times New Roman"/>
          <w:color w:val="000000" w:themeColor="text1"/>
          <w:sz w:val="20"/>
          <w:szCs w:val="20"/>
        </w:rPr>
        <w:t xml:space="preserve">0.90 </w:t>
      </w:r>
      <w:r w:rsidR="00CD5A86">
        <w:rPr>
          <w:rFonts w:ascii="Times New Roman" w:hAnsi="Times New Roman"/>
          <w:color w:val="000000" w:themeColor="text1"/>
          <w:sz w:val="20"/>
          <w:szCs w:val="20"/>
        </w:rPr>
        <w:t>s</w:t>
      </w:r>
      <w:r w:rsidR="005061D0"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2</w:t>
      </w:r>
      <w:r w:rsidR="005061D0" w:rsidRPr="005061D0">
        <w:rPr>
          <w:rFonts w:ascii="Times New Roman" w:hAnsi="Times New Roman"/>
          <w:color w:val="000000" w:themeColor="text1"/>
          <w:sz w:val="20"/>
          <w:szCs w:val="20"/>
        </w:rPr>
        <w:t>回目セッションでは</w:t>
      </w:r>
      <w:r w:rsidR="005061D0"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005061D0" w:rsidRPr="005061D0">
        <w:rPr>
          <w:rFonts w:ascii="Times New Roman" w:hAnsi="Times New Roman"/>
          <w:color w:val="000000" w:themeColor="text1"/>
          <w:sz w:val="20"/>
          <w:szCs w:val="20"/>
        </w:rPr>
        <w:t xml:space="preserve"> s</w:t>
      </w:r>
      <w:r w:rsidR="005061D0"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Welch</w:t>
      </w:r>
      <w:r w:rsidR="005061D0" w:rsidRPr="005061D0">
        <w:rPr>
          <w:rFonts w:ascii="Times New Roman" w:hAnsi="Times New Roman"/>
          <w:color w:val="000000" w:themeColor="text1"/>
          <w:sz w:val="20"/>
          <w:szCs w:val="20"/>
        </w:rPr>
        <w:t>の</w:t>
      </w:r>
      <w:r w:rsidR="005061D0" w:rsidRPr="005061D0">
        <w:rPr>
          <w:rFonts w:ascii="Times New Roman" w:hAnsi="Times New Roman"/>
          <w:color w:val="000000" w:themeColor="text1"/>
          <w:sz w:val="20"/>
          <w:szCs w:val="20"/>
        </w:rPr>
        <w:t>t</w:t>
      </w:r>
      <w:r w:rsidR="005061D0"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セッション間に統計的な有意差は認められなかった（</w:t>
      </w:r>
      <w:r w:rsidR="005061D0"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0.100</w:t>
      </w:r>
      <w:r w:rsidR="005061D0"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反応時間がわずかに改善する傾向が</w:t>
      </w:r>
      <w:r w:rsidR="004478A6">
        <w:rPr>
          <w:rFonts w:ascii="Times New Roman" w:hAnsi="Times New Roman" w:hint="eastAsia"/>
          <w:color w:val="000000" w:themeColor="text1"/>
          <w:sz w:val="20"/>
          <w:szCs w:val="20"/>
        </w:rPr>
        <w:t>みら</w:t>
      </w:r>
      <w:r w:rsidR="005061D0" w:rsidRPr="005061D0">
        <w:rPr>
          <w:rFonts w:ascii="Times New Roman" w:hAnsi="Times New Roman"/>
          <w:color w:val="000000" w:themeColor="text1"/>
          <w:sz w:val="20"/>
          <w:szCs w:val="20"/>
        </w:rPr>
        <w:t>れた</w:t>
      </w:r>
      <w:r w:rsidR="008D61B2">
        <w:rPr>
          <w:rFonts w:ascii="Times New Roman" w:hAnsi="Times New Roman"/>
          <w:color w:val="000000" w:themeColor="text1"/>
          <w:sz w:val="20"/>
          <w:szCs w:val="20"/>
        </w:rPr>
        <w:t>.</w:t>
      </w:r>
    </w:p>
    <w:p w14:paraId="5B5E827F" w14:textId="460D54AB" w:rsidR="00F03138" w:rsidRDefault="005061D0" w:rsidP="00C57B22">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589A81BA" w14:textId="77777777" w:rsidR="00F03138" w:rsidRDefault="00F03138" w:rsidP="00F03138">
      <w:pPr>
        <w:ind w:firstLineChars="100" w:firstLine="195"/>
        <w:rPr>
          <w:rFonts w:ascii="Times New Roman" w:hAnsi="Times New Roman"/>
          <w:color w:val="000000" w:themeColor="text1"/>
          <w:sz w:val="20"/>
          <w:szCs w:val="20"/>
        </w:rPr>
      </w:pPr>
      <w:r w:rsidRPr="002B11B6">
        <w:rPr>
          <w:rFonts w:ascii="Times New Roman" w:hAnsi="Times New Roman" w:hint="eastAsia"/>
          <w:color w:val="000000" w:themeColor="text1"/>
          <w:sz w:val="20"/>
          <w:szCs w:val="20"/>
        </w:rPr>
        <w:t>体位条件ごとの反応時間の平均と標準偏差を図</w:t>
      </w:r>
      <w:r w:rsidRPr="002B11B6">
        <w:rPr>
          <w:rFonts w:ascii="Times New Roman" w:hAnsi="Times New Roman" w:hint="eastAsia"/>
          <w:color w:val="000000" w:themeColor="text1"/>
          <w:sz w:val="20"/>
          <w:szCs w:val="20"/>
        </w:rPr>
        <w:t>3</w:t>
      </w:r>
      <w:r w:rsidRPr="002B11B6">
        <w:rPr>
          <w:rFonts w:ascii="Times New Roman" w:hAnsi="Times New Roman" w:hint="eastAsia"/>
          <w:color w:val="000000" w:themeColor="text1"/>
          <w:sz w:val="20"/>
          <w:szCs w:val="20"/>
        </w:rPr>
        <w:t>に示す</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平均値としては半座位が</w:t>
      </w:r>
      <w:r w:rsidRPr="002B11B6">
        <w:rPr>
          <w:rFonts w:ascii="Times New Roman" w:hAnsi="Times New Roman" w:hint="eastAsia"/>
          <w:color w:val="000000" w:themeColor="text1"/>
          <w:sz w:val="20"/>
          <w:szCs w:val="20"/>
        </w:rPr>
        <w:t>0.88 s</w:t>
      </w:r>
      <w:r w:rsidRPr="002B11B6">
        <w:rPr>
          <w:rFonts w:ascii="Times New Roman" w:hAnsi="Times New Roman" w:hint="eastAsia"/>
          <w:color w:val="000000" w:themeColor="text1"/>
          <w:sz w:val="20"/>
          <w:szCs w:val="20"/>
        </w:rPr>
        <w:t>と最も短く</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次いで座位が</w:t>
      </w:r>
      <w:r w:rsidRPr="002B11B6">
        <w:rPr>
          <w:rFonts w:ascii="Times New Roman" w:hAnsi="Times New Roman" w:hint="eastAsia"/>
          <w:color w:val="000000" w:themeColor="text1"/>
          <w:sz w:val="20"/>
          <w:szCs w:val="20"/>
        </w:rPr>
        <w:t>0.90 s</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仰臥位が</w:t>
      </w:r>
      <w:r w:rsidRPr="002B11B6">
        <w:rPr>
          <w:rFonts w:ascii="Times New Roman" w:hAnsi="Times New Roman" w:hint="eastAsia"/>
          <w:color w:val="000000" w:themeColor="text1"/>
          <w:sz w:val="20"/>
          <w:szCs w:val="20"/>
        </w:rPr>
        <w:t>0.90 s</w:t>
      </w:r>
      <w:r w:rsidRPr="002B11B6">
        <w:rPr>
          <w:rFonts w:ascii="Times New Roman" w:hAnsi="Times New Roman" w:hint="eastAsia"/>
          <w:color w:val="000000" w:themeColor="text1"/>
          <w:sz w:val="20"/>
          <w:szCs w:val="20"/>
        </w:rPr>
        <w:t>となった</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Kruskal-Wallis</w:t>
      </w:r>
      <w:r w:rsidRPr="002B11B6">
        <w:rPr>
          <w:rFonts w:ascii="Times New Roman" w:hAnsi="Times New Roman" w:hint="eastAsia"/>
          <w:color w:val="000000" w:themeColor="text1"/>
          <w:sz w:val="20"/>
          <w:szCs w:val="20"/>
        </w:rPr>
        <w:t>検定の結果</w:t>
      </w:r>
      <w:r>
        <w:rPr>
          <w:rFonts w:ascii="Times New Roman" w:hAnsi="Times New Roman"/>
          <w:color w:val="000000" w:themeColor="text1"/>
          <w:sz w:val="20"/>
          <w:szCs w:val="20"/>
        </w:rPr>
        <w:t>(</w:t>
      </w:r>
      <w:r w:rsidRPr="001F5057">
        <w:rPr>
          <w:rFonts w:ascii="Times New Roman" w:hAnsi="Times New Roman"/>
          <w:color w:val="000000" w:themeColor="text1"/>
          <w:sz w:val="20"/>
          <w:szCs w:val="20"/>
        </w:rPr>
        <w:t>H</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1.749,p</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0.417</w:t>
      </w:r>
      <w:r w:rsidRPr="001F5057">
        <w:rPr>
          <w:rFonts w:ascii="Times New Roman" w:hAnsi="Times New Roman"/>
          <w:color w:val="000000" w:themeColor="text1"/>
          <w:sz w:val="20"/>
          <w:szCs w:val="20"/>
        </w:rPr>
        <w:t>）</w:t>
      </w:r>
      <w:r w:rsidRPr="002B11B6">
        <w:rPr>
          <w:rFonts w:ascii="Times New Roman" w:hAnsi="Times New Roman" w:hint="eastAsia"/>
          <w:color w:val="000000" w:themeColor="text1"/>
          <w:sz w:val="20"/>
          <w:szCs w:val="20"/>
        </w:rPr>
        <w:t>およ</w:t>
      </w:r>
      <w:r>
        <w:rPr>
          <w:rFonts w:ascii="Times New Roman" w:hAnsi="Times New Roman" w:hint="eastAsia"/>
          <w:color w:val="000000" w:themeColor="text1"/>
          <w:sz w:val="20"/>
          <w:szCs w:val="20"/>
        </w:rPr>
        <w:t>び</w:t>
      </w:r>
      <w:r w:rsidRPr="002B11B6">
        <w:rPr>
          <w:rFonts w:ascii="Times New Roman" w:hAnsi="Times New Roman" w:hint="eastAsia"/>
          <w:color w:val="000000" w:themeColor="text1"/>
          <w:sz w:val="20"/>
          <w:szCs w:val="20"/>
        </w:rPr>
        <w:t>Welch</w:t>
      </w:r>
      <w:r w:rsidRPr="002B11B6">
        <w:rPr>
          <w:rFonts w:ascii="Times New Roman" w:hAnsi="Times New Roman" w:hint="eastAsia"/>
          <w:color w:val="000000" w:themeColor="text1"/>
          <w:sz w:val="20"/>
          <w:szCs w:val="20"/>
        </w:rPr>
        <w:t>の</w:t>
      </w:r>
      <w:r w:rsidRPr="002B11B6">
        <w:rPr>
          <w:rFonts w:ascii="Times New Roman" w:hAnsi="Times New Roman" w:hint="eastAsia"/>
          <w:color w:val="000000" w:themeColor="text1"/>
          <w:sz w:val="20"/>
          <w:szCs w:val="20"/>
        </w:rPr>
        <w:t>t</w:t>
      </w:r>
      <w:r w:rsidRPr="002B11B6">
        <w:rPr>
          <w:rFonts w:ascii="Times New Roman" w:hAnsi="Times New Roman" w:hint="eastAsia"/>
          <w:color w:val="000000" w:themeColor="text1"/>
          <w:sz w:val="20"/>
          <w:szCs w:val="20"/>
        </w:rPr>
        <w:t>検定においても</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姿勢間の全体的な反応時間に有意な差は認められなかった</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これは</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座位のパフォーマンスが最も高かった実験</w:t>
      </w:r>
      <w:r w:rsidRPr="002B11B6">
        <w:rPr>
          <w:rFonts w:ascii="Times New Roman" w:hAnsi="Times New Roman" w:hint="eastAsia"/>
          <w:color w:val="000000" w:themeColor="text1"/>
          <w:sz w:val="20"/>
          <w:szCs w:val="20"/>
        </w:rPr>
        <w:t>1</w:t>
      </w:r>
      <w:r w:rsidRPr="002B11B6">
        <w:rPr>
          <w:rFonts w:ascii="Times New Roman" w:hAnsi="Times New Roman" w:hint="eastAsia"/>
          <w:color w:val="000000" w:themeColor="text1"/>
          <w:sz w:val="20"/>
          <w:szCs w:val="20"/>
        </w:rPr>
        <w:t>とは異なる結果である</w:t>
      </w:r>
      <w:r>
        <w:rPr>
          <w:rFonts w:ascii="Times New Roman" w:hAnsi="Times New Roman" w:hint="eastAsia"/>
          <w:color w:val="000000" w:themeColor="text1"/>
          <w:sz w:val="20"/>
          <w:szCs w:val="20"/>
        </w:rPr>
        <w:t>.</w:t>
      </w:r>
    </w:p>
    <w:p w14:paraId="0E95E3CA" w14:textId="699C45B4" w:rsidR="00815235" w:rsidRDefault="00F03138" w:rsidP="00C57B22">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7E1FBDA4" wp14:editId="0E704391">
                <wp:extent cx="2942590" cy="2723515"/>
                <wp:effectExtent l="0" t="0" r="3810" b="0"/>
                <wp:docPr id="357262655" name="グループ化 6"/>
                <wp:cNvGraphicFramePr/>
                <a:graphic xmlns:a="http://schemas.openxmlformats.org/drawingml/2006/main">
                  <a:graphicData uri="http://schemas.microsoft.com/office/word/2010/wordprocessingGroup">
                    <wpg:wgp>
                      <wpg:cNvGrpSpPr/>
                      <wpg:grpSpPr>
                        <a:xfrm>
                          <a:off x="0" y="0"/>
                          <a:ext cx="2942590" cy="2723515"/>
                          <a:chOff x="-1451361" y="-1195077"/>
                          <a:chExt cx="3452492" cy="3110602"/>
                        </a:xfrm>
                      </wpg:grpSpPr>
                      <wps:wsp>
                        <wps:cNvPr id="223301346" name="テキスト ボックス 5"/>
                        <wps:cNvSpPr txBox="1"/>
                        <wps:spPr>
                          <a:xfrm>
                            <a:off x="-1384825" y="1225265"/>
                            <a:ext cx="3216094" cy="690260"/>
                          </a:xfrm>
                          <a:prstGeom prst="rect">
                            <a:avLst/>
                          </a:prstGeom>
                          <a:solidFill>
                            <a:schemeClr val="lt1"/>
                          </a:solidFill>
                          <a:ln w="6350">
                            <a:noFill/>
                          </a:ln>
                        </wps:spPr>
                        <wps:txbx>
                          <w:txbxContent>
                            <w:p w14:paraId="08496827" w14:textId="77777777" w:rsidR="00F03138" w:rsidRPr="00AB42D9" w:rsidRDefault="00F03138" w:rsidP="00F03138">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032D4EB4" w14:textId="77777777" w:rsidR="00F03138" w:rsidRPr="00450790" w:rsidRDefault="00F03138" w:rsidP="00F03138">
                              <w:pPr>
                                <w:jc w:val="center"/>
                                <w:rPr>
                                  <w:sz w:val="20"/>
                                  <w:szCs w:val="20"/>
                                </w:rPr>
                              </w:pPr>
                              <w:r w:rsidRPr="00AB42D9">
                                <w:rPr>
                                  <w:sz w:val="20"/>
                                  <w:szCs w:val="20"/>
                                </w:rPr>
                                <w:t>Fig.</w:t>
                              </w:r>
                              <w:r>
                                <w:rPr>
                                  <w:sz w:val="20"/>
                                  <w:szCs w:val="20"/>
                                </w:rPr>
                                <w:t>9</w:t>
                              </w:r>
                              <w:r w:rsidRPr="00AB42D9">
                                <w:rPr>
                                  <w:sz w:val="20"/>
                                  <w:szCs w:val="20"/>
                                </w:rPr>
                                <w:t xml:space="preserve"> Reaction Times across Different Posture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76150000" name="図 9"/>
                          <pic:cNvPicPr>
                            <a:picLocks noChangeAspect="1"/>
                          </pic:cNvPicPr>
                        </pic:nvPicPr>
                        <pic:blipFill>
                          <a:blip r:embed="rId25" cstate="print">
                            <a:extLst>
                              <a:ext uri="{28A0092B-C50C-407E-A947-70E740481C1C}">
                                <a14:useLocalDpi xmlns:a14="http://schemas.microsoft.com/office/drawing/2010/main"/>
                              </a:ext>
                            </a:extLst>
                          </a:blip>
                          <a:srcRect/>
                          <a:stretch/>
                        </pic:blipFill>
                        <pic:spPr>
                          <a:xfrm>
                            <a:off x="-1451361" y="-1195077"/>
                            <a:ext cx="3452492" cy="2304362"/>
                          </a:xfrm>
                          <a:prstGeom prst="rect">
                            <a:avLst/>
                          </a:prstGeom>
                        </pic:spPr>
                      </pic:pic>
                    </wpg:wgp>
                  </a:graphicData>
                </a:graphic>
              </wp:inline>
            </w:drawing>
          </mc:Choice>
          <mc:Fallback>
            <w:pict>
              <v:group w14:anchorId="7E1FBDA4" id="_x0000_s1053" style="width:231.7pt;height:214.45pt;mso-position-horizontal-relative:char;mso-position-vertical-relative:line" coordorigin="-14513,-11950" coordsize="34524,31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">
                <v:shape id="テキスト ボックス 5" o:spid="_x0000_s1054" type="#_x0000_t202" style="position:absolute;left:-13848;top:12252;width:32160;height:69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" fillcolor="white [3201]" stroked="f" strokeweight=".5pt">
                  <v:textbox inset="0,0,0,0">
                    <w:txbxContent>
                      <w:p w14:paraId="08496827" w14:textId="77777777" w:rsidR="00F03138" w:rsidRPr="00AB42D9" w:rsidRDefault="00F03138" w:rsidP="00F03138">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032D4EB4" w14:textId="77777777" w:rsidR="00F03138" w:rsidRPr="00450790" w:rsidRDefault="00F03138" w:rsidP="00F03138">
                        <w:pPr>
                          <w:jc w:val="center"/>
                          <w:rPr>
                            <w:sz w:val="20"/>
                            <w:szCs w:val="20"/>
                          </w:rPr>
                        </w:pPr>
                        <w:r w:rsidRPr="00AB42D9">
                          <w:rPr>
                            <w:sz w:val="20"/>
                            <w:szCs w:val="20"/>
                          </w:rPr>
                          <w:t>Fig.</w:t>
                        </w:r>
                        <w:r>
                          <w:rPr>
                            <w:sz w:val="20"/>
                            <w:szCs w:val="20"/>
                          </w:rPr>
                          <w:t>9</w:t>
                        </w:r>
                        <w:r w:rsidRPr="00AB42D9">
                          <w:rPr>
                            <w:sz w:val="20"/>
                            <w:szCs w:val="20"/>
                          </w:rPr>
                          <w:t xml:space="preserve"> Reaction Times across Different Posture Conditions</w:t>
                        </w:r>
                      </w:p>
                    </w:txbxContent>
                  </v:textbox>
                </v:shape>
                <v:shape id="図 9" o:spid="_x0000_s1055" type="#_x0000_t75" style="position:absolute;left:-14513;top:-11950;width:34524;height:23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">
                  <v:imagedata r:id="rId26" o:title=""/>
                </v:shape>
                <w10:anchorlock/>
              </v:group>
            </w:pict>
          </mc:Fallback>
        </mc:AlternateContent>
      </w:r>
    </w:p>
    <w:p w14:paraId="005436E8" w14:textId="77777777" w:rsidR="00832216" w:rsidRDefault="00832216" w:rsidP="008462F6">
      <w:pPr>
        <w:ind w:firstLineChars="100" w:firstLine="195"/>
        <w:rPr>
          <w:rFonts w:ascii="Times New Roman" w:hAnsi="Times New Roman"/>
          <w:color w:val="000000" w:themeColor="text1"/>
          <w:sz w:val="20"/>
          <w:szCs w:val="20"/>
        </w:rPr>
      </w:pPr>
    </w:p>
    <w:p w14:paraId="72F625C0" w14:textId="54150653" w:rsidR="00832216" w:rsidRPr="00832216" w:rsidRDefault="00832216" w:rsidP="008462F6">
      <w:pPr>
        <w:ind w:firstLineChars="100" w:firstLine="195"/>
        <w:rPr>
          <w:rFonts w:ascii="Times New Roman" w:hAnsi="Times New Roman"/>
          <w:color w:val="000000" w:themeColor="text1"/>
          <w:sz w:val="20"/>
          <w:szCs w:val="20"/>
        </w:rPr>
      </w:pPr>
      <w:r w:rsidRPr="000D5E7B">
        <w:rPr>
          <w:rFonts w:ascii="Times New Roman" w:hAnsi="Times New Roman"/>
          <w:color w:val="000000" w:themeColor="text1"/>
          <w:sz w:val="20"/>
          <w:szCs w:val="20"/>
        </w:rPr>
        <w:t>一方で</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ターゲットの方向別に見ると</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体位ごとに特有の操作特性が確認された</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特に真下方向のターゲット（</w:t>
      </w:r>
      <w:r w:rsidRPr="000D5E7B">
        <w:rPr>
          <w:rFonts w:ascii="Times New Roman" w:hAnsi="Times New Roman"/>
          <w:color w:val="000000" w:themeColor="text1"/>
          <w:sz w:val="20"/>
          <w:szCs w:val="20"/>
        </w:rPr>
        <w:t>Idx8: +0/−60</w:t>
      </w:r>
      <w:r w:rsidRPr="000D5E7B">
        <w:rPr>
          <w:rFonts w:ascii="Times New Roman" w:hAnsi="Times New Roman"/>
          <w:color w:val="000000" w:themeColor="text1"/>
          <w:sz w:val="20"/>
          <w:szCs w:val="20"/>
        </w:rPr>
        <w:t>）において</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平均反応時間は仰臥位においては</w:t>
      </w:r>
      <w:r w:rsidRPr="000D5E7B">
        <w:rPr>
          <w:rFonts w:ascii="Times New Roman" w:hAnsi="Times New Roman"/>
          <w:color w:val="000000" w:themeColor="text1"/>
          <w:sz w:val="20"/>
          <w:szCs w:val="20"/>
        </w:rPr>
        <w:t>1.34 s</w:t>
      </w:r>
      <w:r w:rsidRPr="000D5E7B">
        <w:rPr>
          <w:rFonts w:ascii="Times New Roman" w:hAnsi="Times New Roman"/>
          <w:color w:val="000000" w:themeColor="text1"/>
          <w:sz w:val="20"/>
          <w:szCs w:val="20"/>
        </w:rPr>
        <w:t>であり</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半座位においては</w:t>
      </w:r>
      <w:r w:rsidRPr="000D5E7B">
        <w:rPr>
          <w:rFonts w:ascii="Times New Roman" w:hAnsi="Times New Roman"/>
          <w:color w:val="000000" w:themeColor="text1"/>
          <w:sz w:val="20"/>
          <w:szCs w:val="20"/>
        </w:rPr>
        <w:t>1.36 s</w:t>
      </w:r>
      <w:r w:rsidRPr="000D5E7B">
        <w:rPr>
          <w:rFonts w:ascii="Times New Roman" w:hAnsi="Times New Roman"/>
          <w:color w:val="000000" w:themeColor="text1"/>
          <w:sz w:val="20"/>
          <w:szCs w:val="20"/>
        </w:rPr>
        <w:t>であった</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これは</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座位における</w:t>
      </w:r>
      <w:r w:rsidRPr="000D5E7B">
        <w:rPr>
          <w:rFonts w:ascii="Times New Roman" w:hAnsi="Times New Roman"/>
          <w:color w:val="000000" w:themeColor="text1"/>
          <w:sz w:val="20"/>
          <w:szCs w:val="20"/>
        </w:rPr>
        <w:t>1.05 s</w:t>
      </w:r>
      <w:r w:rsidRPr="000D5E7B">
        <w:rPr>
          <w:rFonts w:ascii="Times New Roman" w:hAnsi="Times New Roman"/>
          <w:color w:val="000000" w:themeColor="text1"/>
          <w:sz w:val="20"/>
          <w:szCs w:val="20"/>
        </w:rPr>
        <w:t>と比較して遅延が大きく</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仰臥位対座位（</w:t>
      </w:r>
      <w:r w:rsidRPr="000D5E7B">
        <w:rPr>
          <w:rFonts w:ascii="Times New Roman" w:hAnsi="Times New Roman"/>
          <w:color w:val="000000" w:themeColor="text1"/>
          <w:sz w:val="20"/>
          <w:szCs w:val="20"/>
        </w:rPr>
        <w:t>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2.434,p</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0.017,d</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0.477</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および半座位対座位（</w:t>
      </w:r>
      <w:r w:rsidRPr="000D5E7B">
        <w:rPr>
          <w:rFonts w:ascii="Times New Roman" w:hAnsi="Times New Roman"/>
          <w:color w:val="000000" w:themeColor="text1"/>
          <w:sz w:val="20"/>
          <w:szCs w:val="20"/>
        </w:rPr>
        <w:t>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2.563,p</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0.012,d</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0.503</w:t>
      </w:r>
      <w:r w:rsidRPr="000D5E7B">
        <w:rPr>
          <w:rFonts w:ascii="Times New Roman" w:hAnsi="Times New Roman"/>
          <w:color w:val="000000" w:themeColor="text1"/>
          <w:sz w:val="20"/>
          <w:szCs w:val="20"/>
        </w:rPr>
        <w:t>）のいずれにおいても有意な差が認められた</w:t>
      </w:r>
      <w:r>
        <w:rPr>
          <w:rFonts w:ascii="Times New Roman" w:hAnsi="Times New Roman"/>
          <w:color w:val="000000" w:themeColor="text1"/>
          <w:sz w:val="20"/>
          <w:szCs w:val="20"/>
        </w:rPr>
        <w:t>.</w:t>
      </w:r>
      <w:r>
        <w:rPr>
          <w:rFonts w:asciiTheme="minorEastAsia" w:eastAsiaTheme="minorEastAsia" w:hAnsiTheme="minorEastAsia" w:hint="eastAsia"/>
          <w:bCs/>
          <w:color w:val="000000" w:themeColor="text1"/>
          <w:sz w:val="20"/>
        </w:rPr>
        <w:t>また,</w:t>
      </w:r>
      <w:r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Pr>
          <w:rFonts w:asciiTheme="minorEastAsia" w:eastAsiaTheme="minorEastAsia" w:hAnsiTheme="minorEastAsia" w:hint="eastAsia"/>
          <w:bCs/>
          <w:color w:val="000000" w:themeColor="text1"/>
          <w:sz w:val="20"/>
        </w:rPr>
        <w:t>仰臥位において</w:t>
      </w:r>
      <w:r w:rsidRPr="00111930">
        <w:rPr>
          <w:rFonts w:asciiTheme="minorEastAsia" w:eastAsiaTheme="minorEastAsia" w:hAnsiTheme="minorEastAsia"/>
          <w:bCs/>
          <w:color w:val="000000" w:themeColor="text1"/>
          <w:sz w:val="20"/>
        </w:rPr>
        <w:t>「上の方が最もクリックが難しかった」と複数人が回答して</w:t>
      </w:r>
      <w:r>
        <w:rPr>
          <w:rFonts w:asciiTheme="minorEastAsia" w:eastAsiaTheme="minorEastAsia" w:hAnsiTheme="minorEastAsia" w:hint="eastAsia"/>
          <w:bCs/>
          <w:color w:val="000000" w:themeColor="text1"/>
          <w:sz w:val="20"/>
        </w:rPr>
        <w:t>いた.こ</w:t>
      </w:r>
      <w:r>
        <w:rPr>
          <w:rFonts w:asciiTheme="minorEastAsia" w:eastAsiaTheme="minorEastAsia" w:hAnsiTheme="minorEastAsia" w:hint="eastAsia"/>
          <w:bCs/>
          <w:color w:val="000000" w:themeColor="text1"/>
          <w:sz w:val="20"/>
        </w:rPr>
        <w:lastRenderedPageBreak/>
        <w:t>れは実験１と同様の結果である.</w:t>
      </w:r>
    </w:p>
    <w:p w14:paraId="3ED363CB" w14:textId="635649A5"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w:t>
      </w:r>
      <w:r w:rsidR="004478A6">
        <w:rPr>
          <w:rFonts w:ascii="Times New Roman" w:hAnsi="Times New Roman" w:hint="eastAsia"/>
          <w:color w:val="000000" w:themeColor="text1"/>
          <w:sz w:val="20"/>
          <w:szCs w:val="20"/>
        </w:rPr>
        <w:t>式</w:t>
      </w:r>
      <w:r w:rsidR="004478A6">
        <w:rPr>
          <w:rFonts w:ascii="Times New Roman" w:hAnsi="Times New Roman" w:hint="eastAsia"/>
          <w:color w:val="000000" w:themeColor="text1"/>
          <w:sz w:val="20"/>
          <w:szCs w:val="20"/>
        </w:rPr>
        <w:t>(</w:t>
      </w:r>
      <w:r w:rsidR="004478A6">
        <w:rPr>
          <w:rFonts w:ascii="Times New Roman" w:hAnsi="Times New Roman"/>
          <w:color w:val="000000" w:themeColor="text1"/>
          <w:sz w:val="20"/>
          <w:szCs w:val="20"/>
        </w:rPr>
        <w:t>3)</w:t>
      </w:r>
      <w:r>
        <w:rPr>
          <w:rFonts w:ascii="Times New Roman" w:hAnsi="Times New Roman" w:hint="eastAsia"/>
          <w:color w:val="000000" w:themeColor="text1"/>
          <w:sz w:val="20"/>
          <w:szCs w:val="20"/>
        </w:rPr>
        <w:t>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42F0F0BB" w:rsidR="004F523E" w:rsidRPr="004F523E" w:rsidRDefault="00FE1934" w:rsidP="004F523E">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w:r w:rsidR="00A22644">
        <w:rPr>
          <w:sz w:val="19"/>
          <w:szCs w:val="18"/>
        </w:rPr>
        <w:t xml:space="preserve">   (3)</w:t>
      </w:r>
    </w:p>
    <w:p w14:paraId="5641577D" w14:textId="6DE7CCAE" w:rsidR="002B11B6" w:rsidRPr="002B11B6" w:rsidRDefault="004F523E" w:rsidP="002B11B6">
      <w:pPr>
        <w:ind w:firstLineChars="100" w:firstLine="195"/>
        <w:rPr>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している可能性が示唆された</w:t>
      </w:r>
      <w:r w:rsidR="008D61B2">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2CEEB3B" w14:textId="279A8809" w:rsidR="002A0183" w:rsidRDefault="00874BD7" w:rsidP="005446D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体位条件間での全体的な反応時間に有意な差は認められず（</w:t>
      </w:r>
      <w:r w:rsidR="002A0183" w:rsidRPr="002A0183">
        <w:rPr>
          <w:rFonts w:ascii="Times New Roman" w:hAnsi="Times New Roman" w:hint="eastAsia"/>
          <w:color w:val="000000" w:themeColor="text1"/>
          <w:sz w:val="20"/>
          <w:szCs w:val="20"/>
        </w:rPr>
        <w:t>H</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1.749,p</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0.417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仰臥位においても座位と同等の反応時間を記録した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これは座位のパフォーマンスが最も高かった実験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の結果とは</w:t>
      </w:r>
      <w:r w:rsidR="00C610F0">
        <w:rPr>
          <w:rFonts w:ascii="Times New Roman" w:hAnsi="Times New Roman" w:hint="eastAsia"/>
          <w:color w:val="000000" w:themeColor="text1"/>
          <w:sz w:val="20"/>
          <w:szCs w:val="20"/>
        </w:rPr>
        <w:t>異なる傾向である</w:t>
      </w:r>
      <w:r w:rsidR="00C610F0">
        <w:rPr>
          <w:rFonts w:ascii="Times New Roman" w:hAnsi="Times New Roman"/>
          <w:color w:val="000000" w:themeColor="text1"/>
          <w:sz w:val="20"/>
          <w:szCs w:val="20"/>
        </w:rPr>
        <w:t>.</w:t>
      </w:r>
      <w:r w:rsidR="002A0183" w:rsidRPr="002A0183">
        <w:rPr>
          <w:rFonts w:ascii="Times New Roman" w:hAnsi="Times New Roman" w:hint="eastAsia"/>
          <w:color w:val="000000" w:themeColor="text1"/>
          <w:sz w:val="20"/>
          <w:szCs w:val="20"/>
        </w:rPr>
        <w:t>この要因として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の参加者</w:t>
      </w:r>
      <w:r w:rsidR="002A0183" w:rsidRPr="002A0183">
        <w:rPr>
          <w:rFonts w:ascii="Times New Roman" w:hAnsi="Times New Roman" w:hint="eastAsia"/>
          <w:color w:val="000000" w:themeColor="text1"/>
          <w:sz w:val="20"/>
          <w:szCs w:val="20"/>
        </w:rPr>
        <w:t>13</w:t>
      </w:r>
      <w:r w:rsidR="002A0183" w:rsidRPr="002A0183">
        <w:rPr>
          <w:rFonts w:ascii="Times New Roman" w:hAnsi="Times New Roman" w:hint="eastAsia"/>
          <w:color w:val="000000" w:themeColor="text1"/>
          <w:sz w:val="20"/>
          <w:szCs w:val="20"/>
        </w:rPr>
        <w:t>名のうち</w:t>
      </w:r>
      <w:r w:rsidR="002A0183" w:rsidRPr="002A0183">
        <w:rPr>
          <w:rFonts w:ascii="Times New Roman" w:hAnsi="Times New Roman" w:hint="eastAsia"/>
          <w:color w:val="000000" w:themeColor="text1"/>
          <w:sz w:val="20"/>
          <w:szCs w:val="20"/>
        </w:rPr>
        <w:t>9</w:t>
      </w:r>
      <w:r w:rsidR="002A0183" w:rsidRPr="002A0183">
        <w:rPr>
          <w:rFonts w:ascii="Times New Roman" w:hAnsi="Times New Roman" w:hint="eastAsia"/>
          <w:color w:val="000000" w:themeColor="text1"/>
          <w:sz w:val="20"/>
          <w:szCs w:val="20"/>
        </w:rPr>
        <w:t>名が実験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からの継続参加者であったことが考えられる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内での短期間（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セッション間）の反復試行</w:t>
      </w:r>
      <w:r w:rsidR="00A45FD5">
        <w:rPr>
          <w:rFonts w:ascii="Times New Roman" w:hAnsi="Times New Roman" w:hint="eastAsia"/>
          <w:color w:val="000000" w:themeColor="text1"/>
          <w:sz w:val="20"/>
          <w:szCs w:val="20"/>
        </w:rPr>
        <w:t>では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仰臥位における反応時間の有意な短縮は認められなかった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仰臥位特有の制約</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例えば枕による頭部への接触負荷や首の可動域制限などが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数十分程度の短期間の習熟のみでは解消困難であることを示唆している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ただし</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最も反応時間が遅延していた下方ターゲット（</w:t>
      </w:r>
      <w:r w:rsidR="002A0183" w:rsidRPr="002A0183">
        <w:rPr>
          <w:rFonts w:ascii="Times New Roman" w:hAnsi="Times New Roman" w:hint="eastAsia"/>
          <w:color w:val="000000" w:themeColor="text1"/>
          <w:sz w:val="20"/>
          <w:szCs w:val="20"/>
        </w:rPr>
        <w:t>Idx8</w:t>
      </w:r>
      <w:r w:rsidR="002A0183" w:rsidRPr="002A0183">
        <w:rPr>
          <w:rFonts w:ascii="Times New Roman" w:hAnsi="Times New Roman" w:hint="eastAsia"/>
          <w:color w:val="000000" w:themeColor="text1"/>
          <w:sz w:val="20"/>
          <w:szCs w:val="20"/>
        </w:rPr>
        <w:t>）において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座位（</w:t>
      </w:r>
      <w:r w:rsidR="002A0183" w:rsidRPr="002A0183">
        <w:rPr>
          <w:rFonts w:ascii="Times New Roman" w:hAnsi="Times New Roman" w:hint="eastAsia"/>
          <w:color w:val="000000" w:themeColor="text1"/>
          <w:sz w:val="20"/>
          <w:szCs w:val="20"/>
        </w:rPr>
        <w:t>1.05 s</w:t>
      </w:r>
      <w:r w:rsidR="002A0183" w:rsidRPr="002A0183">
        <w:rPr>
          <w:rFonts w:ascii="Times New Roman" w:hAnsi="Times New Roman" w:hint="eastAsia"/>
          <w:color w:val="000000" w:themeColor="text1"/>
          <w:sz w:val="20"/>
          <w:szCs w:val="20"/>
        </w:rPr>
        <w:t>）との差は依然として存在するものの（</w:t>
      </w:r>
      <w:r w:rsidR="002A0183"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0.477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セッションを通じて約</w:t>
      </w:r>
      <w:r w:rsidR="002A0183" w:rsidRPr="002A0183">
        <w:rPr>
          <w:rFonts w:ascii="Times New Roman" w:hAnsi="Times New Roman" w:hint="eastAsia"/>
          <w:color w:val="000000" w:themeColor="text1"/>
          <w:sz w:val="20"/>
          <w:szCs w:val="20"/>
        </w:rPr>
        <w:t>0.2 s</w:t>
      </w:r>
      <w:r w:rsidR="002A0183" w:rsidRPr="002A0183">
        <w:rPr>
          <w:rFonts w:ascii="Times New Roman" w:hAnsi="Times New Roman" w:hint="eastAsia"/>
          <w:color w:val="000000" w:themeColor="text1"/>
          <w:sz w:val="20"/>
          <w:szCs w:val="20"/>
        </w:rPr>
        <w:t>の改善傾向が見られた点は注目に値する</w:t>
      </w:r>
      <w:r w:rsidR="002A0183" w:rsidRPr="002A0183">
        <w:rPr>
          <w:rFonts w:ascii="Times New Roman" w:hAnsi="Times New Roman" w:hint="eastAsia"/>
          <w:color w:val="000000" w:themeColor="text1"/>
          <w:sz w:val="20"/>
          <w:szCs w:val="20"/>
        </w:rPr>
        <w:t>.</w:t>
      </w:r>
    </w:p>
    <w:p w14:paraId="4AC8E43C" w14:textId="6E6195A3" w:rsidR="00874BD7" w:rsidRDefault="002A0183" w:rsidP="002964DF">
      <w:pPr>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しかし</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実験</w:t>
      </w:r>
      <w:r w:rsidRPr="002A0183">
        <w:rPr>
          <w:rFonts w:ascii="Times New Roman" w:hAnsi="Times New Roman" w:hint="eastAsia"/>
          <w:color w:val="000000" w:themeColor="text1"/>
          <w:sz w:val="20"/>
          <w:szCs w:val="20"/>
        </w:rPr>
        <w:t>1</w:t>
      </w:r>
      <w:r w:rsidRPr="002A0183">
        <w:rPr>
          <w:rFonts w:ascii="Times New Roman" w:hAnsi="Times New Roman" w:hint="eastAsia"/>
          <w:color w:val="000000" w:themeColor="text1"/>
          <w:sz w:val="20"/>
          <w:szCs w:val="20"/>
        </w:rPr>
        <w:t>から実験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にかけて</w:t>
      </w:r>
      <w:r w:rsidR="009E58DF">
        <w:rPr>
          <w:rFonts w:ascii="Times New Roman" w:hAnsi="Times New Roman" w:hint="eastAsia"/>
          <w:color w:val="000000" w:themeColor="text1"/>
          <w:sz w:val="20"/>
          <w:szCs w:val="20"/>
        </w:rPr>
        <w:t>体位条件間の</w:t>
      </w:r>
      <w:r w:rsidRPr="002A0183">
        <w:rPr>
          <w:rFonts w:ascii="Times New Roman" w:hAnsi="Times New Roman" w:hint="eastAsia"/>
          <w:color w:val="000000" w:themeColor="text1"/>
          <w:sz w:val="20"/>
          <w:szCs w:val="20"/>
        </w:rPr>
        <w:t>反応時間の</w:t>
      </w:r>
      <w:r w:rsidR="009E58DF">
        <w:rPr>
          <w:rFonts w:ascii="Times New Roman" w:hAnsi="Times New Roman" w:hint="eastAsia"/>
          <w:color w:val="000000" w:themeColor="text1"/>
          <w:sz w:val="20"/>
          <w:szCs w:val="20"/>
        </w:rPr>
        <w:t>有意</w:t>
      </w:r>
      <w:r w:rsidRPr="002A0183">
        <w:rPr>
          <w:rFonts w:ascii="Times New Roman" w:hAnsi="Times New Roman" w:hint="eastAsia"/>
          <w:color w:val="000000" w:themeColor="text1"/>
          <w:sz w:val="20"/>
          <w:szCs w:val="20"/>
        </w:rPr>
        <w:t>差が消失した</w:t>
      </w:r>
      <w:r w:rsidR="009E58DF">
        <w:rPr>
          <w:rFonts w:ascii="Times New Roman" w:hAnsi="Times New Roman" w:hint="eastAsia"/>
          <w:color w:val="000000" w:themeColor="text1"/>
          <w:sz w:val="20"/>
          <w:szCs w:val="20"/>
        </w:rPr>
        <w:t>こと</w:t>
      </w:r>
      <w:r w:rsidRPr="002A0183">
        <w:rPr>
          <w:rFonts w:ascii="Times New Roman" w:hAnsi="Times New Roman" w:hint="eastAsia"/>
          <w:color w:val="000000" w:themeColor="text1"/>
          <w:sz w:val="20"/>
          <w:szCs w:val="20"/>
        </w:rPr>
        <w:t>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中長期的な学習が身体的制約を補完する可能性を示唆している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したがって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w:t>
      </w:r>
      <w:r w:rsidRPr="002A0183">
        <w:rPr>
          <w:rFonts w:ascii="Times New Roman" w:hAnsi="Times New Roman" w:hint="eastAsia"/>
          <w:color w:val="000000" w:themeColor="text1"/>
          <w:sz w:val="20"/>
          <w:szCs w:val="20"/>
        </w:rPr>
        <w:t>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06A9AC0A" w14:textId="30B67C49"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を補完する新節として位置づけることを想定し</w:t>
      </w:r>
      <w:r w:rsidR="004478A6">
        <w:rPr>
          <w:rFonts w:ascii="Times New Roman" w:hAnsi="Times New Roman" w:hint="eastAsia"/>
          <w:color w:val="000000" w:themeColor="text1"/>
          <w:sz w:val="20"/>
          <w:szCs w:val="20"/>
        </w:rPr>
        <w:t>た</w:t>
      </w:r>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4AC9ABDD" w14:textId="77777777" w:rsidR="00D425CD" w:rsidRDefault="003C536D" w:rsidP="00FB1063">
      <w:pPr>
        <w:rPr>
          <w:ins w:id="1" w:author="作成者"/>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C57B22">
        <w:rPr>
          <w:rFonts w:ascii="Times New Roman" w:hAnsi="Times New Roman" w:hint="eastAsia"/>
          <w:color w:val="000000" w:themeColor="text1"/>
          <w:sz w:val="20"/>
          <w:szCs w:val="20"/>
        </w:rPr>
        <w:t>1</w:t>
      </w:r>
      <w:r w:rsidR="00C57B22">
        <w:rPr>
          <w:rFonts w:ascii="Times New Roman" w:hAnsi="Times New Roman"/>
          <w:color w:val="000000" w:themeColor="text1"/>
          <w:sz w:val="20"/>
          <w:szCs w:val="20"/>
        </w:rPr>
        <w:t>0</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385854FA" w14:textId="62AA3C87" w:rsidR="00D425CD" w:rsidRDefault="00D425CD" w:rsidP="00FB1063">
      <w:pPr>
        <w:rPr>
          <w:ins w:id="2" w:author="作成者"/>
          <w:rFonts w:ascii="Times New Roman" w:hAnsi="Times New Roman"/>
          <w:color w:val="000000" w:themeColor="text1"/>
          <w:sz w:val="20"/>
          <w:szCs w:val="20"/>
        </w:rPr>
      </w:pPr>
      <w:ins w:id="3" w:author="作成者">
        <w:r>
          <w:rPr>
            <w:rFonts w:asciiTheme="minorEastAsia" w:eastAsiaTheme="minorEastAsia" w:hAnsiTheme="minorEastAsia" w:hint="eastAsia"/>
            <w:bCs/>
            <w:noProof/>
            <w:color w:val="000000" w:themeColor="text1"/>
            <w:sz w:val="20"/>
          </w:rPr>
          <mc:AlternateContent>
            <mc:Choice Requires="wpg">
              <w:drawing>
                <wp:inline distT="0" distB="0" distL="0" distR="0" wp14:anchorId="37E101B4" wp14:editId="4E0B1721">
                  <wp:extent cx="2849879" cy="2927757"/>
                  <wp:effectExtent l="0" t="0" r="0" b="6350"/>
                  <wp:docPr id="1007307757" name="グループ化 6"/>
                  <wp:cNvGraphicFramePr/>
                  <a:graphic xmlns:a="http://schemas.openxmlformats.org/drawingml/2006/main">
                    <a:graphicData uri="http://schemas.microsoft.com/office/word/2010/wordprocessingGroup">
                      <wpg:wgp>
                        <wpg:cNvGrpSpPr/>
                        <wpg:grpSpPr>
                          <a:xfrm>
                            <a:off x="0" y="0"/>
                            <a:ext cx="2849879" cy="2927757"/>
                            <a:chOff x="-364382" y="-1130693"/>
                            <a:chExt cx="3226273" cy="3228010"/>
                          </a:xfrm>
                        </wpg:grpSpPr>
                        <wps:wsp>
                          <wps:cNvPr id="711947147" name="テキスト ボックス 5"/>
                          <wps:cNvSpPr txBox="1"/>
                          <wps:spPr>
                            <a:xfrm>
                              <a:off x="-364382" y="1447634"/>
                              <a:ext cx="3216095" cy="649683"/>
                            </a:xfrm>
                            <a:prstGeom prst="rect">
                              <a:avLst/>
                            </a:prstGeom>
                            <a:solidFill>
                              <a:schemeClr val="lt1"/>
                            </a:solidFill>
                            <a:ln w="6350">
                              <a:noFill/>
                            </a:ln>
                          </wps:spPr>
                          <wps:txbx>
                            <w:txbxContent>
                              <w:p w14:paraId="357EA8D1" w14:textId="77777777" w:rsidR="00D425CD" w:rsidRDefault="00D425CD" w:rsidP="00D425CD">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571F3111" w14:textId="77777777" w:rsidR="00D425CD" w:rsidRPr="00812A37" w:rsidRDefault="00D425CD" w:rsidP="00D425CD">
                                <w:pPr>
                                  <w:jc w:val="center"/>
                                  <w:rPr>
                                    <w:sz w:val="20"/>
                                    <w:szCs w:val="20"/>
                                  </w:rPr>
                                </w:pPr>
                                <w:r>
                                  <w:rPr>
                                    <w:sz w:val="20"/>
                                    <w:szCs w:val="20"/>
                                  </w:rPr>
                                  <w:t xml:space="preserve">Fig.10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95606202" name="図 9"/>
                            <pic:cNvPicPr>
                              <a:picLocks noChangeAspect="1"/>
                            </pic:cNvPicPr>
                          </pic:nvPicPr>
                          <pic:blipFill>
                            <a:blip r:embed="rId27"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37E101B4" id="_x0000_s1056" style="width:224.4pt;height:230.55pt;mso-position-horizontal-relative:char;mso-position-vertical-relative:line" coordorigin="-3643,-11306" coordsize="32262,322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">
                  <v:shape id="テキスト ボックス 5" o:spid="_x0000_s1057" type="#_x0000_t202" style="position:absolute;left:-3643;top:14476;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" fillcolor="white [3201]" stroked="f" strokeweight=".5pt">
                    <v:textbox inset="0,0,0,0">
                      <w:txbxContent>
                        <w:p w14:paraId="357EA8D1" w14:textId="77777777" w:rsidR="00D425CD" w:rsidRDefault="00D425CD" w:rsidP="00D425CD">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571F3111" w14:textId="77777777" w:rsidR="00D425CD" w:rsidRPr="00812A37" w:rsidRDefault="00D425CD" w:rsidP="00D425CD">
                          <w:pPr>
                            <w:jc w:val="center"/>
                            <w:rPr>
                              <w:sz w:val="20"/>
                              <w:szCs w:val="20"/>
                            </w:rPr>
                          </w:pPr>
                          <w:r>
                            <w:rPr>
                              <w:sz w:val="20"/>
                              <w:szCs w:val="20"/>
                            </w:rPr>
                            <w:t xml:space="preserve">Fig.10 </w:t>
                          </w:r>
                          <w:r w:rsidRPr="006952E1">
                            <w:rPr>
                              <w:sz w:val="20"/>
                              <w:szCs w:val="20"/>
                            </w:rPr>
                            <w:t>Recommended UI layout area for the supine position</w:t>
                          </w:r>
                        </w:p>
                      </w:txbxContent>
                    </v:textbox>
                  </v:shape>
                  <v:shape id="図 9" o:spid="_x0000_s1058"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">
                    <v:imagedata r:id="rId28" o:title=""/>
                  </v:shape>
                  <w10:anchorlock/>
                </v:group>
              </w:pict>
            </mc:Fallback>
          </mc:AlternateContent>
        </w:r>
      </w:ins>
    </w:p>
    <w:p w14:paraId="784EC1B5" w14:textId="77777777" w:rsidR="00D425CD" w:rsidRDefault="00D425CD" w:rsidP="00FB1063">
      <w:pPr>
        <w:rPr>
          <w:ins w:id="4" w:author="作成者"/>
          <w:rFonts w:ascii="Times New Roman" w:hAnsi="Times New Roman"/>
          <w:color w:val="000000" w:themeColor="text1"/>
          <w:sz w:val="20"/>
          <w:szCs w:val="20"/>
        </w:rPr>
      </w:pPr>
    </w:p>
    <w:p w14:paraId="008482D3" w14:textId="6C9E4B49" w:rsidR="0044063E" w:rsidDel="00D425CD" w:rsidRDefault="00D425CD" w:rsidP="00FB1063">
      <w:pPr>
        <w:rPr>
          <w:del w:id="5" w:author="作成者"/>
          <w:rFonts w:ascii="Times New Roman" w:hAnsi="Times New Roman"/>
          <w:color w:val="000000" w:themeColor="text1"/>
          <w:sz w:val="20"/>
          <w:szCs w:val="20"/>
        </w:rPr>
      </w:pPr>
      <w:ins w:id="6" w:author="作成者">
        <w:r>
          <w:rPr>
            <w:rFonts w:ascii="Times New Roman" w:hAnsi="Times New Roman" w:hint="eastAsia"/>
            <w:color w:val="000000" w:themeColor="text1"/>
            <w:sz w:val="20"/>
            <w:szCs w:val="20"/>
          </w:rPr>
          <w:lastRenderedPageBreak/>
          <w:t xml:space="preserve">　</w:t>
        </w:r>
      </w:ins>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264FF2FA" w14:textId="06AD8A06" w:rsidR="009E231B" w:rsidRDefault="009E231B" w:rsidP="00FB1063">
      <w:pPr>
        <w:rPr>
          <w:rFonts w:ascii="Times New Roman" w:hAnsi="Times New Roman"/>
          <w:color w:val="000000" w:themeColor="text1"/>
          <w:sz w:val="20"/>
          <w:szCs w:val="20"/>
        </w:rPr>
      </w:pPr>
      <w:del w:id="7" w:author="作成者">
        <w:r w:rsidDel="00D425CD">
          <w:rPr>
            <w:rFonts w:asciiTheme="minorEastAsia" w:eastAsiaTheme="minorEastAsia" w:hAnsiTheme="minorEastAsia" w:hint="eastAsia"/>
            <w:bCs/>
            <w:noProof/>
            <w:color w:val="000000" w:themeColor="text1"/>
            <w:sz w:val="20"/>
          </w:rPr>
          <mc:AlternateContent>
            <mc:Choice Requires="wpg">
              <w:drawing>
                <wp:inline distT="0" distB="0" distL="0" distR="0" wp14:anchorId="24F5520C" wp14:editId="4A94C34C">
                  <wp:extent cx="2849879" cy="2927757"/>
                  <wp:effectExtent l="0" t="0" r="0" b="6350"/>
                  <wp:docPr id="799178733" name="グループ化 6"/>
                  <wp:cNvGraphicFramePr/>
                  <a:graphic xmlns:a="http://schemas.openxmlformats.org/drawingml/2006/main">
                    <a:graphicData uri="http://schemas.microsoft.com/office/word/2010/wordprocessingGroup">
                      <wpg:wgp>
                        <wpg:cNvGrpSpPr/>
                        <wpg:grpSpPr>
                          <a:xfrm>
                            <a:off x="0" y="0"/>
                            <a:ext cx="2849879" cy="2927757"/>
                            <a:chOff x="-364382" y="-1130693"/>
                            <a:chExt cx="3226273" cy="3228010"/>
                          </a:xfrm>
                        </wpg:grpSpPr>
                        <wps:wsp>
                          <wps:cNvPr id="1982009964" name="テキスト ボックス 5"/>
                          <wps:cNvSpPr txBox="1"/>
                          <wps:spPr>
                            <a:xfrm>
                              <a:off x="-364382" y="1447634"/>
                              <a:ext cx="3216095" cy="649683"/>
                            </a:xfrm>
                            <a:prstGeom prst="rect">
                              <a:avLst/>
                            </a:prstGeom>
                            <a:solidFill>
                              <a:schemeClr val="lt1"/>
                            </a:solidFill>
                            <a:ln w="6350">
                              <a:noFill/>
                            </a:ln>
                          </wps:spPr>
                          <wps:txbx>
                            <w:txbxContent>
                              <w:p w14:paraId="1E42EA50" w14:textId="77777777" w:rsidR="009E231B" w:rsidRDefault="009E231B" w:rsidP="009E231B">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0823BC0F" w14:textId="77777777" w:rsidR="009E231B" w:rsidRPr="00812A37" w:rsidRDefault="009E231B" w:rsidP="009E231B">
                                <w:pPr>
                                  <w:jc w:val="center"/>
                                  <w:rPr>
                                    <w:sz w:val="20"/>
                                    <w:szCs w:val="20"/>
                                  </w:rPr>
                                </w:pPr>
                                <w:r>
                                  <w:rPr>
                                    <w:sz w:val="20"/>
                                    <w:szCs w:val="20"/>
                                  </w:rPr>
                                  <w:t xml:space="preserve">Fig.10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87912216" name="図 9"/>
                            <pic:cNvPicPr>
                              <a:picLocks noChangeAspect="1"/>
                            </pic:cNvPicPr>
                          </pic:nvPicPr>
                          <pic:blipFill>
                            <a:blip r:embed="rId27"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24F5520C" id="_x0000_s1059" style="width:224.4pt;height:230.55pt;mso-position-horizontal-relative:char;mso-position-vertical-relative:line" coordorigin="-3643,-11306" coordsize="32262,322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">
                  <v:shape id="テキスト ボックス 5" o:spid="_x0000_s1060" type="#_x0000_t202" style="position:absolute;left:-3643;top:14476;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" fillcolor="white [3201]" stroked="f" strokeweight=".5pt">
                    <v:textbox inset="0,0,0,0">
                      <w:txbxContent>
                        <w:p w14:paraId="1E42EA50" w14:textId="77777777" w:rsidR="009E231B" w:rsidRDefault="009E231B" w:rsidP="009E231B">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0823BC0F" w14:textId="77777777" w:rsidR="009E231B" w:rsidRPr="00812A37" w:rsidRDefault="009E231B" w:rsidP="009E231B">
                          <w:pPr>
                            <w:jc w:val="center"/>
                            <w:rPr>
                              <w:sz w:val="20"/>
                              <w:szCs w:val="20"/>
                            </w:rPr>
                          </w:pPr>
                          <w:r>
                            <w:rPr>
                              <w:sz w:val="20"/>
                              <w:szCs w:val="20"/>
                            </w:rPr>
                            <w:t xml:space="preserve">Fig.10 </w:t>
                          </w:r>
                          <w:r w:rsidRPr="006952E1">
                            <w:rPr>
                              <w:sz w:val="20"/>
                              <w:szCs w:val="20"/>
                            </w:rPr>
                            <w:t>Recommended UI layout area for the supine position</w:t>
                          </w:r>
                        </w:p>
                      </w:txbxContent>
                    </v:textbox>
                  </v:shape>
                  <v:shape id="図 9" o:spid="_x0000_s1061"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">
                    <v:imagedata r:id="rId28" o:title=""/>
                  </v:shape>
                  <w10:anchorlock/>
                </v:group>
              </w:pict>
            </mc:Fallback>
          </mc:AlternateContent>
        </w:r>
      </w:del>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5BF627AA"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w:t>
      </w:r>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r w:rsidR="00AD12B7">
        <w:rPr>
          <w:rFonts w:ascii="Times New Roman" w:hAnsi="Times New Roman" w:hint="eastAsia"/>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hint="eastAsia"/>
        </w:rPr>
        <w:t xml:space="preserve"> </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044A062B"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酔いを誘発しやすいという特性を有する</w:t>
      </w:r>
      <w:r w:rsidR="00B77360">
        <w:rPr>
          <w:rFonts w:ascii="Times New Roman" w:hAnsi="Times New Roman" w:hint="eastAsia"/>
          <w:color w:val="000000" w:themeColor="text1"/>
          <w:sz w:val="20"/>
          <w:szCs w:val="20"/>
        </w:rPr>
        <w:t>可能性が示唆された</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w:t>
      </w:r>
      <w:r w:rsidR="00C82700" w:rsidRPr="00C82700">
        <w:rPr>
          <w:rFonts w:ascii="Times New Roman" w:hAnsi="Times New Roman" w:hint="eastAsia"/>
          <w:color w:val="000000" w:themeColor="text1"/>
          <w:sz w:val="20"/>
          <w:szCs w:val="20"/>
        </w:rPr>
        <w:t>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66C6A4D3" w14:textId="5522A2BF" w:rsidR="00E95EDD"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r w:rsidR="007B1C82" w:rsidRPr="007B1C82">
        <w:t>したがって</w:t>
      </w:r>
      <w:r w:rsidR="007B1C82" w:rsidRPr="007B1C82">
        <w:t>,</w:t>
      </w:r>
      <w:r w:rsidR="007B1C82" w:rsidRPr="007B1C82">
        <w:t>ユーザーの習熟による解決を前提とするのではなく</w:t>
      </w:r>
      <w:r w:rsidR="007B1C82" w:rsidRPr="007B1C82">
        <w:t>,</w:t>
      </w:r>
      <w:r w:rsidR="007B1C82" w:rsidRPr="007B1C82">
        <w:t>仰臥位特有の操作感に最適化した補助技術の導入が重要となる</w:t>
      </w:r>
      <w:r w:rsidR="007B1C82" w:rsidRPr="007B1C82">
        <w:t>.</w:t>
      </w:r>
      <w:r w:rsidR="007B1C82" w:rsidRPr="007B1C82">
        <w:t>特に</w:t>
      </w:r>
      <w:r w:rsidR="007B1C82" w:rsidRPr="007B1C82">
        <w:t>,</w:t>
      </w:r>
      <w:r w:rsidR="007B1C82" w:rsidRPr="007B1C82">
        <w:t>座位とは身体の可動域制限の範囲が大きく異なるため</w:t>
      </w:r>
      <w:r w:rsidR="007B1C82" w:rsidRPr="007B1C82">
        <w:t>,</w:t>
      </w:r>
      <w:r w:rsidR="007B1C82" w:rsidRPr="007B1C82">
        <w:t>座位を基準とした頭部運動のみによるターゲティングは</w:t>
      </w:r>
      <w:r w:rsidR="007B1C82" w:rsidRPr="007B1C82">
        <w:t>,</w:t>
      </w:r>
      <w:r w:rsidR="007B1C82" w:rsidRPr="007B1C82">
        <w:t>仰臥位において操作負荷を増大させる懸念がある</w:t>
      </w:r>
      <w:r w:rsidR="007B1C82" w:rsidRPr="007B1C82">
        <w:t>.</w:t>
      </w:r>
      <w:r w:rsidR="007B1C82" w:rsidRPr="007B1C82">
        <w:t>そのため</w:t>
      </w:r>
      <w:r w:rsidR="007B1C82" w:rsidRPr="007B1C82">
        <w:t>,</w:t>
      </w:r>
      <w:r w:rsidR="007B1C82" w:rsidRPr="007B1C82">
        <w:t>頭部動作を主眼とした設計をそのまま適用することは避けるべきである</w:t>
      </w:r>
      <w:r w:rsidR="007B1C82" w:rsidRPr="007B1C82">
        <w:t>.</w:t>
      </w:r>
      <w:r w:rsidR="00AA2D0C" w:rsidRPr="00AA2D0C">
        <w:t>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5E8A26F" w14:textId="60ECA2C4" w:rsidR="00060C9D" w:rsidRDefault="008B7D6B" w:rsidP="008B7D6B">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44F5DB12" w14:textId="712D33DC" w:rsidR="004429F4" w:rsidRDefault="004D0E4B" w:rsidP="008B7D6B">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930E83" w:rsidRPr="00930E83">
        <w:rPr>
          <w:rFonts w:hint="eastAsia"/>
        </w:rPr>
        <w:t xml:space="preserve"> </w:t>
      </w:r>
      <w:r w:rsidR="00930E83" w:rsidRPr="00930E83">
        <w:t>初めて仰臥位で操作を行う環境下では</w:t>
      </w:r>
      <w:r w:rsidR="00930E83" w:rsidRPr="00930E83">
        <w:t xml:space="preserve">, </w:t>
      </w:r>
      <w:r w:rsidR="00930E83" w:rsidRPr="00930E83">
        <w:t>座位と比較して反応時間が有意に遅延し</w:t>
      </w:r>
      <w:r w:rsidR="00930E83" w:rsidRPr="00930E83">
        <w:t xml:space="preserve">, </w:t>
      </w:r>
      <w:r w:rsidR="00930E83" w:rsidRPr="00930E83">
        <w:t>特に下方視野領域における操作性が著しく低下することが示された</w:t>
      </w:r>
      <w:r w:rsidR="00930E83" w:rsidRPr="00930E83">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主観的評価と客観的データの乖離が確認され</w:t>
      </w:r>
      <w:r w:rsidR="003B11C0">
        <w:rPr>
          <w:rFonts w:hint="eastAsia"/>
        </w:rPr>
        <w:t>,</w:t>
      </w:r>
      <w:r w:rsidR="008B7D6B">
        <w:rPr>
          <w:rFonts w:hint="eastAsia"/>
        </w:rPr>
        <w:t>ユーザー自身が</w:t>
      </w:r>
      <w:r w:rsidR="00A3080E">
        <w:rPr>
          <w:rFonts w:hint="eastAsia"/>
        </w:rPr>
        <w:t>平均反応時間の</w:t>
      </w:r>
      <w:r w:rsidR="00B404E5">
        <w:rPr>
          <w:rFonts w:hint="eastAsia"/>
        </w:rPr>
        <w:t>増加</w:t>
      </w:r>
      <w:r w:rsidR="008B7D6B">
        <w:rPr>
          <w:rFonts w:hint="eastAsia"/>
        </w:rPr>
        <w:t>を正確に認識できない可能性が示唆された</w:t>
      </w:r>
      <w:r w:rsidR="003B11C0">
        <w:rPr>
          <w:rFonts w:hint="eastAsia"/>
        </w:rPr>
        <w:t>.</w:t>
      </w:r>
      <w:r w:rsidR="008B7D6B">
        <w:rPr>
          <w:rFonts w:hint="eastAsia"/>
        </w:rPr>
        <w:t>実験</w:t>
      </w:r>
      <w:r w:rsidR="008B7D6B">
        <w:rPr>
          <w:rFonts w:hint="eastAsia"/>
        </w:rPr>
        <w:t>2</w:t>
      </w:r>
      <w:r w:rsidR="008B7D6B">
        <w:rPr>
          <w:rFonts w:hint="eastAsia"/>
        </w:rPr>
        <w:t>では</w:t>
      </w:r>
      <w:r w:rsidR="003B11C0">
        <w:rPr>
          <w:rFonts w:hint="eastAsia"/>
        </w:rPr>
        <w:t>,</w:t>
      </w:r>
      <w:r w:rsidR="001D7053" w:rsidRPr="001D7053">
        <w:rPr>
          <w:rFonts w:hint="eastAsia"/>
        </w:rPr>
        <w:t xml:space="preserve"> </w:t>
      </w:r>
      <w:r w:rsidR="001D7053" w:rsidRPr="001D7053">
        <w:t>仰臥位における習熟の影響を検証した</w:t>
      </w:r>
      <w:r w:rsidR="001D7053" w:rsidRPr="001D7053">
        <w:t xml:space="preserve">. </w:t>
      </w:r>
      <w:r w:rsidR="001D7053" w:rsidRPr="001D7053">
        <w:t>その結果</w:t>
      </w:r>
      <w:r w:rsidR="001D7053" w:rsidRPr="001D7053">
        <w:t xml:space="preserve">, </w:t>
      </w:r>
      <w:r w:rsidR="001D7053" w:rsidRPr="001D7053">
        <w:t>数十分程度の短期間の反復試行では顕著なパフォーマンス向上は認められなかったが</w:t>
      </w:r>
      <w:r w:rsidR="001D7053" w:rsidRPr="001D7053">
        <w:t xml:space="preserve">, </w:t>
      </w:r>
      <w:r w:rsidR="001D7053" w:rsidRPr="001D7053">
        <w:t>実験</w:t>
      </w:r>
      <w:r w:rsidR="001D7053" w:rsidRPr="001D7053">
        <w:t>1</w:t>
      </w:r>
      <w:r w:rsidR="001D7053" w:rsidRPr="001D7053">
        <w:t>からの継続参加者が多かった本実験においては</w:t>
      </w:r>
      <w:r w:rsidR="001D7053" w:rsidRPr="001D7053">
        <w:t xml:space="preserve">, </w:t>
      </w:r>
      <w:r w:rsidR="001D7053" w:rsidRPr="001D7053">
        <w:t>体位間の全体的な反応時間の有意差が消失するという結果が得られた</w:t>
      </w:r>
      <w:r w:rsidR="001D7053" w:rsidRPr="001D7053">
        <w:t xml:space="preserve">. </w:t>
      </w:r>
      <w:r w:rsidR="001D7053" w:rsidRPr="001D7053">
        <w:t>これは</w:t>
      </w:r>
      <w:r w:rsidR="001D7053" w:rsidRPr="001D7053">
        <w:t xml:space="preserve">, </w:t>
      </w:r>
      <w:r w:rsidR="001D7053" w:rsidRPr="001D7053">
        <w:t>仰臥位特有の物理的制約は短期間の慣れでは解消困難であるものの</w:t>
      </w:r>
      <w:r w:rsidR="001D7053" w:rsidRPr="001D7053">
        <w:t xml:space="preserve">, </w:t>
      </w:r>
      <w:r w:rsidR="001D7053" w:rsidRPr="001D7053">
        <w:t>中長期的な学習や空間配置への習熟によって</w:t>
      </w:r>
      <w:r w:rsidR="001D7053" w:rsidRPr="001D7053">
        <w:t xml:space="preserve">, </w:t>
      </w:r>
      <w:r w:rsidR="001D7053" w:rsidRPr="001D7053">
        <w:t>座位と同等の反応速度まで適応できる可能性を示唆している</w:t>
      </w:r>
      <w:r w:rsidR="001D7053" w:rsidRPr="001D7053">
        <w:t>.</w:t>
      </w:r>
    </w:p>
    <w:p w14:paraId="5B4539C7" w14:textId="6E2B6605" w:rsidR="00141B0F" w:rsidRPr="0044573F" w:rsidRDefault="00941803" w:rsidP="008B7D6B">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w:t>
      </w:r>
      <w:r w:rsidR="003459FE">
        <w:rPr>
          <w:rFonts w:hint="eastAsia"/>
        </w:rPr>
        <w:t>イ</w:t>
      </w:r>
      <w:r w:rsidR="008B7D6B">
        <w:rPr>
          <w:rFonts w:hint="eastAsia"/>
        </w:rPr>
        <w:t>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lastRenderedPageBreak/>
        <w:t>〜</w:t>
      </w:r>
      <w:r w:rsidR="008B7D6B">
        <w:t>30</w:t>
      </w:r>
      <w:r w:rsidR="00A037AC">
        <w:t xml:space="preserve"> </w:t>
      </w:r>
      <w:r w:rsidR="008B7D6B">
        <w:t>°</w:t>
      </w:r>
      <w:r w:rsidR="008B7D6B">
        <w:rPr>
          <w:rFonts w:hint="eastAsia"/>
        </w:rPr>
        <w:t>の範囲に配置すること</w:t>
      </w:r>
      <w:r w:rsidR="003B11C0">
        <w:rPr>
          <w:rFonts w:hint="eastAsia"/>
        </w:rPr>
        <w:t>,</w:t>
      </w:r>
      <w:r w:rsidR="00FB1985" w:rsidRPr="00FB1985">
        <w:rPr>
          <w:rFonts w:hint="eastAsia"/>
        </w:rPr>
        <w:t xml:space="preserve"> </w:t>
      </w:r>
      <w:r w:rsidR="00FB1985" w:rsidRPr="00FB1985">
        <w:t>初学者向けの入力受付時間は座位時の</w:t>
      </w:r>
      <w:r w:rsidR="00FB1985" w:rsidRPr="00FB1985">
        <w:t>10</w:t>
      </w:r>
      <w:r w:rsidR="00FB1985" w:rsidRPr="00FB1985">
        <w:t>〜</w:t>
      </w:r>
      <w:r w:rsidR="00FB1985" w:rsidRPr="00FB1985">
        <w:t>20%</w:t>
      </w:r>
      <w:r w:rsidR="00FB1985" w:rsidRPr="00FB1985">
        <w:t>延長しつつユーザーによるカスタマイズを可能にすること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r w:rsidR="008B7D6B">
        <w:rPr>
          <w:rFonts w:hint="eastAsia"/>
        </w:rPr>
        <w:t>具体的な設計</w:t>
      </w:r>
      <w:r w:rsidR="00A26F11">
        <w:rPr>
          <w:rFonts w:hint="eastAsia"/>
        </w:rPr>
        <w:t>および利用</w:t>
      </w:r>
      <w:r w:rsidR="008B7D6B">
        <w:rPr>
          <w:rFonts w:hint="eastAsia"/>
        </w:rPr>
        <w:t>指針を示した</w:t>
      </w:r>
      <w:r w:rsidR="003B11C0">
        <w:rPr>
          <w:rFonts w:hint="eastAsia"/>
        </w:rPr>
        <w:t>.</w:t>
      </w:r>
      <w:r w:rsidR="00A10746" w:rsidRPr="00A10746">
        <w:t>本指針は</w:t>
      </w:r>
      <w:r w:rsidR="00A10746" w:rsidRPr="00A10746">
        <w:t xml:space="preserve">, </w:t>
      </w:r>
      <w:r w:rsidR="00A10746" w:rsidRPr="00A10746">
        <w:t>特定の姿勢が他方より優れていると断定するものではなく</w:t>
      </w:r>
      <w:r w:rsidR="00A10746" w:rsidRPr="00A10746">
        <w:t>,</w:t>
      </w:r>
      <w:r w:rsidR="00A10746" w:rsidRPr="00A10746">
        <w:t>姿勢ごとに異なるインタラクション特性が存在するという事実に着目したものである</w:t>
      </w:r>
      <w:r w:rsidR="00A10746" w:rsidRPr="00A10746">
        <w:t>.</w:t>
      </w:r>
      <w:r w:rsidR="00A10746" w:rsidRPr="00A10746">
        <w:t>たとえ習熟によって全体の反応時間が同等となった場合でも</w:t>
      </w:r>
      <w:r w:rsidR="00A10746" w:rsidRPr="00A10746">
        <w:t xml:space="preserve">, </w:t>
      </w:r>
      <w:r w:rsidR="00A10746" w:rsidRPr="00A10746">
        <w:t>依然として下方視野の操作負担や頭部可動域の差異といった姿勢固有の特性は残存する</w:t>
      </w:r>
      <w:r w:rsidR="00A10746" w:rsidRPr="00A10746">
        <w:t>.</w:t>
      </w:r>
      <w:r w:rsidR="00A10746" w:rsidRPr="00A10746">
        <w:t>したがって</w:t>
      </w:r>
      <w:r w:rsidR="00A10746" w:rsidRPr="00A10746">
        <w:t xml:space="preserve">, </w:t>
      </w:r>
      <w:r w:rsidR="00A10746" w:rsidRPr="00A10746">
        <w:t>ユーザーが仰臥位での操作を選択する状況においては</w:t>
      </w:r>
      <w:r w:rsidR="00A10746" w:rsidRPr="00A10746">
        <w:t xml:space="preserve">, </w:t>
      </w:r>
      <w:r w:rsidR="00A10746" w:rsidRPr="00A10746">
        <w:t>その身体的特性に最適化された本指針を適用することで</w:t>
      </w:r>
      <w:r w:rsidR="00A10746" w:rsidRPr="00A10746">
        <w:t xml:space="preserve">, </w:t>
      </w:r>
      <w:r w:rsidR="00A10746" w:rsidRPr="00A10746">
        <w:t>姿勢に左右されない一貫したユーザー体験を構築することが不可欠である</w:t>
      </w:r>
      <w:r w:rsidR="00A10746" w:rsidRPr="00A10746">
        <w:t>.</w:t>
      </w:r>
    </w:p>
    <w:p w14:paraId="7B571A81" w14:textId="58A6B09F" w:rsidR="00E95EDD" w:rsidRPr="00E95EDD" w:rsidRDefault="00760FCE" w:rsidP="008B7D6B">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ins w:id="8" w:author="作成者"/>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FA9355E" w14:textId="77777777" w:rsidR="00E3385D" w:rsidRDefault="00E3385D"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35492AE2" w:rsidR="00A86476" w:rsidRDefault="00137E67" w:rsidP="00806123">
      <w:pPr>
        <w:widowControl/>
        <w:numPr>
          <w:ilvl w:val="0"/>
          <w:numId w:val="17"/>
        </w:numPr>
        <w:jc w:val="left"/>
        <w:rPr>
          <w:rFonts w:ascii="Times New Roman" w:hAnsi="Times New Roman"/>
          <w:color w:val="000000" w:themeColor="text1"/>
          <w:sz w:val="20"/>
          <w:szCs w:val="20"/>
        </w:rPr>
      </w:pPr>
      <w:r w:rsidRPr="00137E67">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w:t>
      </w:r>
      <w:r w:rsidR="001B3F73" w:rsidRPr="001B3F73">
        <w:t xml:space="preserve"> </w:t>
      </w:r>
      <w:r w:rsidR="001B3F73" w:rsidRPr="001B3F73">
        <w:rPr>
          <w:rFonts w:ascii="Times New Roman" w:hAnsi="Times New Roman"/>
          <w:color w:val="000000" w:themeColor="text1"/>
          <w:sz w:val="20"/>
          <w:szCs w:val="20"/>
        </w:rPr>
        <w:t xml:space="preserve">ACM, 2023, p. 1-18. </w:t>
      </w:r>
      <w:hyperlink r:id="rId30"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0985B701" w14:textId="45737B0E" w:rsidR="0012688F" w:rsidRDefault="0012688F" w:rsidP="00806123">
      <w:pPr>
        <w:widowControl/>
        <w:numPr>
          <w:ilvl w:val="0"/>
          <w:numId w:val="17"/>
        </w:numPr>
        <w:jc w:val="left"/>
        <w:rPr>
          <w:rFonts w:ascii="Times New Roman" w:hAnsi="Times New Roman"/>
          <w:color w:val="000000" w:themeColor="text1"/>
          <w:sz w:val="20"/>
          <w:szCs w:val="20"/>
        </w:rPr>
      </w:pPr>
      <w:r w:rsidRPr="005978FD">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2989464C" w:rsidR="00CF2F6B" w:rsidRPr="00CF2F6B" w:rsidRDefault="00CF2F6B" w:rsidP="00806123">
      <w:pPr>
        <w:widowControl/>
        <w:numPr>
          <w:ilvl w:val="0"/>
          <w:numId w:val="17"/>
        </w:numPr>
        <w:jc w:val="left"/>
        <w:rPr>
          <w:rFonts w:ascii="Times New Roman" w:hAnsi="Times New Roman"/>
          <w:color w:val="000000" w:themeColor="text1"/>
          <w:sz w:val="20"/>
          <w:szCs w:val="20"/>
        </w:rPr>
      </w:pPr>
      <w:r w:rsidRPr="00BA4AE9">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p. 16-35. </w:t>
      </w:r>
      <w:hyperlink r:id="rId31" w:history="1">
        <w:r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40B3DAED" w14:textId="0A6B187B" w:rsidR="00057F9A" w:rsidRDefault="00057F9A" w:rsidP="00806123">
      <w:pPr>
        <w:widowControl/>
        <w:numPr>
          <w:ilvl w:val="0"/>
          <w:numId w:val="17"/>
        </w:numPr>
        <w:jc w:val="left"/>
        <w:rPr>
          <w:rFonts w:ascii="Times New Roman" w:hAnsi="Times New Roman"/>
          <w:color w:val="000000" w:themeColor="text1"/>
          <w:sz w:val="20"/>
          <w:szCs w:val="20"/>
        </w:rPr>
      </w:pPr>
      <w:r w:rsidRPr="004260EE">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56AFE3A9" w:rsidR="005230D1" w:rsidRPr="005230D1" w:rsidRDefault="005230D1" w:rsidP="00806123">
      <w:pPr>
        <w:widowControl/>
        <w:numPr>
          <w:ilvl w:val="0"/>
          <w:numId w:val="17"/>
        </w:numPr>
        <w:jc w:val="left"/>
        <w:rPr>
          <w:rFonts w:ascii="Times New Roman" w:hAnsi="Times New Roman"/>
          <w:color w:val="000000" w:themeColor="text1"/>
          <w:sz w:val="20"/>
          <w:szCs w:val="20"/>
        </w:rPr>
      </w:pPr>
      <w:r w:rsidRPr="00A1051B">
        <w:rPr>
          <w:rFonts w:ascii="Times New Roman" w:hAnsi="Times New Roman"/>
          <w:color w:val="000000" w:themeColor="text1"/>
          <w:sz w:val="20"/>
          <w:szCs w:val="20"/>
        </w:rPr>
        <w:t xml:space="preserve">Anastasopoulos, D.; Bronstein, A.; Haslwanter, T.; Fetter, M.; Dichgans, J. The role of somatosensory input for the perception of verticality. Annals of the New York Academy of Sciences. 1999, 871(1), p. 379-383. </w:t>
      </w:r>
      <w:hyperlink r:id="rId32" w:history="1">
        <w:r w:rsidRPr="00CF119F">
          <w:rPr>
            <w:rStyle w:val="a8"/>
            <w:rFonts w:ascii="Times New Roman" w:hAnsi="Times New Roman"/>
            <w:sz w:val="20"/>
            <w:szCs w:val="20"/>
          </w:rPr>
          <w:t>https://doi.org/10.1111/j.1749-6632.1999.tb09199.x</w:t>
        </w:r>
      </w:hyperlink>
      <w:r w:rsidRPr="00A1051B">
        <w:rPr>
          <w:rFonts w:ascii="Times New Roman" w:hAnsi="Times New Roman"/>
          <w:color w:val="000000" w:themeColor="text1"/>
          <w:sz w:val="20"/>
          <w:szCs w:val="20"/>
        </w:rPr>
        <w:t>, (</w:t>
      </w:r>
      <w:r w:rsidRPr="00A1051B">
        <w:rPr>
          <w:rFonts w:ascii="Times New Roman" w:hAnsi="Times New Roman"/>
          <w:color w:val="000000" w:themeColor="text1"/>
          <w:sz w:val="20"/>
          <w:szCs w:val="20"/>
        </w:rPr>
        <w:t>参照</w:t>
      </w:r>
      <w:r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Pr="00A1051B">
        <w:rPr>
          <w:rFonts w:ascii="Times New Roman" w:hAnsi="Times New Roman"/>
          <w:color w:val="000000" w:themeColor="text1"/>
          <w:sz w:val="20"/>
          <w:szCs w:val="20"/>
        </w:rPr>
        <w:t>).</w:t>
      </w:r>
    </w:p>
    <w:p w14:paraId="79BABE86" w14:textId="12FB5CBD" w:rsidR="00BA4AE9" w:rsidRDefault="008D24F8" w:rsidP="00806123">
      <w:pPr>
        <w:widowControl/>
        <w:numPr>
          <w:ilvl w:val="0"/>
          <w:numId w:val="17"/>
        </w:numPr>
        <w:jc w:val="left"/>
        <w:rPr>
          <w:rFonts w:ascii="Times New Roman" w:hAnsi="Times New Roman"/>
          <w:color w:val="000000" w:themeColor="text1"/>
          <w:sz w:val="20"/>
          <w:szCs w:val="20"/>
        </w:rPr>
      </w:pPr>
      <w:r w:rsidRPr="008D24F8">
        <w:rPr>
          <w:rFonts w:ascii="Times New Roman" w:hAnsi="Times New Roman"/>
          <w:color w:val="000000" w:themeColor="text1"/>
          <w:sz w:val="20"/>
          <w:szCs w:val="20"/>
        </w:rPr>
        <w:t xml:space="preserve">Previc, F. H. Functional specialization in the lower and upper visual fields in humans: Its ecological origins and neurophysiological implications. Behavioral and Brain Sciences. 1990, 13(3), p. 519-575. </w:t>
      </w:r>
      <w:hyperlink r:id="rId33" w:history="1">
        <w:r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498BD7E2" w14:textId="5C32FC37" w:rsidR="005978FD" w:rsidRDefault="005B1014" w:rsidP="00806123">
      <w:pPr>
        <w:widowControl/>
        <w:numPr>
          <w:ilvl w:val="0"/>
          <w:numId w:val="17"/>
        </w:numPr>
        <w:jc w:val="left"/>
        <w:rPr>
          <w:rFonts w:ascii="Times New Roman" w:hAnsi="Times New Roman"/>
          <w:color w:val="000000" w:themeColor="text1"/>
          <w:sz w:val="20"/>
          <w:szCs w:val="20"/>
        </w:rPr>
      </w:pPr>
      <w:r w:rsidRPr="005B1014">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30125234" w14:textId="1B2D5B77" w:rsidR="00C17368" w:rsidRPr="003C7F78" w:rsidRDefault="00C17368" w:rsidP="003C7F78">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4"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sectPr w:rsidR="00C17368" w:rsidRPr="003C7F78"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CFACC" w14:textId="77777777" w:rsidR="006F6BEB" w:rsidRDefault="006F6BEB">
      <w:r>
        <w:separator/>
      </w:r>
    </w:p>
  </w:endnote>
  <w:endnote w:type="continuationSeparator" w:id="0">
    <w:p w14:paraId="35AA918D" w14:textId="77777777" w:rsidR="006F6BEB" w:rsidRDefault="006F6BEB">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712D0" w14:textId="77777777" w:rsidR="006F6BEB" w:rsidRDefault="006F6BEB">
      <w:r>
        <w:separator/>
      </w:r>
    </w:p>
  </w:footnote>
  <w:footnote w:type="continuationSeparator" w:id="0">
    <w:p w14:paraId="339180F4" w14:textId="77777777" w:rsidR="006F6BEB" w:rsidRDefault="006F6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B65"/>
    <w:rsid w:val="000040B8"/>
    <w:rsid w:val="00005AE0"/>
    <w:rsid w:val="00007163"/>
    <w:rsid w:val="00007994"/>
    <w:rsid w:val="0001607F"/>
    <w:rsid w:val="000208F6"/>
    <w:rsid w:val="00020B39"/>
    <w:rsid w:val="00021AD3"/>
    <w:rsid w:val="000222E4"/>
    <w:rsid w:val="0002240A"/>
    <w:rsid w:val="000225DB"/>
    <w:rsid w:val="00023617"/>
    <w:rsid w:val="000248DE"/>
    <w:rsid w:val="00026362"/>
    <w:rsid w:val="00027546"/>
    <w:rsid w:val="000279E2"/>
    <w:rsid w:val="00027CB5"/>
    <w:rsid w:val="0003009E"/>
    <w:rsid w:val="000325E8"/>
    <w:rsid w:val="00032878"/>
    <w:rsid w:val="0003527E"/>
    <w:rsid w:val="000359D6"/>
    <w:rsid w:val="00036BCB"/>
    <w:rsid w:val="000410CE"/>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C9D"/>
    <w:rsid w:val="00060DEE"/>
    <w:rsid w:val="0006115E"/>
    <w:rsid w:val="00063C5C"/>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78D8"/>
    <w:rsid w:val="00087BCA"/>
    <w:rsid w:val="00087BEA"/>
    <w:rsid w:val="00087D83"/>
    <w:rsid w:val="00091584"/>
    <w:rsid w:val="00092269"/>
    <w:rsid w:val="00092AAF"/>
    <w:rsid w:val="000941A9"/>
    <w:rsid w:val="00094AD3"/>
    <w:rsid w:val="000951DD"/>
    <w:rsid w:val="0009617B"/>
    <w:rsid w:val="00096202"/>
    <w:rsid w:val="000A1575"/>
    <w:rsid w:val="000A35D2"/>
    <w:rsid w:val="000A4070"/>
    <w:rsid w:val="000A5145"/>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5326"/>
    <w:rsid w:val="000C6128"/>
    <w:rsid w:val="000C66A4"/>
    <w:rsid w:val="000D0473"/>
    <w:rsid w:val="000D2CF3"/>
    <w:rsid w:val="000D325D"/>
    <w:rsid w:val="000D49D2"/>
    <w:rsid w:val="000D4B07"/>
    <w:rsid w:val="000D4D1F"/>
    <w:rsid w:val="000D5E62"/>
    <w:rsid w:val="000D5E7B"/>
    <w:rsid w:val="000D5EA4"/>
    <w:rsid w:val="000D6FA3"/>
    <w:rsid w:val="000D73E6"/>
    <w:rsid w:val="000E0078"/>
    <w:rsid w:val="000E0707"/>
    <w:rsid w:val="000E08DC"/>
    <w:rsid w:val="000E0B8B"/>
    <w:rsid w:val="000E0D8E"/>
    <w:rsid w:val="000E2CB9"/>
    <w:rsid w:val="000E3E27"/>
    <w:rsid w:val="000E4263"/>
    <w:rsid w:val="000E43D7"/>
    <w:rsid w:val="000E4B76"/>
    <w:rsid w:val="000E4F9B"/>
    <w:rsid w:val="000E6577"/>
    <w:rsid w:val="000E7344"/>
    <w:rsid w:val="000E7753"/>
    <w:rsid w:val="000F211E"/>
    <w:rsid w:val="000F2178"/>
    <w:rsid w:val="000F2282"/>
    <w:rsid w:val="000F333A"/>
    <w:rsid w:val="000F334D"/>
    <w:rsid w:val="000F5E94"/>
    <w:rsid w:val="000F6AED"/>
    <w:rsid w:val="000F7AD7"/>
    <w:rsid w:val="00103107"/>
    <w:rsid w:val="00103F7E"/>
    <w:rsid w:val="0010478E"/>
    <w:rsid w:val="00104CD0"/>
    <w:rsid w:val="0010592F"/>
    <w:rsid w:val="00106348"/>
    <w:rsid w:val="001067CC"/>
    <w:rsid w:val="00106C2E"/>
    <w:rsid w:val="00107903"/>
    <w:rsid w:val="00107BE9"/>
    <w:rsid w:val="00111930"/>
    <w:rsid w:val="00111ED8"/>
    <w:rsid w:val="00113B98"/>
    <w:rsid w:val="001165F1"/>
    <w:rsid w:val="00116E03"/>
    <w:rsid w:val="001175E0"/>
    <w:rsid w:val="00117B77"/>
    <w:rsid w:val="00120545"/>
    <w:rsid w:val="001211C3"/>
    <w:rsid w:val="00121582"/>
    <w:rsid w:val="00121647"/>
    <w:rsid w:val="001229D0"/>
    <w:rsid w:val="001238F4"/>
    <w:rsid w:val="00125D61"/>
    <w:rsid w:val="0012688F"/>
    <w:rsid w:val="00132044"/>
    <w:rsid w:val="00133842"/>
    <w:rsid w:val="0013507D"/>
    <w:rsid w:val="00135BD6"/>
    <w:rsid w:val="00136341"/>
    <w:rsid w:val="00136407"/>
    <w:rsid w:val="00136611"/>
    <w:rsid w:val="001373D5"/>
    <w:rsid w:val="00137E67"/>
    <w:rsid w:val="00140A2B"/>
    <w:rsid w:val="00141A69"/>
    <w:rsid w:val="00141B0F"/>
    <w:rsid w:val="00141BD6"/>
    <w:rsid w:val="001430B3"/>
    <w:rsid w:val="0014386F"/>
    <w:rsid w:val="0014438B"/>
    <w:rsid w:val="00145DAE"/>
    <w:rsid w:val="00146144"/>
    <w:rsid w:val="0015073C"/>
    <w:rsid w:val="00151381"/>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1079"/>
    <w:rsid w:val="0017330C"/>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506E"/>
    <w:rsid w:val="00196223"/>
    <w:rsid w:val="00196C41"/>
    <w:rsid w:val="0019735F"/>
    <w:rsid w:val="001A0DDF"/>
    <w:rsid w:val="001A1A5D"/>
    <w:rsid w:val="001A1E1D"/>
    <w:rsid w:val="001A492D"/>
    <w:rsid w:val="001A503F"/>
    <w:rsid w:val="001A5376"/>
    <w:rsid w:val="001A5489"/>
    <w:rsid w:val="001A6E1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9BE"/>
    <w:rsid w:val="001C5DEA"/>
    <w:rsid w:val="001C6A63"/>
    <w:rsid w:val="001D29A7"/>
    <w:rsid w:val="001D6FB3"/>
    <w:rsid w:val="001D7053"/>
    <w:rsid w:val="001E26C8"/>
    <w:rsid w:val="001E2DF0"/>
    <w:rsid w:val="001E404F"/>
    <w:rsid w:val="001E4CAF"/>
    <w:rsid w:val="001E53AE"/>
    <w:rsid w:val="001E7929"/>
    <w:rsid w:val="001E7FFE"/>
    <w:rsid w:val="001F1877"/>
    <w:rsid w:val="001F18B2"/>
    <w:rsid w:val="001F27F4"/>
    <w:rsid w:val="001F2E7C"/>
    <w:rsid w:val="001F5057"/>
    <w:rsid w:val="001F6631"/>
    <w:rsid w:val="001F6E30"/>
    <w:rsid w:val="001F7E02"/>
    <w:rsid w:val="002016AB"/>
    <w:rsid w:val="00201771"/>
    <w:rsid w:val="00201B2C"/>
    <w:rsid w:val="00202F51"/>
    <w:rsid w:val="0020445B"/>
    <w:rsid w:val="0020476A"/>
    <w:rsid w:val="00205D91"/>
    <w:rsid w:val="00206351"/>
    <w:rsid w:val="00206854"/>
    <w:rsid w:val="002074FF"/>
    <w:rsid w:val="0021066E"/>
    <w:rsid w:val="00210C4A"/>
    <w:rsid w:val="002138CD"/>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7B"/>
    <w:rsid w:val="002379DA"/>
    <w:rsid w:val="00237ED7"/>
    <w:rsid w:val="00241FB1"/>
    <w:rsid w:val="002423D8"/>
    <w:rsid w:val="002427CE"/>
    <w:rsid w:val="00251D60"/>
    <w:rsid w:val="00251D6A"/>
    <w:rsid w:val="00251DE2"/>
    <w:rsid w:val="002536B6"/>
    <w:rsid w:val="00256307"/>
    <w:rsid w:val="0025648F"/>
    <w:rsid w:val="00261CE2"/>
    <w:rsid w:val="00262FC5"/>
    <w:rsid w:val="002630ED"/>
    <w:rsid w:val="002647E4"/>
    <w:rsid w:val="00270109"/>
    <w:rsid w:val="0027049A"/>
    <w:rsid w:val="00272496"/>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378"/>
    <w:rsid w:val="0029243C"/>
    <w:rsid w:val="00292CEB"/>
    <w:rsid w:val="00293C93"/>
    <w:rsid w:val="00295D7F"/>
    <w:rsid w:val="00295E8B"/>
    <w:rsid w:val="002964DF"/>
    <w:rsid w:val="002975FA"/>
    <w:rsid w:val="002A0183"/>
    <w:rsid w:val="002A11D6"/>
    <w:rsid w:val="002A14A7"/>
    <w:rsid w:val="002A29C6"/>
    <w:rsid w:val="002A31F8"/>
    <w:rsid w:val="002A32D7"/>
    <w:rsid w:val="002A45CA"/>
    <w:rsid w:val="002A51F0"/>
    <w:rsid w:val="002A54EF"/>
    <w:rsid w:val="002A5EDA"/>
    <w:rsid w:val="002A5FA7"/>
    <w:rsid w:val="002A61B9"/>
    <w:rsid w:val="002B11B6"/>
    <w:rsid w:val="002B1A8F"/>
    <w:rsid w:val="002B1FE0"/>
    <w:rsid w:val="002B3E6A"/>
    <w:rsid w:val="002B45AB"/>
    <w:rsid w:val="002B4A78"/>
    <w:rsid w:val="002B767F"/>
    <w:rsid w:val="002B7F84"/>
    <w:rsid w:val="002C0F49"/>
    <w:rsid w:val="002C12CA"/>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EF9"/>
    <w:rsid w:val="002D3D22"/>
    <w:rsid w:val="002D42FA"/>
    <w:rsid w:val="002D4C79"/>
    <w:rsid w:val="002D58CB"/>
    <w:rsid w:val="002E071C"/>
    <w:rsid w:val="002E181C"/>
    <w:rsid w:val="002E3A4E"/>
    <w:rsid w:val="002E3B20"/>
    <w:rsid w:val="002E46F7"/>
    <w:rsid w:val="002E589E"/>
    <w:rsid w:val="002E5C21"/>
    <w:rsid w:val="002E79D4"/>
    <w:rsid w:val="002F3B84"/>
    <w:rsid w:val="002F3C30"/>
    <w:rsid w:val="002F5485"/>
    <w:rsid w:val="002F6BA3"/>
    <w:rsid w:val="002F7D39"/>
    <w:rsid w:val="003000CD"/>
    <w:rsid w:val="00300593"/>
    <w:rsid w:val="00301410"/>
    <w:rsid w:val="00302F7C"/>
    <w:rsid w:val="00303EDF"/>
    <w:rsid w:val="00310017"/>
    <w:rsid w:val="003100B6"/>
    <w:rsid w:val="00313346"/>
    <w:rsid w:val="0031445A"/>
    <w:rsid w:val="00314620"/>
    <w:rsid w:val="00315208"/>
    <w:rsid w:val="003153FB"/>
    <w:rsid w:val="00316667"/>
    <w:rsid w:val="00317D0F"/>
    <w:rsid w:val="003228A9"/>
    <w:rsid w:val="00322E16"/>
    <w:rsid w:val="00323CCA"/>
    <w:rsid w:val="00323DC2"/>
    <w:rsid w:val="003244B6"/>
    <w:rsid w:val="003249C4"/>
    <w:rsid w:val="00324C45"/>
    <w:rsid w:val="00327317"/>
    <w:rsid w:val="003316DA"/>
    <w:rsid w:val="00331878"/>
    <w:rsid w:val="00332160"/>
    <w:rsid w:val="00332B10"/>
    <w:rsid w:val="00332FE7"/>
    <w:rsid w:val="00333589"/>
    <w:rsid w:val="003340AB"/>
    <w:rsid w:val="003348FC"/>
    <w:rsid w:val="0034065F"/>
    <w:rsid w:val="00340942"/>
    <w:rsid w:val="00340B1C"/>
    <w:rsid w:val="0034158D"/>
    <w:rsid w:val="00341FD4"/>
    <w:rsid w:val="00344365"/>
    <w:rsid w:val="00344995"/>
    <w:rsid w:val="003459FE"/>
    <w:rsid w:val="003462E2"/>
    <w:rsid w:val="0034676A"/>
    <w:rsid w:val="00346A27"/>
    <w:rsid w:val="00350861"/>
    <w:rsid w:val="003516DC"/>
    <w:rsid w:val="00351E49"/>
    <w:rsid w:val="00351F3B"/>
    <w:rsid w:val="00351FA3"/>
    <w:rsid w:val="0035209F"/>
    <w:rsid w:val="00352214"/>
    <w:rsid w:val="0035490A"/>
    <w:rsid w:val="00355785"/>
    <w:rsid w:val="00355B05"/>
    <w:rsid w:val="003574D5"/>
    <w:rsid w:val="00360BA4"/>
    <w:rsid w:val="00360BBA"/>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E49"/>
    <w:rsid w:val="00377CFA"/>
    <w:rsid w:val="00381854"/>
    <w:rsid w:val="00381C91"/>
    <w:rsid w:val="00381EEA"/>
    <w:rsid w:val="00384473"/>
    <w:rsid w:val="00385D46"/>
    <w:rsid w:val="003867F4"/>
    <w:rsid w:val="00386839"/>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C7F78"/>
    <w:rsid w:val="003D09F7"/>
    <w:rsid w:val="003D14E8"/>
    <w:rsid w:val="003D4C29"/>
    <w:rsid w:val="003D5400"/>
    <w:rsid w:val="003D6B41"/>
    <w:rsid w:val="003D6BAF"/>
    <w:rsid w:val="003E0468"/>
    <w:rsid w:val="003E10FD"/>
    <w:rsid w:val="003E21C1"/>
    <w:rsid w:val="003E2724"/>
    <w:rsid w:val="003E2C2B"/>
    <w:rsid w:val="003E4FFE"/>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965"/>
    <w:rsid w:val="00405FD7"/>
    <w:rsid w:val="0041081D"/>
    <w:rsid w:val="00410D2B"/>
    <w:rsid w:val="00411945"/>
    <w:rsid w:val="00411F5C"/>
    <w:rsid w:val="004137F7"/>
    <w:rsid w:val="00413AC8"/>
    <w:rsid w:val="004161AF"/>
    <w:rsid w:val="0041708A"/>
    <w:rsid w:val="004178DD"/>
    <w:rsid w:val="00420650"/>
    <w:rsid w:val="00420E65"/>
    <w:rsid w:val="004214C0"/>
    <w:rsid w:val="0042169F"/>
    <w:rsid w:val="00422A33"/>
    <w:rsid w:val="00424F91"/>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790"/>
    <w:rsid w:val="004507C9"/>
    <w:rsid w:val="004509E8"/>
    <w:rsid w:val="0045116D"/>
    <w:rsid w:val="00451702"/>
    <w:rsid w:val="00452F7E"/>
    <w:rsid w:val="0045432D"/>
    <w:rsid w:val="00454C82"/>
    <w:rsid w:val="004558D2"/>
    <w:rsid w:val="00457CFF"/>
    <w:rsid w:val="00460610"/>
    <w:rsid w:val="00460BDF"/>
    <w:rsid w:val="00460FEA"/>
    <w:rsid w:val="00461AC2"/>
    <w:rsid w:val="00463AFA"/>
    <w:rsid w:val="00464374"/>
    <w:rsid w:val="00464A0F"/>
    <w:rsid w:val="00467217"/>
    <w:rsid w:val="00467C1C"/>
    <w:rsid w:val="00470641"/>
    <w:rsid w:val="00472B0F"/>
    <w:rsid w:val="00474158"/>
    <w:rsid w:val="004747CD"/>
    <w:rsid w:val="00474F19"/>
    <w:rsid w:val="004753F9"/>
    <w:rsid w:val="004768A6"/>
    <w:rsid w:val="00476B68"/>
    <w:rsid w:val="00476E4F"/>
    <w:rsid w:val="00477D47"/>
    <w:rsid w:val="00481E17"/>
    <w:rsid w:val="00482ECA"/>
    <w:rsid w:val="004841A3"/>
    <w:rsid w:val="0048592A"/>
    <w:rsid w:val="004860F1"/>
    <w:rsid w:val="00493B21"/>
    <w:rsid w:val="0049436C"/>
    <w:rsid w:val="00494809"/>
    <w:rsid w:val="004950BB"/>
    <w:rsid w:val="00495CBD"/>
    <w:rsid w:val="004962B0"/>
    <w:rsid w:val="004A2C4B"/>
    <w:rsid w:val="004A3D99"/>
    <w:rsid w:val="004A5AE2"/>
    <w:rsid w:val="004A6296"/>
    <w:rsid w:val="004A7060"/>
    <w:rsid w:val="004A7174"/>
    <w:rsid w:val="004A7435"/>
    <w:rsid w:val="004A7C1F"/>
    <w:rsid w:val="004B0658"/>
    <w:rsid w:val="004B0775"/>
    <w:rsid w:val="004B0F00"/>
    <w:rsid w:val="004B11AD"/>
    <w:rsid w:val="004B2455"/>
    <w:rsid w:val="004B53B4"/>
    <w:rsid w:val="004B60D7"/>
    <w:rsid w:val="004B6485"/>
    <w:rsid w:val="004B68F2"/>
    <w:rsid w:val="004B6D2F"/>
    <w:rsid w:val="004B7488"/>
    <w:rsid w:val="004B7494"/>
    <w:rsid w:val="004C2780"/>
    <w:rsid w:val="004C2958"/>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146C"/>
    <w:rsid w:val="004F2560"/>
    <w:rsid w:val="004F2F13"/>
    <w:rsid w:val="004F3C1F"/>
    <w:rsid w:val="004F4334"/>
    <w:rsid w:val="004F433F"/>
    <w:rsid w:val="004F43C5"/>
    <w:rsid w:val="004F4640"/>
    <w:rsid w:val="004F4DBE"/>
    <w:rsid w:val="004F51AB"/>
    <w:rsid w:val="004F523E"/>
    <w:rsid w:val="004F576C"/>
    <w:rsid w:val="004F585B"/>
    <w:rsid w:val="004F5FA8"/>
    <w:rsid w:val="004F6AF1"/>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3A22"/>
    <w:rsid w:val="005446D1"/>
    <w:rsid w:val="0054522B"/>
    <w:rsid w:val="00545BE7"/>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2FBC"/>
    <w:rsid w:val="005643A5"/>
    <w:rsid w:val="005661C8"/>
    <w:rsid w:val="00570D29"/>
    <w:rsid w:val="00571373"/>
    <w:rsid w:val="00574670"/>
    <w:rsid w:val="00575BD2"/>
    <w:rsid w:val="00575FB3"/>
    <w:rsid w:val="00576049"/>
    <w:rsid w:val="00576FC1"/>
    <w:rsid w:val="005770BD"/>
    <w:rsid w:val="00580BF8"/>
    <w:rsid w:val="00580EA7"/>
    <w:rsid w:val="00582B3D"/>
    <w:rsid w:val="005854ED"/>
    <w:rsid w:val="0058569D"/>
    <w:rsid w:val="00585BA2"/>
    <w:rsid w:val="00585E8E"/>
    <w:rsid w:val="00586728"/>
    <w:rsid w:val="005868A7"/>
    <w:rsid w:val="0058721B"/>
    <w:rsid w:val="005922E1"/>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573D"/>
    <w:rsid w:val="005A6593"/>
    <w:rsid w:val="005A726E"/>
    <w:rsid w:val="005A73ED"/>
    <w:rsid w:val="005A74C5"/>
    <w:rsid w:val="005A7B07"/>
    <w:rsid w:val="005B1014"/>
    <w:rsid w:val="005B1909"/>
    <w:rsid w:val="005B19F4"/>
    <w:rsid w:val="005B204C"/>
    <w:rsid w:val="005B29DC"/>
    <w:rsid w:val="005B3A3E"/>
    <w:rsid w:val="005B3EB8"/>
    <w:rsid w:val="005B651E"/>
    <w:rsid w:val="005B664D"/>
    <w:rsid w:val="005B6B6B"/>
    <w:rsid w:val="005C09CD"/>
    <w:rsid w:val="005C14A8"/>
    <w:rsid w:val="005C3E0E"/>
    <w:rsid w:val="005C4D94"/>
    <w:rsid w:val="005C55CD"/>
    <w:rsid w:val="005C6218"/>
    <w:rsid w:val="005C70FF"/>
    <w:rsid w:val="005C74F6"/>
    <w:rsid w:val="005D0C7E"/>
    <w:rsid w:val="005D1593"/>
    <w:rsid w:val="005D1BBF"/>
    <w:rsid w:val="005D1D1D"/>
    <w:rsid w:val="005D2722"/>
    <w:rsid w:val="005D3EDA"/>
    <w:rsid w:val="005D5026"/>
    <w:rsid w:val="005D5D87"/>
    <w:rsid w:val="005E0603"/>
    <w:rsid w:val="005E078D"/>
    <w:rsid w:val="005E1DDD"/>
    <w:rsid w:val="005E23F0"/>
    <w:rsid w:val="005E360A"/>
    <w:rsid w:val="005E4D1E"/>
    <w:rsid w:val="005E4EEE"/>
    <w:rsid w:val="005E57FE"/>
    <w:rsid w:val="005E5BA0"/>
    <w:rsid w:val="005E5EDA"/>
    <w:rsid w:val="005E6182"/>
    <w:rsid w:val="005E630E"/>
    <w:rsid w:val="005E7316"/>
    <w:rsid w:val="005E7B67"/>
    <w:rsid w:val="005F00DC"/>
    <w:rsid w:val="005F076F"/>
    <w:rsid w:val="005F247B"/>
    <w:rsid w:val="005F2567"/>
    <w:rsid w:val="005F2CF1"/>
    <w:rsid w:val="005F479D"/>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56A1"/>
    <w:rsid w:val="00616D88"/>
    <w:rsid w:val="006207E6"/>
    <w:rsid w:val="00620DAC"/>
    <w:rsid w:val="0062162F"/>
    <w:rsid w:val="00621ABB"/>
    <w:rsid w:val="00622534"/>
    <w:rsid w:val="00622919"/>
    <w:rsid w:val="00624319"/>
    <w:rsid w:val="006250A8"/>
    <w:rsid w:val="00625C75"/>
    <w:rsid w:val="006340D9"/>
    <w:rsid w:val="006344B9"/>
    <w:rsid w:val="00634C41"/>
    <w:rsid w:val="006359E8"/>
    <w:rsid w:val="00635C94"/>
    <w:rsid w:val="00637776"/>
    <w:rsid w:val="00640BF5"/>
    <w:rsid w:val="00641730"/>
    <w:rsid w:val="006433F9"/>
    <w:rsid w:val="00643A59"/>
    <w:rsid w:val="00644D28"/>
    <w:rsid w:val="00645B7A"/>
    <w:rsid w:val="0065072A"/>
    <w:rsid w:val="00650F32"/>
    <w:rsid w:val="0065170D"/>
    <w:rsid w:val="006519C3"/>
    <w:rsid w:val="006527E8"/>
    <w:rsid w:val="00652A17"/>
    <w:rsid w:val="00654669"/>
    <w:rsid w:val="006552CA"/>
    <w:rsid w:val="00656E40"/>
    <w:rsid w:val="0065711C"/>
    <w:rsid w:val="00660126"/>
    <w:rsid w:val="00660F92"/>
    <w:rsid w:val="0066128D"/>
    <w:rsid w:val="00662480"/>
    <w:rsid w:val="00662608"/>
    <w:rsid w:val="00662829"/>
    <w:rsid w:val="0066375C"/>
    <w:rsid w:val="00664888"/>
    <w:rsid w:val="00664CD4"/>
    <w:rsid w:val="00665906"/>
    <w:rsid w:val="00667996"/>
    <w:rsid w:val="00667C8E"/>
    <w:rsid w:val="00667CDD"/>
    <w:rsid w:val="00672223"/>
    <w:rsid w:val="00672434"/>
    <w:rsid w:val="006743C9"/>
    <w:rsid w:val="00674DFA"/>
    <w:rsid w:val="00676066"/>
    <w:rsid w:val="00676AC1"/>
    <w:rsid w:val="00677DAB"/>
    <w:rsid w:val="00677FB1"/>
    <w:rsid w:val="00680D1C"/>
    <w:rsid w:val="00681192"/>
    <w:rsid w:val="00681487"/>
    <w:rsid w:val="0068184F"/>
    <w:rsid w:val="0068201E"/>
    <w:rsid w:val="006825AF"/>
    <w:rsid w:val="00682A1E"/>
    <w:rsid w:val="00682A70"/>
    <w:rsid w:val="00682E87"/>
    <w:rsid w:val="006835F2"/>
    <w:rsid w:val="00685328"/>
    <w:rsid w:val="00685C31"/>
    <w:rsid w:val="00685F35"/>
    <w:rsid w:val="00686EAA"/>
    <w:rsid w:val="0068779B"/>
    <w:rsid w:val="00690A57"/>
    <w:rsid w:val="00691B73"/>
    <w:rsid w:val="006926A6"/>
    <w:rsid w:val="00692F36"/>
    <w:rsid w:val="00693470"/>
    <w:rsid w:val="006938B7"/>
    <w:rsid w:val="006952E1"/>
    <w:rsid w:val="0069756A"/>
    <w:rsid w:val="006975D6"/>
    <w:rsid w:val="00697AB5"/>
    <w:rsid w:val="006A007C"/>
    <w:rsid w:val="006A025D"/>
    <w:rsid w:val="006A2570"/>
    <w:rsid w:val="006A2B82"/>
    <w:rsid w:val="006A3933"/>
    <w:rsid w:val="006A39E6"/>
    <w:rsid w:val="006A5ED0"/>
    <w:rsid w:val="006A632D"/>
    <w:rsid w:val="006A658D"/>
    <w:rsid w:val="006B076D"/>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7C8B"/>
    <w:rsid w:val="006D119A"/>
    <w:rsid w:val="006D1382"/>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4346"/>
    <w:rsid w:val="006E5100"/>
    <w:rsid w:val="006E7060"/>
    <w:rsid w:val="006F0334"/>
    <w:rsid w:val="006F0376"/>
    <w:rsid w:val="006F0EB8"/>
    <w:rsid w:val="006F2A6C"/>
    <w:rsid w:val="006F2D7F"/>
    <w:rsid w:val="006F324A"/>
    <w:rsid w:val="006F48EE"/>
    <w:rsid w:val="006F6BEB"/>
    <w:rsid w:val="006F74B0"/>
    <w:rsid w:val="007002A4"/>
    <w:rsid w:val="007009B7"/>
    <w:rsid w:val="00700AED"/>
    <w:rsid w:val="007010E6"/>
    <w:rsid w:val="00702D7C"/>
    <w:rsid w:val="00703098"/>
    <w:rsid w:val="0070309A"/>
    <w:rsid w:val="00704C5E"/>
    <w:rsid w:val="00704CB5"/>
    <w:rsid w:val="0070596D"/>
    <w:rsid w:val="007059BB"/>
    <w:rsid w:val="00705F08"/>
    <w:rsid w:val="0070601F"/>
    <w:rsid w:val="00706E54"/>
    <w:rsid w:val="00710A37"/>
    <w:rsid w:val="00711386"/>
    <w:rsid w:val="007126EB"/>
    <w:rsid w:val="00712ACD"/>
    <w:rsid w:val="00712D1F"/>
    <w:rsid w:val="00714BB8"/>
    <w:rsid w:val="00716A49"/>
    <w:rsid w:val="00717E94"/>
    <w:rsid w:val="0072069E"/>
    <w:rsid w:val="00721FF2"/>
    <w:rsid w:val="00722074"/>
    <w:rsid w:val="007220BC"/>
    <w:rsid w:val="00726B83"/>
    <w:rsid w:val="00726FB0"/>
    <w:rsid w:val="00727B6F"/>
    <w:rsid w:val="00727C30"/>
    <w:rsid w:val="00733248"/>
    <w:rsid w:val="0073346B"/>
    <w:rsid w:val="007344CC"/>
    <w:rsid w:val="00734CD5"/>
    <w:rsid w:val="00736047"/>
    <w:rsid w:val="007408EE"/>
    <w:rsid w:val="00740988"/>
    <w:rsid w:val="007426D5"/>
    <w:rsid w:val="007449B7"/>
    <w:rsid w:val="00744FF2"/>
    <w:rsid w:val="00745CE6"/>
    <w:rsid w:val="00746783"/>
    <w:rsid w:val="00747280"/>
    <w:rsid w:val="00747CD9"/>
    <w:rsid w:val="00751050"/>
    <w:rsid w:val="00751DC2"/>
    <w:rsid w:val="00752850"/>
    <w:rsid w:val="007541E3"/>
    <w:rsid w:val="007549BE"/>
    <w:rsid w:val="00756EAF"/>
    <w:rsid w:val="00760FCE"/>
    <w:rsid w:val="00761183"/>
    <w:rsid w:val="00761B17"/>
    <w:rsid w:val="00761F95"/>
    <w:rsid w:val="007642AE"/>
    <w:rsid w:val="00765FEB"/>
    <w:rsid w:val="00767C32"/>
    <w:rsid w:val="00771F7D"/>
    <w:rsid w:val="00774042"/>
    <w:rsid w:val="00774D04"/>
    <w:rsid w:val="007750A8"/>
    <w:rsid w:val="0077643B"/>
    <w:rsid w:val="007764FA"/>
    <w:rsid w:val="007769A2"/>
    <w:rsid w:val="00777713"/>
    <w:rsid w:val="007810AC"/>
    <w:rsid w:val="00781EE5"/>
    <w:rsid w:val="00781F57"/>
    <w:rsid w:val="00783F2B"/>
    <w:rsid w:val="007854EC"/>
    <w:rsid w:val="00786BDA"/>
    <w:rsid w:val="00786D17"/>
    <w:rsid w:val="0078769B"/>
    <w:rsid w:val="00790507"/>
    <w:rsid w:val="00793209"/>
    <w:rsid w:val="0079392B"/>
    <w:rsid w:val="007942FA"/>
    <w:rsid w:val="00794D8F"/>
    <w:rsid w:val="00795760"/>
    <w:rsid w:val="0079638C"/>
    <w:rsid w:val="00796DDE"/>
    <w:rsid w:val="007A1654"/>
    <w:rsid w:val="007A3E82"/>
    <w:rsid w:val="007A6D39"/>
    <w:rsid w:val="007A6DF6"/>
    <w:rsid w:val="007B1C82"/>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E0C17"/>
    <w:rsid w:val="007E0CBC"/>
    <w:rsid w:val="007E1C99"/>
    <w:rsid w:val="007E21AF"/>
    <w:rsid w:val="007E28C9"/>
    <w:rsid w:val="007E2D59"/>
    <w:rsid w:val="007E45B8"/>
    <w:rsid w:val="007E4727"/>
    <w:rsid w:val="007F0A69"/>
    <w:rsid w:val="007F16EA"/>
    <w:rsid w:val="007F2DED"/>
    <w:rsid w:val="007F565A"/>
    <w:rsid w:val="007F6108"/>
    <w:rsid w:val="007F6F33"/>
    <w:rsid w:val="007F76B4"/>
    <w:rsid w:val="008009AB"/>
    <w:rsid w:val="00800C52"/>
    <w:rsid w:val="00801209"/>
    <w:rsid w:val="00801A1C"/>
    <w:rsid w:val="00804309"/>
    <w:rsid w:val="008057AB"/>
    <w:rsid w:val="00806123"/>
    <w:rsid w:val="0080689E"/>
    <w:rsid w:val="00806966"/>
    <w:rsid w:val="00806D66"/>
    <w:rsid w:val="00811192"/>
    <w:rsid w:val="00811D34"/>
    <w:rsid w:val="00812A37"/>
    <w:rsid w:val="00814578"/>
    <w:rsid w:val="00815235"/>
    <w:rsid w:val="008158D8"/>
    <w:rsid w:val="00817A13"/>
    <w:rsid w:val="008207DF"/>
    <w:rsid w:val="008208BE"/>
    <w:rsid w:val="00822994"/>
    <w:rsid w:val="0082379E"/>
    <w:rsid w:val="008244C5"/>
    <w:rsid w:val="00825997"/>
    <w:rsid w:val="00825A17"/>
    <w:rsid w:val="00827D21"/>
    <w:rsid w:val="00827FF5"/>
    <w:rsid w:val="008315A7"/>
    <w:rsid w:val="0083161F"/>
    <w:rsid w:val="00832216"/>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4BD7"/>
    <w:rsid w:val="00877B7F"/>
    <w:rsid w:val="00881BE8"/>
    <w:rsid w:val="00882615"/>
    <w:rsid w:val="00883DC9"/>
    <w:rsid w:val="00885C19"/>
    <w:rsid w:val="00885DAC"/>
    <w:rsid w:val="00886474"/>
    <w:rsid w:val="00886F6E"/>
    <w:rsid w:val="0088748B"/>
    <w:rsid w:val="008924CA"/>
    <w:rsid w:val="008932F7"/>
    <w:rsid w:val="00893593"/>
    <w:rsid w:val="00893657"/>
    <w:rsid w:val="00894C8E"/>
    <w:rsid w:val="00896266"/>
    <w:rsid w:val="00896501"/>
    <w:rsid w:val="008968E6"/>
    <w:rsid w:val="008979D1"/>
    <w:rsid w:val="008A0E05"/>
    <w:rsid w:val="008A111B"/>
    <w:rsid w:val="008A2F2F"/>
    <w:rsid w:val="008A3FBC"/>
    <w:rsid w:val="008A5CB1"/>
    <w:rsid w:val="008A6717"/>
    <w:rsid w:val="008A6EBF"/>
    <w:rsid w:val="008A7207"/>
    <w:rsid w:val="008A7A78"/>
    <w:rsid w:val="008B0AE6"/>
    <w:rsid w:val="008B1E25"/>
    <w:rsid w:val="008B2320"/>
    <w:rsid w:val="008B38F5"/>
    <w:rsid w:val="008B410F"/>
    <w:rsid w:val="008B43A2"/>
    <w:rsid w:val="008B4CAE"/>
    <w:rsid w:val="008B5B09"/>
    <w:rsid w:val="008B6C7C"/>
    <w:rsid w:val="008B7D6B"/>
    <w:rsid w:val="008B7F66"/>
    <w:rsid w:val="008C2248"/>
    <w:rsid w:val="008C2685"/>
    <w:rsid w:val="008C2976"/>
    <w:rsid w:val="008C357D"/>
    <w:rsid w:val="008C362C"/>
    <w:rsid w:val="008C36DB"/>
    <w:rsid w:val="008C5682"/>
    <w:rsid w:val="008C73D1"/>
    <w:rsid w:val="008C76ED"/>
    <w:rsid w:val="008D24C0"/>
    <w:rsid w:val="008D24F8"/>
    <w:rsid w:val="008D25F9"/>
    <w:rsid w:val="008D415D"/>
    <w:rsid w:val="008D58DD"/>
    <w:rsid w:val="008D61B2"/>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E7323"/>
    <w:rsid w:val="008F07A6"/>
    <w:rsid w:val="008F093D"/>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183D"/>
    <w:rsid w:val="009223E1"/>
    <w:rsid w:val="0092357D"/>
    <w:rsid w:val="0092437D"/>
    <w:rsid w:val="00924A14"/>
    <w:rsid w:val="009250A6"/>
    <w:rsid w:val="0092548C"/>
    <w:rsid w:val="0092556A"/>
    <w:rsid w:val="009258F2"/>
    <w:rsid w:val="00926F47"/>
    <w:rsid w:val="009276A9"/>
    <w:rsid w:val="00927FC6"/>
    <w:rsid w:val="00930E83"/>
    <w:rsid w:val="0093275A"/>
    <w:rsid w:val="009329E1"/>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51413"/>
    <w:rsid w:val="00951569"/>
    <w:rsid w:val="00951CAF"/>
    <w:rsid w:val="00952153"/>
    <w:rsid w:val="009529C6"/>
    <w:rsid w:val="00953128"/>
    <w:rsid w:val="00954DE4"/>
    <w:rsid w:val="00955BC5"/>
    <w:rsid w:val="00956014"/>
    <w:rsid w:val="00956910"/>
    <w:rsid w:val="00961AF2"/>
    <w:rsid w:val="00962764"/>
    <w:rsid w:val="009630D8"/>
    <w:rsid w:val="009641E9"/>
    <w:rsid w:val="009650D1"/>
    <w:rsid w:val="0096549B"/>
    <w:rsid w:val="00965C47"/>
    <w:rsid w:val="00967664"/>
    <w:rsid w:val="00967A76"/>
    <w:rsid w:val="00970096"/>
    <w:rsid w:val="0097059C"/>
    <w:rsid w:val="009707FD"/>
    <w:rsid w:val="00970B28"/>
    <w:rsid w:val="0097149A"/>
    <w:rsid w:val="00972D7B"/>
    <w:rsid w:val="00972FB2"/>
    <w:rsid w:val="0097314F"/>
    <w:rsid w:val="00973F49"/>
    <w:rsid w:val="00974217"/>
    <w:rsid w:val="00974AEB"/>
    <w:rsid w:val="0097620C"/>
    <w:rsid w:val="00977416"/>
    <w:rsid w:val="00977C84"/>
    <w:rsid w:val="00982720"/>
    <w:rsid w:val="009835E4"/>
    <w:rsid w:val="009848D7"/>
    <w:rsid w:val="0098539A"/>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3796"/>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31B"/>
    <w:rsid w:val="009E24C1"/>
    <w:rsid w:val="009E2BD7"/>
    <w:rsid w:val="009E30A8"/>
    <w:rsid w:val="009E32D5"/>
    <w:rsid w:val="009E4165"/>
    <w:rsid w:val="009E4547"/>
    <w:rsid w:val="009E4D0C"/>
    <w:rsid w:val="009E50EB"/>
    <w:rsid w:val="009E58DF"/>
    <w:rsid w:val="009E6C26"/>
    <w:rsid w:val="009F235B"/>
    <w:rsid w:val="009F2898"/>
    <w:rsid w:val="009F32E6"/>
    <w:rsid w:val="009F410D"/>
    <w:rsid w:val="009F4EA0"/>
    <w:rsid w:val="009F4EA2"/>
    <w:rsid w:val="009F50CF"/>
    <w:rsid w:val="009F5E31"/>
    <w:rsid w:val="009F5FF3"/>
    <w:rsid w:val="009F64F0"/>
    <w:rsid w:val="009F6D8C"/>
    <w:rsid w:val="009F746E"/>
    <w:rsid w:val="009F7D36"/>
    <w:rsid w:val="00A0121D"/>
    <w:rsid w:val="00A031F7"/>
    <w:rsid w:val="00A032C1"/>
    <w:rsid w:val="00A037AC"/>
    <w:rsid w:val="00A051B2"/>
    <w:rsid w:val="00A06D37"/>
    <w:rsid w:val="00A07207"/>
    <w:rsid w:val="00A07F56"/>
    <w:rsid w:val="00A101D4"/>
    <w:rsid w:val="00A103BA"/>
    <w:rsid w:val="00A1051B"/>
    <w:rsid w:val="00A10746"/>
    <w:rsid w:val="00A109D2"/>
    <w:rsid w:val="00A11058"/>
    <w:rsid w:val="00A1402C"/>
    <w:rsid w:val="00A162C8"/>
    <w:rsid w:val="00A16958"/>
    <w:rsid w:val="00A16FD7"/>
    <w:rsid w:val="00A21206"/>
    <w:rsid w:val="00A21C2B"/>
    <w:rsid w:val="00A22644"/>
    <w:rsid w:val="00A235A4"/>
    <w:rsid w:val="00A23C93"/>
    <w:rsid w:val="00A25209"/>
    <w:rsid w:val="00A25591"/>
    <w:rsid w:val="00A26662"/>
    <w:rsid w:val="00A26F11"/>
    <w:rsid w:val="00A3080E"/>
    <w:rsid w:val="00A32350"/>
    <w:rsid w:val="00A330EC"/>
    <w:rsid w:val="00A34745"/>
    <w:rsid w:val="00A351A8"/>
    <w:rsid w:val="00A368AA"/>
    <w:rsid w:val="00A377EB"/>
    <w:rsid w:val="00A4102D"/>
    <w:rsid w:val="00A41A21"/>
    <w:rsid w:val="00A42742"/>
    <w:rsid w:val="00A4372B"/>
    <w:rsid w:val="00A44CA4"/>
    <w:rsid w:val="00A44F72"/>
    <w:rsid w:val="00A45246"/>
    <w:rsid w:val="00A454E1"/>
    <w:rsid w:val="00A45FD5"/>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4BC"/>
    <w:rsid w:val="00A80646"/>
    <w:rsid w:val="00A8072B"/>
    <w:rsid w:val="00A84B4B"/>
    <w:rsid w:val="00A86476"/>
    <w:rsid w:val="00A866E3"/>
    <w:rsid w:val="00A87144"/>
    <w:rsid w:val="00A871F0"/>
    <w:rsid w:val="00A90C0D"/>
    <w:rsid w:val="00A90E3D"/>
    <w:rsid w:val="00A91ED7"/>
    <w:rsid w:val="00A93B95"/>
    <w:rsid w:val="00A940EC"/>
    <w:rsid w:val="00A956D2"/>
    <w:rsid w:val="00A96E61"/>
    <w:rsid w:val="00AA1ED5"/>
    <w:rsid w:val="00AA2753"/>
    <w:rsid w:val="00AA2D0C"/>
    <w:rsid w:val="00AA31EF"/>
    <w:rsid w:val="00AA5A9F"/>
    <w:rsid w:val="00AA6146"/>
    <w:rsid w:val="00AB199D"/>
    <w:rsid w:val="00AB42D9"/>
    <w:rsid w:val="00AB525C"/>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778"/>
    <w:rsid w:val="00AD0E72"/>
    <w:rsid w:val="00AD10DD"/>
    <w:rsid w:val="00AD12B7"/>
    <w:rsid w:val="00AD2DBD"/>
    <w:rsid w:val="00AD3191"/>
    <w:rsid w:val="00AD3E50"/>
    <w:rsid w:val="00AD4CD1"/>
    <w:rsid w:val="00AD5FC2"/>
    <w:rsid w:val="00AE06BC"/>
    <w:rsid w:val="00AE142B"/>
    <w:rsid w:val="00AE16C1"/>
    <w:rsid w:val="00AE2096"/>
    <w:rsid w:val="00AE2CB2"/>
    <w:rsid w:val="00AE355F"/>
    <w:rsid w:val="00AE5274"/>
    <w:rsid w:val="00AE6F4D"/>
    <w:rsid w:val="00AE7547"/>
    <w:rsid w:val="00AF1356"/>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06F86"/>
    <w:rsid w:val="00B10B4E"/>
    <w:rsid w:val="00B111A7"/>
    <w:rsid w:val="00B137A4"/>
    <w:rsid w:val="00B13EEE"/>
    <w:rsid w:val="00B14E3E"/>
    <w:rsid w:val="00B15557"/>
    <w:rsid w:val="00B17E3E"/>
    <w:rsid w:val="00B20354"/>
    <w:rsid w:val="00B204EF"/>
    <w:rsid w:val="00B20AC4"/>
    <w:rsid w:val="00B20D62"/>
    <w:rsid w:val="00B214A1"/>
    <w:rsid w:val="00B215D4"/>
    <w:rsid w:val="00B21F63"/>
    <w:rsid w:val="00B2220D"/>
    <w:rsid w:val="00B222BD"/>
    <w:rsid w:val="00B22D0C"/>
    <w:rsid w:val="00B22DD3"/>
    <w:rsid w:val="00B2397A"/>
    <w:rsid w:val="00B2474B"/>
    <w:rsid w:val="00B2632E"/>
    <w:rsid w:val="00B27CE9"/>
    <w:rsid w:val="00B27D4A"/>
    <w:rsid w:val="00B3007A"/>
    <w:rsid w:val="00B325D1"/>
    <w:rsid w:val="00B327D7"/>
    <w:rsid w:val="00B3418D"/>
    <w:rsid w:val="00B35801"/>
    <w:rsid w:val="00B35D5C"/>
    <w:rsid w:val="00B404E5"/>
    <w:rsid w:val="00B416E8"/>
    <w:rsid w:val="00B418B1"/>
    <w:rsid w:val="00B419F6"/>
    <w:rsid w:val="00B42895"/>
    <w:rsid w:val="00B4290A"/>
    <w:rsid w:val="00B429F8"/>
    <w:rsid w:val="00B434C5"/>
    <w:rsid w:val="00B44685"/>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607"/>
    <w:rsid w:val="00B57DCC"/>
    <w:rsid w:val="00B601EB"/>
    <w:rsid w:val="00B6081F"/>
    <w:rsid w:val="00B60B27"/>
    <w:rsid w:val="00B60D7B"/>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A43"/>
    <w:rsid w:val="00B77360"/>
    <w:rsid w:val="00B774D5"/>
    <w:rsid w:val="00B776F4"/>
    <w:rsid w:val="00B801EA"/>
    <w:rsid w:val="00B80ED8"/>
    <w:rsid w:val="00B82094"/>
    <w:rsid w:val="00B82905"/>
    <w:rsid w:val="00B83337"/>
    <w:rsid w:val="00B85F2F"/>
    <w:rsid w:val="00B86C08"/>
    <w:rsid w:val="00B8718C"/>
    <w:rsid w:val="00B87EA4"/>
    <w:rsid w:val="00B905DB"/>
    <w:rsid w:val="00B90BA4"/>
    <w:rsid w:val="00B90E9E"/>
    <w:rsid w:val="00B90F81"/>
    <w:rsid w:val="00B924C2"/>
    <w:rsid w:val="00B9415E"/>
    <w:rsid w:val="00B955B8"/>
    <w:rsid w:val="00B9562C"/>
    <w:rsid w:val="00B96125"/>
    <w:rsid w:val="00B961B3"/>
    <w:rsid w:val="00B9678C"/>
    <w:rsid w:val="00B97EE0"/>
    <w:rsid w:val="00BA03E9"/>
    <w:rsid w:val="00BA0521"/>
    <w:rsid w:val="00BA0D16"/>
    <w:rsid w:val="00BA116B"/>
    <w:rsid w:val="00BA1284"/>
    <w:rsid w:val="00BA195E"/>
    <w:rsid w:val="00BA4AE9"/>
    <w:rsid w:val="00BA578C"/>
    <w:rsid w:val="00BA6DA3"/>
    <w:rsid w:val="00BA7FE3"/>
    <w:rsid w:val="00BB163B"/>
    <w:rsid w:val="00BB1905"/>
    <w:rsid w:val="00BB286A"/>
    <w:rsid w:val="00BB31E8"/>
    <w:rsid w:val="00BB34A8"/>
    <w:rsid w:val="00BB3A06"/>
    <w:rsid w:val="00BB3F59"/>
    <w:rsid w:val="00BB4BAC"/>
    <w:rsid w:val="00BB5A27"/>
    <w:rsid w:val="00BC0AA0"/>
    <w:rsid w:val="00BC3798"/>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2B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0717"/>
    <w:rsid w:val="00BF150F"/>
    <w:rsid w:val="00BF496F"/>
    <w:rsid w:val="00BF5775"/>
    <w:rsid w:val="00BF6AD4"/>
    <w:rsid w:val="00BF7E16"/>
    <w:rsid w:val="00C007C7"/>
    <w:rsid w:val="00C00B30"/>
    <w:rsid w:val="00C01CB8"/>
    <w:rsid w:val="00C01DCC"/>
    <w:rsid w:val="00C021EF"/>
    <w:rsid w:val="00C03E96"/>
    <w:rsid w:val="00C05C05"/>
    <w:rsid w:val="00C067E6"/>
    <w:rsid w:val="00C0788B"/>
    <w:rsid w:val="00C07F17"/>
    <w:rsid w:val="00C10131"/>
    <w:rsid w:val="00C13BD7"/>
    <w:rsid w:val="00C14FE1"/>
    <w:rsid w:val="00C17368"/>
    <w:rsid w:val="00C17476"/>
    <w:rsid w:val="00C206E5"/>
    <w:rsid w:val="00C20D6D"/>
    <w:rsid w:val="00C215DA"/>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3BD"/>
    <w:rsid w:val="00C8687A"/>
    <w:rsid w:val="00C86A8D"/>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1C18"/>
    <w:rsid w:val="00CA298B"/>
    <w:rsid w:val="00CA4C91"/>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C88"/>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E019F"/>
    <w:rsid w:val="00CE0462"/>
    <w:rsid w:val="00CE050A"/>
    <w:rsid w:val="00CE2364"/>
    <w:rsid w:val="00CE2719"/>
    <w:rsid w:val="00CE5302"/>
    <w:rsid w:val="00CE564E"/>
    <w:rsid w:val="00CE5F44"/>
    <w:rsid w:val="00CE610B"/>
    <w:rsid w:val="00CE6B06"/>
    <w:rsid w:val="00CE7638"/>
    <w:rsid w:val="00CE766C"/>
    <w:rsid w:val="00CF0444"/>
    <w:rsid w:val="00CF1121"/>
    <w:rsid w:val="00CF119F"/>
    <w:rsid w:val="00CF173A"/>
    <w:rsid w:val="00CF1923"/>
    <w:rsid w:val="00CF226D"/>
    <w:rsid w:val="00CF25BE"/>
    <w:rsid w:val="00CF2F6B"/>
    <w:rsid w:val="00CF30AB"/>
    <w:rsid w:val="00CF34BD"/>
    <w:rsid w:val="00CF3A3B"/>
    <w:rsid w:val="00CF3EC2"/>
    <w:rsid w:val="00CF5169"/>
    <w:rsid w:val="00CF565F"/>
    <w:rsid w:val="00CF5CCC"/>
    <w:rsid w:val="00CF6339"/>
    <w:rsid w:val="00CF732B"/>
    <w:rsid w:val="00D01E2A"/>
    <w:rsid w:val="00D0352D"/>
    <w:rsid w:val="00D03FB2"/>
    <w:rsid w:val="00D046F9"/>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1DDB"/>
    <w:rsid w:val="00D2249D"/>
    <w:rsid w:val="00D226E3"/>
    <w:rsid w:val="00D2282F"/>
    <w:rsid w:val="00D22B67"/>
    <w:rsid w:val="00D233BA"/>
    <w:rsid w:val="00D24628"/>
    <w:rsid w:val="00D258A2"/>
    <w:rsid w:val="00D26E59"/>
    <w:rsid w:val="00D273B2"/>
    <w:rsid w:val="00D2791E"/>
    <w:rsid w:val="00D30308"/>
    <w:rsid w:val="00D308FB"/>
    <w:rsid w:val="00D3188E"/>
    <w:rsid w:val="00D35F01"/>
    <w:rsid w:val="00D36052"/>
    <w:rsid w:val="00D36333"/>
    <w:rsid w:val="00D40093"/>
    <w:rsid w:val="00D40646"/>
    <w:rsid w:val="00D40896"/>
    <w:rsid w:val="00D413FB"/>
    <w:rsid w:val="00D425CD"/>
    <w:rsid w:val="00D42C97"/>
    <w:rsid w:val="00D43617"/>
    <w:rsid w:val="00D44785"/>
    <w:rsid w:val="00D44FA1"/>
    <w:rsid w:val="00D45212"/>
    <w:rsid w:val="00D455F3"/>
    <w:rsid w:val="00D45AC4"/>
    <w:rsid w:val="00D46878"/>
    <w:rsid w:val="00D476F3"/>
    <w:rsid w:val="00D47E89"/>
    <w:rsid w:val="00D51298"/>
    <w:rsid w:val="00D52207"/>
    <w:rsid w:val="00D5237E"/>
    <w:rsid w:val="00D537E9"/>
    <w:rsid w:val="00D54130"/>
    <w:rsid w:val="00D550FD"/>
    <w:rsid w:val="00D55EDB"/>
    <w:rsid w:val="00D561F8"/>
    <w:rsid w:val="00D57B22"/>
    <w:rsid w:val="00D57D2A"/>
    <w:rsid w:val="00D6018B"/>
    <w:rsid w:val="00D623BF"/>
    <w:rsid w:val="00D62ED8"/>
    <w:rsid w:val="00D65F08"/>
    <w:rsid w:val="00D663AF"/>
    <w:rsid w:val="00D6710E"/>
    <w:rsid w:val="00D70781"/>
    <w:rsid w:val="00D70B46"/>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363C"/>
    <w:rsid w:val="00D94E0D"/>
    <w:rsid w:val="00D95797"/>
    <w:rsid w:val="00D95930"/>
    <w:rsid w:val="00D9706C"/>
    <w:rsid w:val="00DA2C92"/>
    <w:rsid w:val="00DA358D"/>
    <w:rsid w:val="00DA3E06"/>
    <w:rsid w:val="00DA4E74"/>
    <w:rsid w:val="00DA5090"/>
    <w:rsid w:val="00DA61D5"/>
    <w:rsid w:val="00DB0453"/>
    <w:rsid w:val="00DB0A98"/>
    <w:rsid w:val="00DB2287"/>
    <w:rsid w:val="00DB3519"/>
    <w:rsid w:val="00DB3FAA"/>
    <w:rsid w:val="00DB698A"/>
    <w:rsid w:val="00DB762A"/>
    <w:rsid w:val="00DC0B1E"/>
    <w:rsid w:val="00DC185E"/>
    <w:rsid w:val="00DC23D7"/>
    <w:rsid w:val="00DC367B"/>
    <w:rsid w:val="00DC437E"/>
    <w:rsid w:val="00DC54A1"/>
    <w:rsid w:val="00DC5540"/>
    <w:rsid w:val="00DC5CDA"/>
    <w:rsid w:val="00DC71CE"/>
    <w:rsid w:val="00DD07AB"/>
    <w:rsid w:val="00DD0FEE"/>
    <w:rsid w:val="00DD2512"/>
    <w:rsid w:val="00DD3B69"/>
    <w:rsid w:val="00DD3D55"/>
    <w:rsid w:val="00DD3D6D"/>
    <w:rsid w:val="00DD42B8"/>
    <w:rsid w:val="00DD5A21"/>
    <w:rsid w:val="00DD72D6"/>
    <w:rsid w:val="00DD7FC8"/>
    <w:rsid w:val="00DE0EEA"/>
    <w:rsid w:val="00DE240E"/>
    <w:rsid w:val="00DE4F58"/>
    <w:rsid w:val="00DE64B5"/>
    <w:rsid w:val="00DF023D"/>
    <w:rsid w:val="00DF1468"/>
    <w:rsid w:val="00DF1BFF"/>
    <w:rsid w:val="00DF2DCF"/>
    <w:rsid w:val="00DF40C1"/>
    <w:rsid w:val="00DF5313"/>
    <w:rsid w:val="00DF539F"/>
    <w:rsid w:val="00DF58ED"/>
    <w:rsid w:val="00DF64E0"/>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5D"/>
    <w:rsid w:val="00E3386E"/>
    <w:rsid w:val="00E33AA1"/>
    <w:rsid w:val="00E34E83"/>
    <w:rsid w:val="00E354F0"/>
    <w:rsid w:val="00E35973"/>
    <w:rsid w:val="00E36A13"/>
    <w:rsid w:val="00E375B5"/>
    <w:rsid w:val="00E400B3"/>
    <w:rsid w:val="00E400F6"/>
    <w:rsid w:val="00E42DED"/>
    <w:rsid w:val="00E4303B"/>
    <w:rsid w:val="00E4357A"/>
    <w:rsid w:val="00E437D9"/>
    <w:rsid w:val="00E447C6"/>
    <w:rsid w:val="00E44E38"/>
    <w:rsid w:val="00E45436"/>
    <w:rsid w:val="00E45CEF"/>
    <w:rsid w:val="00E45DC6"/>
    <w:rsid w:val="00E50253"/>
    <w:rsid w:val="00E502F3"/>
    <w:rsid w:val="00E50831"/>
    <w:rsid w:val="00E5183B"/>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080D"/>
    <w:rsid w:val="00E80A7B"/>
    <w:rsid w:val="00E823D4"/>
    <w:rsid w:val="00E83F5D"/>
    <w:rsid w:val="00E84B9C"/>
    <w:rsid w:val="00E85CEE"/>
    <w:rsid w:val="00E86C00"/>
    <w:rsid w:val="00E91B7D"/>
    <w:rsid w:val="00E9280C"/>
    <w:rsid w:val="00E93E91"/>
    <w:rsid w:val="00E948E1"/>
    <w:rsid w:val="00E94EA6"/>
    <w:rsid w:val="00E95EDD"/>
    <w:rsid w:val="00EA0286"/>
    <w:rsid w:val="00EA38AA"/>
    <w:rsid w:val="00EA3BB5"/>
    <w:rsid w:val="00EA4555"/>
    <w:rsid w:val="00EA6171"/>
    <w:rsid w:val="00EB00FF"/>
    <w:rsid w:val="00EB66C2"/>
    <w:rsid w:val="00EB70F1"/>
    <w:rsid w:val="00EB747D"/>
    <w:rsid w:val="00EC04EB"/>
    <w:rsid w:val="00EC092F"/>
    <w:rsid w:val="00EC0E0D"/>
    <w:rsid w:val="00EC1795"/>
    <w:rsid w:val="00EC1DAE"/>
    <w:rsid w:val="00EC21BA"/>
    <w:rsid w:val="00EC338D"/>
    <w:rsid w:val="00EC4DAA"/>
    <w:rsid w:val="00EC6471"/>
    <w:rsid w:val="00EC6AF7"/>
    <w:rsid w:val="00EC71F4"/>
    <w:rsid w:val="00EC784F"/>
    <w:rsid w:val="00EC7A73"/>
    <w:rsid w:val="00ED072D"/>
    <w:rsid w:val="00ED3B6D"/>
    <w:rsid w:val="00ED5D9A"/>
    <w:rsid w:val="00EE0280"/>
    <w:rsid w:val="00EE20B1"/>
    <w:rsid w:val="00EE2EE0"/>
    <w:rsid w:val="00EE354A"/>
    <w:rsid w:val="00EE5ADB"/>
    <w:rsid w:val="00EF0F2B"/>
    <w:rsid w:val="00EF3A37"/>
    <w:rsid w:val="00EF4165"/>
    <w:rsid w:val="00EF4FD2"/>
    <w:rsid w:val="00EF655E"/>
    <w:rsid w:val="00EF68F8"/>
    <w:rsid w:val="00EF6BE8"/>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508F"/>
    <w:rsid w:val="00F1519C"/>
    <w:rsid w:val="00F1684A"/>
    <w:rsid w:val="00F17B9C"/>
    <w:rsid w:val="00F17E4D"/>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4B1C"/>
    <w:rsid w:val="00F54EDD"/>
    <w:rsid w:val="00F57A4F"/>
    <w:rsid w:val="00F61E0D"/>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1C0"/>
    <w:rsid w:val="00FB0FF3"/>
    <w:rsid w:val="00FB102B"/>
    <w:rsid w:val="00FB1063"/>
    <w:rsid w:val="00FB1083"/>
    <w:rsid w:val="00FB10D8"/>
    <w:rsid w:val="00FB1227"/>
    <w:rsid w:val="00FB1985"/>
    <w:rsid w:val="00FB279D"/>
    <w:rsid w:val="00FB4F47"/>
    <w:rsid w:val="00FB60D0"/>
    <w:rsid w:val="00FB6E20"/>
    <w:rsid w:val="00FB7611"/>
    <w:rsid w:val="00FB7AC7"/>
    <w:rsid w:val="00FB7CC3"/>
    <w:rsid w:val="00FC21F7"/>
    <w:rsid w:val="00FC2DCF"/>
    <w:rsid w:val="00FC35C3"/>
    <w:rsid w:val="00FC3BBD"/>
    <w:rsid w:val="00FC4DB3"/>
    <w:rsid w:val="00FC4EC5"/>
    <w:rsid w:val="00FC5066"/>
    <w:rsid w:val="00FC51D4"/>
    <w:rsid w:val="00FC57B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77A"/>
    <w:rsid w:val="00FE1934"/>
    <w:rsid w:val="00FE2564"/>
    <w:rsid w:val="00FE491D"/>
    <w:rsid w:val="00FE4B31"/>
    <w:rsid w:val="00FF1D04"/>
    <w:rsid w:val="00FF2197"/>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developers.meta.com/horizon/documentation/unity/ts-mqdh/"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17/S0140525X00080018"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yaspubs.onlinelibrary.wiley.com/doi/10.1111/j.1749-6632.1999.tb09199.x"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3390/virtualworlds201000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1145/3544548.3580963"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7162</Words>
  <Characters>9312</Characters>
  <Application>Microsoft Office Word</Application>
  <DocSecurity>0</DocSecurity>
  <Lines>547</Lines>
  <Paragraphs>310</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2026-01-03T01:46:00Z</dcterms:created>
  <dcterms:modified xsi:type="dcterms:W3CDTF">2026-01-03T11:13:00Z</dcterms:modified>
</cp:coreProperties>
</file>