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5DB4B" w14:textId="2BB24267" w:rsidR="00186034" w:rsidRPr="00FB1063" w:rsidRDefault="00186034" w:rsidP="001B183D">
      <w:pPr>
        <w:tabs>
          <w:tab w:val="left" w:pos="4820"/>
        </w:tabs>
        <w:ind w:left="4815" w:hanging="4815"/>
        <w:rPr>
          <w:rFonts w:ascii="Times New Roman" w:hAnsi="Times New Roman"/>
          <w:color w:val="000000" w:themeColor="text1"/>
          <w:szCs w:val="21"/>
        </w:rPr>
      </w:pPr>
      <w:r w:rsidRPr="00FB1063">
        <w:rPr>
          <w:rFonts w:ascii="ＭＳ ゴシック" w:eastAsia="ＭＳ ゴシック" w:hAnsi="ＭＳ ゴシック" w:hint="eastAsia"/>
          <w:color w:val="000000" w:themeColor="text1"/>
        </w:rPr>
        <w:t>■原著</w:t>
      </w:r>
      <w:r w:rsidR="005C74F6" w:rsidRPr="00FB1063">
        <w:rPr>
          <w:rFonts w:ascii="ＭＳ ゴシック" w:eastAsia="ＭＳ ゴシック" w:hAnsi="ＭＳ ゴシック" w:hint="eastAsia"/>
          <w:color w:val="000000" w:themeColor="text1"/>
        </w:rPr>
        <w:t>論文</w:t>
      </w:r>
      <w:r w:rsidRPr="00FB1063">
        <w:rPr>
          <w:rFonts w:ascii="ＭＳ ゴシック" w:eastAsia="ＭＳ ゴシック" w:hAnsi="ＭＳ ゴシック" w:hint="eastAsia"/>
          <w:color w:val="000000" w:themeColor="text1"/>
        </w:rPr>
        <w:t>■</w:t>
      </w:r>
      <w:r w:rsidRPr="00FB1063">
        <w:rPr>
          <w:color w:val="000000" w:themeColor="text1"/>
        </w:rPr>
        <w:tab/>
      </w:r>
      <w:r w:rsidR="001B183D" w:rsidRPr="00FB1063">
        <w:rPr>
          <w:color w:val="000000" w:themeColor="text1"/>
        </w:rPr>
        <w:tab/>
      </w:r>
      <w:r w:rsidRPr="00FB1063">
        <w:rPr>
          <w:rFonts w:ascii="Times New Roman" w:hAnsi="Times New Roman"/>
          <w:color w:val="000000" w:themeColor="text1"/>
          <w:sz w:val="18"/>
          <w:szCs w:val="18"/>
        </w:rPr>
        <w:t>&lt;</w:t>
      </w:r>
      <w:r w:rsidR="00181A95" w:rsidRPr="00FB1063">
        <w:rPr>
          <w:rFonts w:ascii="Times New Roman" w:hAnsi="Times New Roman"/>
          <w:color w:val="000000" w:themeColor="text1"/>
          <w:sz w:val="18"/>
          <w:szCs w:val="18"/>
        </w:rPr>
        <w:t xml:space="preserve">Original </w:t>
      </w:r>
      <w:r w:rsidR="009431CD">
        <w:rPr>
          <w:rFonts w:ascii="Times New Roman" w:hAnsi="Times New Roman"/>
          <w:color w:val="000000" w:themeColor="text1"/>
          <w:sz w:val="18"/>
          <w:szCs w:val="18"/>
        </w:rPr>
        <w:t>p</w:t>
      </w:r>
      <w:r w:rsidR="00682A70" w:rsidRPr="00FB1063">
        <w:rPr>
          <w:rFonts w:ascii="Times New Roman" w:hAnsi="Times New Roman"/>
          <w:color w:val="000000" w:themeColor="text1"/>
          <w:sz w:val="18"/>
          <w:szCs w:val="18"/>
        </w:rPr>
        <w:t>aper</w:t>
      </w:r>
      <w:r w:rsidRPr="00FB1063">
        <w:rPr>
          <w:rFonts w:ascii="Times New Roman" w:hAnsi="Times New Roman"/>
          <w:color w:val="000000" w:themeColor="text1"/>
          <w:sz w:val="18"/>
          <w:szCs w:val="18"/>
        </w:rPr>
        <w:t xml:space="preserve">&gt; </w:t>
      </w:r>
      <w:r w:rsidR="003D14E8" w:rsidRPr="003D14E8">
        <w:rPr>
          <w:rFonts w:ascii="Times New Roman" w:hAnsi="Times New Roman"/>
          <w:b/>
          <w:color w:val="000000" w:themeColor="text1"/>
          <w:sz w:val="18"/>
          <w:szCs w:val="18"/>
        </w:rPr>
        <w:t>Changes in VR Interaction Characteristics Based on Back Recline Angles</w:t>
      </w:r>
      <w:r w:rsidRPr="00FB1063">
        <w:rPr>
          <w:rFonts w:ascii="Times New Roman" w:hAnsi="Times New Roman"/>
          <w:color w:val="000000" w:themeColor="text1"/>
          <w:sz w:val="18"/>
          <w:szCs w:val="18"/>
        </w:rPr>
        <w:t xml:space="preserve">, </w:t>
      </w:r>
      <w:r w:rsidR="006E2B55" w:rsidRPr="006E2B55">
        <w:rPr>
          <w:rFonts w:ascii="Times New Roman" w:hAnsi="Times New Roman"/>
          <w:color w:val="000000" w:themeColor="text1"/>
          <w:sz w:val="18"/>
          <w:szCs w:val="18"/>
        </w:rPr>
        <w:t>by Tai</w:t>
      </w:r>
      <w:r w:rsidR="006E2B55">
        <w:rPr>
          <w:rFonts w:ascii="Times New Roman" w:hAnsi="Times New Roman"/>
          <w:color w:val="000000" w:themeColor="text1"/>
          <w:sz w:val="18"/>
          <w:szCs w:val="18"/>
        </w:rPr>
        <w:t>ki</w:t>
      </w:r>
      <w:r w:rsidR="006E2B55" w:rsidRPr="006E2B55">
        <w:rPr>
          <w:rFonts w:ascii="Times New Roman" w:hAnsi="Times New Roman"/>
          <w:color w:val="000000" w:themeColor="text1"/>
          <w:sz w:val="18"/>
          <w:szCs w:val="18"/>
        </w:rPr>
        <w:t xml:space="preserve"> MISHIMA</w:t>
      </w:r>
      <w:r w:rsidR="00D24628">
        <w:rPr>
          <w:rFonts w:ascii="Times New Roman" w:hAnsi="Times New Roman"/>
          <w:color w:val="000000" w:themeColor="text1"/>
          <w:sz w:val="18"/>
          <w:szCs w:val="18"/>
        </w:rPr>
        <w:t>,</w:t>
      </w:r>
      <w:r w:rsidR="002D58CB">
        <w:rPr>
          <w:rFonts w:ascii="Times New Roman" w:hAnsi="Times New Roman"/>
          <w:color w:val="000000" w:themeColor="text1"/>
          <w:sz w:val="18"/>
          <w:szCs w:val="18"/>
        </w:rPr>
        <w:t xml:space="preserve"> </w:t>
      </w:r>
      <w:r w:rsidR="00677FB1">
        <w:rPr>
          <w:rFonts w:ascii="Times New Roman" w:hAnsi="Times New Roman"/>
          <w:color w:val="000000" w:themeColor="text1"/>
          <w:sz w:val="18"/>
          <w:szCs w:val="18"/>
        </w:rPr>
        <w:t>Kotaro</w:t>
      </w:r>
      <w:r w:rsidR="00E67E4E">
        <w:rPr>
          <w:rFonts w:ascii="Times New Roman" w:hAnsi="Times New Roman"/>
          <w:color w:val="000000" w:themeColor="text1"/>
          <w:sz w:val="18"/>
          <w:szCs w:val="18"/>
        </w:rPr>
        <w:t xml:space="preserve"> </w:t>
      </w:r>
      <w:r w:rsidR="00677FB1">
        <w:rPr>
          <w:rFonts w:ascii="Times New Roman" w:hAnsi="Times New Roman"/>
          <w:color w:val="000000" w:themeColor="text1"/>
          <w:sz w:val="18"/>
          <w:szCs w:val="18"/>
        </w:rPr>
        <w:t>UMEZAWA</w:t>
      </w:r>
      <w:r w:rsidR="006E2B55" w:rsidRPr="006E2B55">
        <w:rPr>
          <w:rFonts w:ascii="Times New Roman" w:hAnsi="Times New Roman"/>
          <w:color w:val="000000" w:themeColor="text1"/>
          <w:sz w:val="18"/>
          <w:szCs w:val="18"/>
        </w:rPr>
        <w:t xml:space="preserve"> </w:t>
      </w:r>
      <w:r w:rsidR="002D58CB">
        <w:rPr>
          <w:rFonts w:ascii="Times New Roman" w:hAnsi="Times New Roman"/>
          <w:color w:val="000000" w:themeColor="text1"/>
          <w:sz w:val="18"/>
          <w:szCs w:val="18"/>
        </w:rPr>
        <w:t xml:space="preserve">&amp; </w:t>
      </w:r>
      <w:r w:rsidR="006E2B55" w:rsidRPr="006E2B55">
        <w:rPr>
          <w:rFonts w:ascii="Times New Roman" w:hAnsi="Times New Roman"/>
          <w:color w:val="000000" w:themeColor="text1"/>
          <w:sz w:val="18"/>
          <w:szCs w:val="18"/>
        </w:rPr>
        <w:t>Ryoji YOSHITAKE</w:t>
      </w:r>
      <w:r w:rsidRPr="00FB1063">
        <w:rPr>
          <w:rFonts w:ascii="Times New Roman" w:hAnsi="Times New Roman"/>
          <w:color w:val="000000" w:themeColor="text1"/>
          <w:sz w:val="18"/>
          <w:szCs w:val="18"/>
        </w:rPr>
        <w:t>.</w:t>
      </w:r>
    </w:p>
    <w:p w14:paraId="15DA9F7F" w14:textId="77777777" w:rsidR="00FA3CBD" w:rsidRPr="00FB1063" w:rsidRDefault="00FA3CBD" w:rsidP="00186034">
      <w:pPr>
        <w:rPr>
          <w:color w:val="000000" w:themeColor="text1"/>
        </w:rPr>
      </w:pPr>
    </w:p>
    <w:p w14:paraId="7F25770B" w14:textId="77777777" w:rsidR="00186034" w:rsidRPr="00FB1063" w:rsidRDefault="00186034" w:rsidP="00186034">
      <w:pPr>
        <w:rPr>
          <w:color w:val="000000" w:themeColor="text1"/>
        </w:rPr>
      </w:pPr>
    </w:p>
    <w:p w14:paraId="5B54CBC4" w14:textId="69A037B2" w:rsidR="00186034" w:rsidRPr="00B913F3" w:rsidRDefault="00F3237E" w:rsidP="00186034">
      <w:pPr>
        <w:snapToGrid w:val="0"/>
        <w:spacing w:line="360" w:lineRule="auto"/>
        <w:rPr>
          <w:rFonts w:ascii="メイリオ" w:eastAsia="メイリオ" w:hAnsi="メイリオ"/>
          <w:b/>
          <w:color w:val="000000" w:themeColor="text1"/>
          <w:sz w:val="28"/>
        </w:rPr>
      </w:pPr>
      <w:r w:rsidRPr="00F3237E">
        <w:rPr>
          <w:rFonts w:ascii="メイリオ" w:eastAsia="メイリオ" w:hAnsi="メイリオ"/>
          <w:b/>
          <w:color w:val="000000" w:themeColor="text1"/>
          <w:sz w:val="28"/>
        </w:rPr>
        <w:t>背中角度</w:t>
      </w:r>
      <w:r w:rsidR="00F85137">
        <w:rPr>
          <w:rFonts w:ascii="メイリオ" w:eastAsia="メイリオ" w:hAnsi="メイリオ" w:hint="eastAsia"/>
          <w:b/>
          <w:color w:val="000000" w:themeColor="text1"/>
          <w:sz w:val="28"/>
        </w:rPr>
        <w:t>に応じた</w:t>
      </w:r>
      <w:r w:rsidRPr="00F3237E">
        <w:rPr>
          <w:rFonts w:ascii="メイリオ" w:eastAsia="メイリオ" w:hAnsi="メイリオ"/>
          <w:b/>
          <w:color w:val="000000" w:themeColor="text1"/>
          <w:sz w:val="28"/>
        </w:rPr>
        <w:t>VRインタラクション</w:t>
      </w:r>
      <w:r>
        <w:rPr>
          <w:rFonts w:ascii="メイリオ" w:eastAsia="メイリオ" w:hAnsi="メイリオ" w:hint="eastAsia"/>
          <w:b/>
          <w:color w:val="000000" w:themeColor="text1"/>
          <w:sz w:val="28"/>
        </w:rPr>
        <w:t>特性</w:t>
      </w:r>
      <w:r w:rsidR="00F85137">
        <w:rPr>
          <w:rFonts w:ascii="メイリオ" w:eastAsia="メイリオ" w:hAnsi="メイリオ" w:hint="eastAsia"/>
          <w:b/>
          <w:color w:val="000000" w:themeColor="text1"/>
          <w:sz w:val="28"/>
        </w:rPr>
        <w:t>の</w:t>
      </w:r>
      <w:r w:rsidR="00A75F13">
        <w:rPr>
          <w:rFonts w:ascii="メイリオ" w:eastAsia="メイリオ" w:hAnsi="メイリオ" w:hint="eastAsia"/>
          <w:b/>
          <w:color w:val="000000" w:themeColor="text1"/>
          <w:sz w:val="28"/>
        </w:rPr>
        <w:t>変化</w:t>
      </w:r>
      <w:r w:rsidR="00761183" w:rsidRPr="00FB1063">
        <w:rPr>
          <w:rFonts w:ascii="メイリオ" w:eastAsia="メイリオ" w:hAnsi="メイリオ" w:hint="eastAsia"/>
          <w:color w:val="000000" w:themeColor="text1"/>
          <w:sz w:val="28"/>
          <w:vertAlign w:val="superscript"/>
        </w:rPr>
        <w:t>１</w:t>
      </w:r>
    </w:p>
    <w:p w14:paraId="5F1A1842" w14:textId="77777777" w:rsidR="00186034" w:rsidRPr="00FB1063" w:rsidRDefault="00186034" w:rsidP="00186034">
      <w:pPr>
        <w:rPr>
          <w:color w:val="000000" w:themeColor="text1"/>
        </w:rPr>
      </w:pPr>
    </w:p>
    <w:p w14:paraId="07219810" w14:textId="525EC4E6" w:rsidR="00186034" w:rsidRPr="00FB1063" w:rsidRDefault="002D58CB" w:rsidP="00186034">
      <w:pPr>
        <w:wordWrap w:val="0"/>
        <w:jc w:val="right"/>
        <w:rPr>
          <w:rFonts w:ascii="メイリオ" w:eastAsia="メイリオ" w:hAnsi="メイリオ"/>
          <w:b/>
          <w:color w:val="000000" w:themeColor="text1"/>
          <w:sz w:val="22"/>
          <w:vertAlign w:val="superscript"/>
        </w:rPr>
      </w:pPr>
      <w:r>
        <w:rPr>
          <w:rFonts w:ascii="メイリオ" w:eastAsia="メイリオ" w:hAnsi="メイリオ" w:hint="eastAsia"/>
          <w:b/>
          <w:color w:val="000000" w:themeColor="text1"/>
          <w:sz w:val="22"/>
        </w:rPr>
        <w:t>三嶋　泰生</w:t>
      </w:r>
      <w:r w:rsidR="00761183" w:rsidRPr="00FB1063">
        <w:rPr>
          <w:rFonts w:ascii="メイリオ" w:eastAsia="メイリオ" w:hAnsi="メイリオ" w:hint="eastAsia"/>
          <w:b/>
          <w:color w:val="000000" w:themeColor="text1"/>
          <w:sz w:val="22"/>
          <w:vertAlign w:val="superscript"/>
        </w:rPr>
        <w:t>２</w:t>
      </w:r>
      <w:r w:rsidR="00677FB1" w:rsidRPr="00677FB1">
        <w:rPr>
          <w:rFonts w:ascii="メイリオ" w:eastAsia="メイリオ" w:hAnsi="メイリオ"/>
          <w:b/>
          <w:color w:val="000000" w:themeColor="text1"/>
          <w:sz w:val="22"/>
        </w:rPr>
        <w:t>，梅澤　幸太郎</w:t>
      </w:r>
      <w:r w:rsidR="008979D1">
        <w:rPr>
          <w:rFonts w:ascii="メイリオ" w:eastAsia="メイリオ" w:hAnsi="メイリオ" w:hint="eastAsia"/>
          <w:b/>
          <w:color w:val="000000" w:themeColor="text1"/>
          <w:sz w:val="22"/>
          <w:vertAlign w:val="superscript"/>
        </w:rPr>
        <w:t>２</w:t>
      </w:r>
      <w:r w:rsidR="00677FB1">
        <w:rPr>
          <w:rFonts w:ascii="メイリオ" w:eastAsia="メイリオ" w:hAnsi="メイリオ"/>
          <w:b/>
          <w:color w:val="000000" w:themeColor="text1"/>
          <w:sz w:val="22"/>
        </w:rPr>
        <w:t xml:space="preserve">, </w:t>
      </w:r>
      <w:r w:rsidR="00D561F8">
        <w:rPr>
          <w:rFonts w:ascii="メイリオ" w:eastAsia="メイリオ" w:hAnsi="メイリオ" w:hint="eastAsia"/>
          <w:b/>
          <w:color w:val="000000" w:themeColor="text1"/>
          <w:sz w:val="22"/>
        </w:rPr>
        <w:t>吉武　良治</w:t>
      </w:r>
      <w:r w:rsidR="008979D1">
        <w:rPr>
          <w:rFonts w:ascii="メイリオ" w:eastAsia="メイリオ" w:hAnsi="メイリオ" w:hint="eastAsia"/>
          <w:b/>
          <w:color w:val="000000" w:themeColor="text1"/>
          <w:sz w:val="22"/>
          <w:vertAlign w:val="superscript"/>
        </w:rPr>
        <w:t>2</w:t>
      </w:r>
    </w:p>
    <w:p w14:paraId="2ED3497F" w14:textId="646F34D4" w:rsidR="00186034" w:rsidRPr="00FB1063" w:rsidRDefault="00FC2DCF" w:rsidP="00D147B4">
      <w:pPr>
        <w:snapToGrid w:val="0"/>
        <w:spacing w:line="240" w:lineRule="exact"/>
        <w:ind w:leftChars="825" w:left="1701" w:firstLineChars="100" w:firstLine="196"/>
        <w:rPr>
          <w:rFonts w:ascii="Times New Roman" w:hAnsi="Times New Roman"/>
          <w:color w:val="000000" w:themeColor="text1"/>
          <w:sz w:val="20"/>
        </w:rPr>
      </w:pPr>
      <w:bookmarkStart w:id="0" w:name="_Hlk9173248"/>
      <w:r w:rsidRPr="00FC2DCF">
        <w:rPr>
          <w:rFonts w:ascii="Times New Roman" w:hAnsi="Times New Roman"/>
          <w:color w:val="000000" w:themeColor="text1"/>
          <w:sz w:val="20"/>
        </w:rPr>
        <w:t>This study aims to clarify the effects of back recline angles (sitting, semi-</w:t>
      </w:r>
      <w:r w:rsidR="008D7DC7">
        <w:rPr>
          <w:rFonts w:ascii="Times New Roman" w:hAnsi="Times New Roman" w:hint="eastAsia"/>
          <w:color w:val="000000" w:themeColor="text1"/>
          <w:sz w:val="20"/>
        </w:rPr>
        <w:t>s</w:t>
      </w:r>
      <w:r w:rsidR="008D7DC7">
        <w:rPr>
          <w:rFonts w:ascii="Times New Roman" w:hAnsi="Times New Roman"/>
          <w:color w:val="000000" w:themeColor="text1"/>
          <w:sz w:val="20"/>
        </w:rPr>
        <w:t>itting</w:t>
      </w:r>
      <w:r w:rsidRPr="00FC2DCF">
        <w:rPr>
          <w:rFonts w:ascii="Times New Roman" w:hAnsi="Times New Roman"/>
          <w:color w:val="000000" w:themeColor="text1"/>
          <w:sz w:val="20"/>
        </w:rPr>
        <w:t xml:space="preserve">, and supine positions) on VR interaction characteristics, </w:t>
      </w:r>
      <w:r w:rsidR="008D7DC7">
        <w:rPr>
          <w:rFonts w:ascii="Times New Roman" w:hAnsi="Times New Roman" w:hint="eastAsia"/>
          <w:color w:val="000000" w:themeColor="text1"/>
          <w:sz w:val="20"/>
        </w:rPr>
        <w:t>i</w:t>
      </w:r>
      <w:r w:rsidR="008D7DC7">
        <w:rPr>
          <w:rFonts w:ascii="Times New Roman" w:hAnsi="Times New Roman"/>
          <w:color w:val="000000" w:themeColor="text1"/>
          <w:sz w:val="20"/>
        </w:rPr>
        <w:t>n response to the growing</w:t>
      </w:r>
      <w:r w:rsidRPr="00FC2DCF">
        <w:rPr>
          <w:rFonts w:ascii="Times New Roman" w:hAnsi="Times New Roman"/>
          <w:color w:val="000000" w:themeColor="text1"/>
          <w:sz w:val="20"/>
        </w:rPr>
        <w:t xml:space="preserve"> demand for VR use in reclining positions, such as VR sleep. </w:t>
      </w:r>
      <w:r w:rsidR="008D7DC7">
        <w:rPr>
          <w:rFonts w:ascii="Times New Roman" w:hAnsi="Times New Roman"/>
          <w:color w:val="000000" w:themeColor="text1"/>
          <w:sz w:val="20"/>
        </w:rPr>
        <w:t>An experiment was conducted using a Meta Quest 3, in which p</w:t>
      </w:r>
      <w:r w:rsidRPr="00FC2DCF">
        <w:rPr>
          <w:rFonts w:ascii="Times New Roman" w:hAnsi="Times New Roman"/>
          <w:color w:val="000000" w:themeColor="text1"/>
          <w:sz w:val="20"/>
        </w:rPr>
        <w:t xml:space="preserve">articipants performed a pointing task </w:t>
      </w:r>
      <w:r w:rsidR="008D7DC7">
        <w:rPr>
          <w:rFonts w:ascii="Times New Roman" w:hAnsi="Times New Roman"/>
          <w:color w:val="000000" w:themeColor="text1"/>
          <w:sz w:val="20"/>
        </w:rPr>
        <w:t xml:space="preserve">that required </w:t>
      </w:r>
      <w:r w:rsidRPr="00FC2DCF">
        <w:rPr>
          <w:rFonts w:ascii="Times New Roman" w:hAnsi="Times New Roman"/>
          <w:color w:val="000000" w:themeColor="text1"/>
          <w:sz w:val="20"/>
        </w:rPr>
        <w:t xml:space="preserve">clicking targets arranged </w:t>
      </w:r>
      <w:r w:rsidR="008D7DC7">
        <w:rPr>
          <w:rFonts w:ascii="Times New Roman" w:hAnsi="Times New Roman"/>
          <w:color w:val="000000" w:themeColor="text1"/>
          <w:sz w:val="20"/>
        </w:rPr>
        <w:t xml:space="preserve">distributed </w:t>
      </w:r>
      <w:r w:rsidRPr="00FC2DCF">
        <w:rPr>
          <w:rFonts w:ascii="Times New Roman" w:hAnsi="Times New Roman"/>
          <w:color w:val="000000" w:themeColor="text1"/>
          <w:sz w:val="20"/>
        </w:rPr>
        <w:t xml:space="preserve">omnidirectionally </w:t>
      </w:r>
      <w:r w:rsidR="00B57607">
        <w:rPr>
          <w:rFonts w:ascii="Times New Roman" w:hAnsi="Times New Roman"/>
          <w:color w:val="000000" w:themeColor="text1"/>
          <w:sz w:val="20"/>
        </w:rPr>
        <w:t>within the virtual environment. R</w:t>
      </w:r>
      <w:r w:rsidRPr="00FC2DCF">
        <w:rPr>
          <w:rFonts w:ascii="Times New Roman" w:hAnsi="Times New Roman"/>
          <w:color w:val="000000" w:themeColor="text1"/>
          <w:sz w:val="20"/>
        </w:rPr>
        <w:t>eaction time, head movement, and subjective comfort</w:t>
      </w:r>
      <w:r w:rsidR="00B57607">
        <w:rPr>
          <w:rFonts w:ascii="Times New Roman" w:hAnsi="Times New Roman"/>
          <w:color w:val="000000" w:themeColor="text1"/>
          <w:sz w:val="20"/>
        </w:rPr>
        <w:t xml:space="preserve"> were evaluated as performance measures</w:t>
      </w:r>
      <w:r w:rsidRPr="00FC2DCF">
        <w:rPr>
          <w:rFonts w:ascii="Times New Roman" w:hAnsi="Times New Roman"/>
          <w:color w:val="000000" w:themeColor="text1"/>
          <w:sz w:val="20"/>
        </w:rPr>
        <w:t>. The results revealed that reaction times were significantly delayed in the supine position compared to the sitting position</w:t>
      </w:r>
      <w:r w:rsidR="00B57607">
        <w:rPr>
          <w:rFonts w:ascii="Times New Roman" w:hAnsi="Times New Roman" w:hint="eastAsia"/>
          <w:color w:val="000000" w:themeColor="text1"/>
          <w:sz w:val="20"/>
        </w:rPr>
        <w:t>,</w:t>
      </w:r>
      <w:r w:rsidR="00B57607">
        <w:rPr>
          <w:rFonts w:ascii="Times New Roman" w:hAnsi="Times New Roman"/>
          <w:color w:val="000000" w:themeColor="text1"/>
          <w:sz w:val="20"/>
        </w:rPr>
        <w:t xml:space="preserve"> with a particularly pronounced degradation </w:t>
      </w:r>
      <w:r w:rsidRPr="00FC2DCF">
        <w:rPr>
          <w:rFonts w:ascii="Times New Roman" w:hAnsi="Times New Roman"/>
          <w:color w:val="000000" w:themeColor="text1"/>
          <w:sz w:val="20"/>
        </w:rPr>
        <w:t xml:space="preserve">operability for targets </w:t>
      </w:r>
      <w:r w:rsidR="00B57607">
        <w:rPr>
          <w:rFonts w:ascii="Times New Roman" w:hAnsi="Times New Roman"/>
          <w:color w:val="000000" w:themeColor="text1"/>
          <w:sz w:val="20"/>
        </w:rPr>
        <w:t xml:space="preserve">located </w:t>
      </w:r>
      <w:r w:rsidRPr="00FC2DCF">
        <w:rPr>
          <w:rFonts w:ascii="Times New Roman" w:hAnsi="Times New Roman"/>
          <w:color w:val="000000" w:themeColor="text1"/>
          <w:sz w:val="20"/>
        </w:rPr>
        <w:t xml:space="preserve">in the lower visual field. These findings suggest that such performance degradation may be attributed not only to physical range-of-motion constraints caused by contact between the body and the floor but also to functional differences inherent in human visual field regions. Based on these results, this paper discusses the necessity of optimizing user interface </w:t>
      </w:r>
      <w:r w:rsidR="00322E16">
        <w:rPr>
          <w:rFonts w:ascii="Times New Roman" w:hAnsi="Times New Roman"/>
          <w:color w:val="000000" w:themeColor="text1"/>
          <w:sz w:val="20"/>
        </w:rPr>
        <w:t>layouts</w:t>
      </w:r>
      <w:r w:rsidRPr="00FC2DCF">
        <w:rPr>
          <w:rFonts w:ascii="Times New Roman" w:hAnsi="Times New Roman"/>
          <w:color w:val="000000" w:themeColor="text1"/>
          <w:sz w:val="20"/>
        </w:rPr>
        <w:t xml:space="preserve"> and alternative input methods according to posture, and </w:t>
      </w:r>
      <w:r w:rsidR="0042313E" w:rsidRPr="00B913F3">
        <w:rPr>
          <w:rFonts w:ascii="Times New Roman" w:hAnsi="Times New Roman"/>
          <w:color w:val="EE0000"/>
          <w:sz w:val="20"/>
          <w:highlight w:val="yellow"/>
        </w:rPr>
        <w:t>design implications</w:t>
      </w:r>
      <w:r w:rsidRPr="00FC2DCF">
        <w:rPr>
          <w:rFonts w:ascii="Times New Roman" w:hAnsi="Times New Roman"/>
          <w:color w:val="000000" w:themeColor="text1"/>
          <w:sz w:val="20"/>
        </w:rPr>
        <w:t xml:space="preserve"> for VR interface design that accommodate diverse usage positions.</w:t>
      </w:r>
    </w:p>
    <w:p w14:paraId="37D1E08E" w14:textId="77777777" w:rsidR="009A208C" w:rsidRPr="00FB1063" w:rsidRDefault="009A208C" w:rsidP="00F028CA">
      <w:pPr>
        <w:snapToGrid w:val="0"/>
        <w:spacing w:line="240" w:lineRule="exact"/>
        <w:ind w:leftChars="825" w:left="1701"/>
        <w:jc w:val="left"/>
        <w:rPr>
          <w:rFonts w:ascii="Times New Roman" w:hAnsi="Times New Roman"/>
          <w:color w:val="000000" w:themeColor="text1"/>
          <w:sz w:val="18"/>
          <w:szCs w:val="16"/>
        </w:rPr>
      </w:pPr>
    </w:p>
    <w:p w14:paraId="685DFD58" w14:textId="194AA5EC" w:rsidR="00186034" w:rsidRPr="00FB1063" w:rsidRDefault="00F93399" w:rsidP="00F028CA">
      <w:pPr>
        <w:snapToGrid w:val="0"/>
        <w:spacing w:line="240" w:lineRule="exact"/>
        <w:ind w:leftChars="825" w:left="1701"/>
        <w:jc w:val="left"/>
        <w:rPr>
          <w:rFonts w:ascii="Times New Roman" w:hAnsi="Times New Roman"/>
          <w:color w:val="000000" w:themeColor="text1"/>
          <w:sz w:val="18"/>
          <w:szCs w:val="16"/>
        </w:rPr>
      </w:pPr>
      <w:r w:rsidRPr="00F93399">
        <w:rPr>
          <w:rFonts w:ascii="Times New Roman" w:hAnsi="Times New Roman"/>
          <w:color w:val="000000" w:themeColor="text1"/>
          <w:sz w:val="18"/>
          <w:szCs w:val="16"/>
        </w:rPr>
        <w:t>本研究では</w:t>
      </w:r>
      <w:r w:rsidR="00B215D4">
        <w:rPr>
          <w:rFonts w:ascii="Times New Roman" w:hAnsi="Times New Roman"/>
          <w:color w:val="000000" w:themeColor="text1"/>
          <w:sz w:val="18"/>
          <w:szCs w:val="16"/>
        </w:rPr>
        <w:t>,</w:t>
      </w:r>
      <w:r w:rsidRPr="00F93399">
        <w:rPr>
          <w:rFonts w:ascii="Times New Roman" w:hAnsi="Times New Roman"/>
          <w:color w:val="000000" w:themeColor="text1"/>
          <w:sz w:val="18"/>
          <w:szCs w:val="16"/>
        </w:rPr>
        <w:t>VR</w:t>
      </w:r>
      <w:r w:rsidRPr="00F93399">
        <w:rPr>
          <w:rFonts w:ascii="Times New Roman" w:hAnsi="Times New Roman"/>
          <w:color w:val="000000" w:themeColor="text1"/>
          <w:sz w:val="18"/>
          <w:szCs w:val="16"/>
        </w:rPr>
        <w:t>睡眠に代表される臥位姿勢での</w:t>
      </w:r>
      <w:r w:rsidRPr="00F93399">
        <w:rPr>
          <w:rFonts w:ascii="Times New Roman" w:hAnsi="Times New Roman"/>
          <w:color w:val="000000" w:themeColor="text1"/>
          <w:sz w:val="18"/>
          <w:szCs w:val="16"/>
        </w:rPr>
        <w:t>VR</w:t>
      </w:r>
      <w:r w:rsidRPr="00F93399">
        <w:rPr>
          <w:rFonts w:ascii="Times New Roman" w:hAnsi="Times New Roman"/>
          <w:color w:val="000000" w:themeColor="text1"/>
          <w:sz w:val="18"/>
          <w:szCs w:val="16"/>
        </w:rPr>
        <w:t>利用需要の拡大を背景に</w:t>
      </w:r>
      <w:r w:rsidR="00B215D4">
        <w:rPr>
          <w:rFonts w:ascii="Times New Roman" w:hAnsi="Times New Roman"/>
          <w:color w:val="000000" w:themeColor="text1"/>
          <w:sz w:val="18"/>
          <w:szCs w:val="16"/>
        </w:rPr>
        <w:t>,</w:t>
      </w:r>
      <w:r w:rsidRPr="00F93399">
        <w:rPr>
          <w:rFonts w:ascii="Times New Roman" w:hAnsi="Times New Roman"/>
          <w:color w:val="000000" w:themeColor="text1"/>
          <w:sz w:val="18"/>
          <w:szCs w:val="16"/>
        </w:rPr>
        <w:t>背中角度の違い（座位・半座位・仰臥位）が</w:t>
      </w:r>
      <w:r w:rsidRPr="00F93399">
        <w:rPr>
          <w:rFonts w:ascii="Times New Roman" w:hAnsi="Times New Roman"/>
          <w:color w:val="000000" w:themeColor="text1"/>
          <w:sz w:val="18"/>
          <w:szCs w:val="16"/>
        </w:rPr>
        <w:t>VR</w:t>
      </w:r>
      <w:r w:rsidRPr="00F93399">
        <w:rPr>
          <w:rFonts w:ascii="Times New Roman" w:hAnsi="Times New Roman"/>
          <w:color w:val="000000" w:themeColor="text1"/>
          <w:sz w:val="18"/>
          <w:szCs w:val="16"/>
        </w:rPr>
        <w:t>インタラクション特性に与える影響を明らかにすることを目的とした</w:t>
      </w:r>
      <w:r w:rsidR="00B215D4">
        <w:rPr>
          <w:rFonts w:ascii="Times New Roman" w:hAnsi="Times New Roman"/>
          <w:color w:val="000000" w:themeColor="text1"/>
          <w:sz w:val="18"/>
          <w:szCs w:val="16"/>
        </w:rPr>
        <w:t>.</w:t>
      </w:r>
      <w:r w:rsidRPr="00F93399">
        <w:rPr>
          <w:rFonts w:ascii="Times New Roman" w:hAnsi="Times New Roman"/>
          <w:color w:val="000000" w:themeColor="text1"/>
          <w:sz w:val="18"/>
          <w:szCs w:val="16"/>
        </w:rPr>
        <w:t>実験では</w:t>
      </w:r>
      <w:r w:rsidR="00B215D4">
        <w:rPr>
          <w:rFonts w:ascii="Times New Roman" w:hAnsi="Times New Roman"/>
          <w:color w:val="000000" w:themeColor="text1"/>
          <w:sz w:val="18"/>
          <w:szCs w:val="16"/>
        </w:rPr>
        <w:t>,</w:t>
      </w:r>
      <w:r w:rsidRPr="00F93399">
        <w:rPr>
          <w:rFonts w:ascii="Times New Roman" w:hAnsi="Times New Roman"/>
          <w:color w:val="000000" w:themeColor="text1"/>
          <w:sz w:val="18"/>
          <w:szCs w:val="16"/>
        </w:rPr>
        <w:t>Meta Quest 3</w:t>
      </w:r>
      <w:r w:rsidRPr="00F93399">
        <w:rPr>
          <w:rFonts w:ascii="Times New Roman" w:hAnsi="Times New Roman"/>
          <w:color w:val="000000" w:themeColor="text1"/>
          <w:sz w:val="18"/>
          <w:szCs w:val="16"/>
        </w:rPr>
        <w:t>を用い</w:t>
      </w:r>
      <w:r w:rsidR="00B215D4">
        <w:rPr>
          <w:rFonts w:ascii="Times New Roman" w:hAnsi="Times New Roman"/>
          <w:color w:val="000000" w:themeColor="text1"/>
          <w:sz w:val="18"/>
          <w:szCs w:val="16"/>
        </w:rPr>
        <w:t>,</w:t>
      </w:r>
      <w:r w:rsidRPr="00F93399">
        <w:rPr>
          <w:rFonts w:ascii="Times New Roman" w:hAnsi="Times New Roman"/>
          <w:color w:val="000000" w:themeColor="text1"/>
          <w:sz w:val="18"/>
          <w:szCs w:val="16"/>
        </w:rPr>
        <w:t>全方位に配置されたターゲットを</w:t>
      </w:r>
      <w:r w:rsidR="00C513EC">
        <w:rPr>
          <w:rFonts w:ascii="Times New Roman" w:hAnsi="Times New Roman" w:hint="eastAsia"/>
          <w:color w:val="000000" w:themeColor="text1"/>
          <w:sz w:val="18"/>
          <w:szCs w:val="16"/>
        </w:rPr>
        <w:t>クリック</w:t>
      </w:r>
      <w:r w:rsidRPr="00F93399">
        <w:rPr>
          <w:rFonts w:ascii="Times New Roman" w:hAnsi="Times New Roman"/>
          <w:color w:val="000000" w:themeColor="text1"/>
          <w:sz w:val="18"/>
          <w:szCs w:val="16"/>
        </w:rPr>
        <w:t>する指向操作タスクを実施し</w:t>
      </w:r>
      <w:r w:rsidR="00B215D4">
        <w:rPr>
          <w:rFonts w:ascii="Times New Roman" w:hAnsi="Times New Roman"/>
          <w:color w:val="000000" w:themeColor="text1"/>
          <w:sz w:val="18"/>
          <w:szCs w:val="16"/>
        </w:rPr>
        <w:t>,</w:t>
      </w:r>
      <w:r w:rsidRPr="00F93399">
        <w:rPr>
          <w:rFonts w:ascii="Times New Roman" w:hAnsi="Times New Roman"/>
          <w:color w:val="000000" w:themeColor="text1"/>
          <w:sz w:val="18"/>
          <w:szCs w:val="16"/>
        </w:rPr>
        <w:t>反応時間</w:t>
      </w:r>
      <w:r w:rsidR="00B215D4">
        <w:rPr>
          <w:rFonts w:ascii="Times New Roman" w:hAnsi="Times New Roman"/>
          <w:color w:val="000000" w:themeColor="text1"/>
          <w:sz w:val="18"/>
          <w:szCs w:val="16"/>
        </w:rPr>
        <w:t>,</w:t>
      </w:r>
      <w:r w:rsidRPr="00F93399">
        <w:rPr>
          <w:rFonts w:ascii="Times New Roman" w:hAnsi="Times New Roman"/>
          <w:color w:val="000000" w:themeColor="text1"/>
          <w:sz w:val="18"/>
          <w:szCs w:val="16"/>
        </w:rPr>
        <w:t>頭部</w:t>
      </w:r>
      <w:r w:rsidR="00864AF8">
        <w:rPr>
          <w:rFonts w:ascii="Times New Roman" w:hAnsi="Times New Roman" w:hint="eastAsia"/>
          <w:color w:val="000000" w:themeColor="text1"/>
          <w:sz w:val="18"/>
          <w:szCs w:val="16"/>
        </w:rPr>
        <w:t>運動</w:t>
      </w:r>
      <w:r w:rsidR="00B215D4">
        <w:rPr>
          <w:rFonts w:ascii="Times New Roman" w:hAnsi="Times New Roman"/>
          <w:color w:val="000000" w:themeColor="text1"/>
          <w:sz w:val="18"/>
          <w:szCs w:val="16"/>
        </w:rPr>
        <w:t>,</w:t>
      </w:r>
      <w:r w:rsidRPr="00F93399">
        <w:rPr>
          <w:rFonts w:ascii="Times New Roman" w:hAnsi="Times New Roman"/>
          <w:color w:val="000000" w:themeColor="text1"/>
          <w:sz w:val="18"/>
          <w:szCs w:val="16"/>
        </w:rPr>
        <w:t>および主観的な快適性を評価した</w:t>
      </w:r>
      <w:r w:rsidR="00B215D4">
        <w:rPr>
          <w:rFonts w:ascii="Times New Roman" w:hAnsi="Times New Roman"/>
          <w:color w:val="000000" w:themeColor="text1"/>
          <w:sz w:val="18"/>
          <w:szCs w:val="16"/>
        </w:rPr>
        <w:t>.</w:t>
      </w:r>
      <w:r w:rsidRPr="00F93399">
        <w:rPr>
          <w:rFonts w:ascii="Times New Roman" w:hAnsi="Times New Roman"/>
          <w:color w:val="000000" w:themeColor="text1"/>
          <w:sz w:val="18"/>
          <w:szCs w:val="16"/>
        </w:rPr>
        <w:t>分析の結果</w:t>
      </w:r>
      <w:r w:rsidR="00B215D4">
        <w:rPr>
          <w:rFonts w:ascii="Times New Roman" w:hAnsi="Times New Roman"/>
          <w:color w:val="000000" w:themeColor="text1"/>
          <w:sz w:val="18"/>
          <w:szCs w:val="16"/>
        </w:rPr>
        <w:t>,</w:t>
      </w:r>
      <w:r w:rsidRPr="00F93399">
        <w:rPr>
          <w:rFonts w:ascii="Times New Roman" w:hAnsi="Times New Roman"/>
          <w:color w:val="000000" w:themeColor="text1"/>
          <w:sz w:val="18"/>
          <w:szCs w:val="16"/>
        </w:rPr>
        <w:t>仰臥位では座位と比較して反応時間が有意に遅延し</w:t>
      </w:r>
      <w:r w:rsidR="00B215D4">
        <w:rPr>
          <w:rFonts w:ascii="Times New Roman" w:hAnsi="Times New Roman"/>
          <w:color w:val="000000" w:themeColor="text1"/>
          <w:sz w:val="18"/>
          <w:szCs w:val="16"/>
        </w:rPr>
        <w:t>,</w:t>
      </w:r>
      <w:r w:rsidRPr="00F93399">
        <w:rPr>
          <w:rFonts w:ascii="Times New Roman" w:hAnsi="Times New Roman"/>
          <w:color w:val="000000" w:themeColor="text1"/>
          <w:sz w:val="18"/>
          <w:szCs w:val="16"/>
        </w:rPr>
        <w:t>特に下方領域のターゲットに対する操作性が著しく低下することが示された</w:t>
      </w:r>
      <w:r w:rsidR="00B215D4">
        <w:rPr>
          <w:rFonts w:ascii="Times New Roman" w:hAnsi="Times New Roman"/>
          <w:color w:val="000000" w:themeColor="text1"/>
          <w:sz w:val="18"/>
          <w:szCs w:val="16"/>
        </w:rPr>
        <w:t>.</w:t>
      </w:r>
      <w:r w:rsidRPr="00F93399">
        <w:rPr>
          <w:rFonts w:ascii="Times New Roman" w:hAnsi="Times New Roman"/>
          <w:color w:val="000000" w:themeColor="text1"/>
          <w:sz w:val="18"/>
          <w:szCs w:val="16"/>
        </w:rPr>
        <w:t>これは</w:t>
      </w:r>
      <w:r w:rsidR="00B215D4">
        <w:rPr>
          <w:rFonts w:ascii="Times New Roman" w:hAnsi="Times New Roman"/>
          <w:color w:val="000000" w:themeColor="text1"/>
          <w:sz w:val="18"/>
          <w:szCs w:val="16"/>
        </w:rPr>
        <w:t>,</w:t>
      </w:r>
      <w:r w:rsidR="00E03077" w:rsidRPr="00E03077">
        <w:rPr>
          <w:rFonts w:hint="eastAsia"/>
        </w:rPr>
        <w:t xml:space="preserve"> </w:t>
      </w:r>
      <w:r w:rsidR="00E03077" w:rsidRPr="00E03077">
        <w:rPr>
          <w:rFonts w:ascii="Times New Roman" w:hAnsi="Times New Roman"/>
          <w:color w:val="000000" w:themeColor="text1"/>
          <w:sz w:val="18"/>
          <w:szCs w:val="16"/>
        </w:rPr>
        <w:t>身体と床面の接触による物理的な可動域制限に加え</w:t>
      </w:r>
      <w:r w:rsidR="00F1508F">
        <w:rPr>
          <w:rFonts w:ascii="Times New Roman" w:hAnsi="Times New Roman"/>
          <w:color w:val="000000" w:themeColor="text1"/>
          <w:sz w:val="18"/>
          <w:szCs w:val="16"/>
        </w:rPr>
        <w:t>,</w:t>
      </w:r>
      <w:r w:rsidR="00F1508F" w:rsidRPr="00F1508F">
        <w:rPr>
          <w:rFonts w:hint="eastAsia"/>
        </w:rPr>
        <w:t xml:space="preserve"> </w:t>
      </w:r>
      <w:r w:rsidR="00F1508F" w:rsidRPr="00F1508F">
        <w:rPr>
          <w:rFonts w:ascii="Times New Roman" w:hAnsi="Times New Roman"/>
          <w:color w:val="000000" w:themeColor="text1"/>
          <w:sz w:val="18"/>
          <w:szCs w:val="16"/>
        </w:rPr>
        <w:t>ヒト特有の視野領域における機能的差異が</w:t>
      </w:r>
      <w:r w:rsidR="004C2A48">
        <w:rPr>
          <w:rFonts w:ascii="Times New Roman" w:hAnsi="Times New Roman" w:hint="eastAsia"/>
          <w:color w:val="000000" w:themeColor="text1"/>
          <w:sz w:val="18"/>
          <w:szCs w:val="16"/>
        </w:rPr>
        <w:t>影響している</w:t>
      </w:r>
      <w:r w:rsidR="00E03077" w:rsidRPr="00E03077">
        <w:rPr>
          <w:rFonts w:ascii="Times New Roman" w:hAnsi="Times New Roman"/>
          <w:color w:val="000000" w:themeColor="text1"/>
          <w:sz w:val="18"/>
          <w:szCs w:val="16"/>
        </w:rPr>
        <w:t>可能性が示唆された</w:t>
      </w:r>
      <w:r w:rsidR="008F4C56">
        <w:rPr>
          <w:rFonts w:ascii="Times New Roman" w:hAnsi="Times New Roman"/>
          <w:color w:val="000000" w:themeColor="text1"/>
          <w:sz w:val="18"/>
          <w:szCs w:val="16"/>
        </w:rPr>
        <w:t>.</w:t>
      </w:r>
      <w:r w:rsidRPr="00F93399">
        <w:rPr>
          <w:rFonts w:ascii="Times New Roman" w:hAnsi="Times New Roman"/>
          <w:color w:val="000000" w:themeColor="text1"/>
          <w:sz w:val="18"/>
          <w:szCs w:val="16"/>
        </w:rPr>
        <w:t>以上の結果に基づき</w:t>
      </w:r>
      <w:r w:rsidR="00B215D4">
        <w:rPr>
          <w:rFonts w:ascii="Times New Roman" w:hAnsi="Times New Roman"/>
          <w:color w:val="000000" w:themeColor="text1"/>
          <w:sz w:val="18"/>
          <w:szCs w:val="16"/>
        </w:rPr>
        <w:t>,</w:t>
      </w:r>
      <w:r w:rsidRPr="00F93399">
        <w:rPr>
          <w:rFonts w:ascii="Times New Roman" w:hAnsi="Times New Roman"/>
          <w:color w:val="000000" w:themeColor="text1"/>
          <w:sz w:val="18"/>
          <w:szCs w:val="16"/>
        </w:rPr>
        <w:t>姿勢に応じた</w:t>
      </w:r>
      <w:r w:rsidR="00E1347C">
        <w:rPr>
          <w:rFonts w:ascii="Times New Roman" w:hAnsi="Times New Roman" w:hint="eastAsia"/>
          <w:color w:val="000000" w:themeColor="text1"/>
          <w:sz w:val="18"/>
          <w:szCs w:val="16"/>
        </w:rPr>
        <w:t>ユーザインターフェ</w:t>
      </w:r>
      <w:r w:rsidR="003459FE">
        <w:rPr>
          <w:rFonts w:ascii="Times New Roman" w:hAnsi="Times New Roman" w:hint="eastAsia"/>
          <w:color w:val="000000" w:themeColor="text1"/>
          <w:sz w:val="18"/>
          <w:szCs w:val="16"/>
        </w:rPr>
        <w:t>イ</w:t>
      </w:r>
      <w:r w:rsidR="00E1347C">
        <w:rPr>
          <w:rFonts w:ascii="Times New Roman" w:hAnsi="Times New Roman" w:hint="eastAsia"/>
          <w:color w:val="000000" w:themeColor="text1"/>
          <w:sz w:val="18"/>
          <w:szCs w:val="16"/>
        </w:rPr>
        <w:t>ス</w:t>
      </w:r>
      <w:r w:rsidRPr="00F93399">
        <w:rPr>
          <w:rFonts w:ascii="Times New Roman" w:hAnsi="Times New Roman"/>
          <w:color w:val="000000" w:themeColor="text1"/>
          <w:sz w:val="18"/>
          <w:szCs w:val="16"/>
        </w:rPr>
        <w:t>配置の最適化や代替入力手法の必要性について考察し</w:t>
      </w:r>
      <w:r w:rsidR="00B215D4">
        <w:rPr>
          <w:rFonts w:ascii="Times New Roman" w:hAnsi="Times New Roman"/>
          <w:color w:val="000000" w:themeColor="text1"/>
          <w:sz w:val="18"/>
          <w:szCs w:val="16"/>
        </w:rPr>
        <w:t>,</w:t>
      </w:r>
      <w:r w:rsidRPr="00F93399">
        <w:rPr>
          <w:rFonts w:ascii="Times New Roman" w:hAnsi="Times New Roman"/>
          <w:color w:val="000000" w:themeColor="text1"/>
          <w:sz w:val="18"/>
          <w:szCs w:val="16"/>
        </w:rPr>
        <w:t>多様な利用姿勢を想定した</w:t>
      </w:r>
      <w:r w:rsidRPr="00F93399">
        <w:rPr>
          <w:rFonts w:ascii="Times New Roman" w:hAnsi="Times New Roman"/>
          <w:color w:val="000000" w:themeColor="text1"/>
          <w:sz w:val="18"/>
          <w:szCs w:val="16"/>
        </w:rPr>
        <w:t>VR</w:t>
      </w:r>
      <w:r w:rsidRPr="00F93399">
        <w:rPr>
          <w:rFonts w:ascii="Times New Roman" w:hAnsi="Times New Roman"/>
          <w:color w:val="000000" w:themeColor="text1"/>
          <w:sz w:val="18"/>
          <w:szCs w:val="16"/>
        </w:rPr>
        <w:t>インターフェ</w:t>
      </w:r>
      <w:r w:rsidR="003459FE">
        <w:rPr>
          <w:rFonts w:ascii="Times New Roman" w:hAnsi="Times New Roman" w:hint="eastAsia"/>
          <w:color w:val="000000" w:themeColor="text1"/>
          <w:sz w:val="18"/>
          <w:szCs w:val="16"/>
        </w:rPr>
        <w:t>イ</w:t>
      </w:r>
      <w:r w:rsidRPr="00F93399">
        <w:rPr>
          <w:rFonts w:ascii="Times New Roman" w:hAnsi="Times New Roman"/>
          <w:color w:val="000000" w:themeColor="text1"/>
          <w:sz w:val="18"/>
          <w:szCs w:val="16"/>
        </w:rPr>
        <w:t>ス設計のための</w:t>
      </w:r>
      <w:r w:rsidR="005D3DC7" w:rsidRPr="00B913F3">
        <w:rPr>
          <w:rFonts w:ascii="Times New Roman" w:hAnsi="Times New Roman" w:hint="eastAsia"/>
          <w:color w:val="EE0000"/>
          <w:sz w:val="18"/>
          <w:szCs w:val="16"/>
          <w:highlight w:val="yellow"/>
        </w:rPr>
        <w:t>設計上の示唆</w:t>
      </w:r>
      <w:r w:rsidRPr="00F93399">
        <w:rPr>
          <w:rFonts w:ascii="Times New Roman" w:hAnsi="Times New Roman"/>
          <w:color w:val="000000" w:themeColor="text1"/>
          <w:sz w:val="18"/>
          <w:szCs w:val="16"/>
        </w:rPr>
        <w:t>を提案した</w:t>
      </w:r>
      <w:r w:rsidR="00B215D4">
        <w:rPr>
          <w:rFonts w:ascii="Times New Roman" w:hAnsi="Times New Roman"/>
          <w:color w:val="000000" w:themeColor="text1"/>
          <w:sz w:val="18"/>
          <w:szCs w:val="16"/>
        </w:rPr>
        <w:t>.</w:t>
      </w:r>
    </w:p>
    <w:bookmarkEnd w:id="0"/>
    <w:p w14:paraId="78CD0D08" w14:textId="02601690" w:rsidR="00186034" w:rsidRPr="00FB1063" w:rsidRDefault="00186034" w:rsidP="001B183D">
      <w:pPr>
        <w:snapToGrid w:val="0"/>
        <w:spacing w:line="240" w:lineRule="exact"/>
        <w:ind w:leftChars="1169" w:left="2410"/>
        <w:jc w:val="left"/>
        <w:rPr>
          <w:rFonts w:ascii="Times New Roman" w:hAnsi="Times New Roman"/>
          <w:color w:val="000000" w:themeColor="text1"/>
          <w:sz w:val="16"/>
          <w:szCs w:val="16"/>
        </w:rPr>
      </w:pPr>
      <w:r w:rsidRPr="00FB1063">
        <w:rPr>
          <w:rFonts w:ascii="Times New Roman" w:hAnsi="Times New Roman" w:hint="eastAsia"/>
          <w:color w:val="000000" w:themeColor="text1"/>
          <w:sz w:val="18"/>
          <w:szCs w:val="16"/>
        </w:rPr>
        <w:t xml:space="preserve">（キーワード：　</w:t>
      </w:r>
      <w:r w:rsidR="00D65F08" w:rsidRPr="00D65F08">
        <w:rPr>
          <w:rFonts w:ascii="Times New Roman" w:hAnsi="Times New Roman"/>
          <w:color w:val="000000" w:themeColor="text1"/>
          <w:sz w:val="18"/>
          <w:szCs w:val="16"/>
        </w:rPr>
        <w:t>バーチャルリアリティ（</w:t>
      </w:r>
      <w:r w:rsidR="00D65F08" w:rsidRPr="00D65F08">
        <w:rPr>
          <w:rFonts w:ascii="Times New Roman" w:hAnsi="Times New Roman"/>
          <w:color w:val="000000" w:themeColor="text1"/>
          <w:sz w:val="18"/>
          <w:szCs w:val="16"/>
        </w:rPr>
        <w:t>VR</w:t>
      </w:r>
      <w:r w:rsidR="00D65F08" w:rsidRPr="00D65F08">
        <w:rPr>
          <w:rFonts w:ascii="Times New Roman" w:hAnsi="Times New Roman"/>
          <w:color w:val="000000" w:themeColor="text1"/>
          <w:sz w:val="18"/>
          <w:szCs w:val="16"/>
        </w:rPr>
        <w:t>）</w:t>
      </w:r>
      <w:r w:rsidR="00F17962">
        <w:rPr>
          <w:rFonts w:ascii="Times New Roman" w:hAnsi="Times New Roman"/>
          <w:color w:val="000000" w:themeColor="text1"/>
          <w:sz w:val="18"/>
          <w:szCs w:val="16"/>
        </w:rPr>
        <w:t>,</w:t>
      </w:r>
      <w:r w:rsidR="006A638F">
        <w:t xml:space="preserve"> </w:t>
      </w:r>
      <w:r w:rsidR="00F17962" w:rsidRPr="00F17962">
        <w:rPr>
          <w:rFonts w:ascii="Times New Roman" w:hAnsi="Times New Roman"/>
          <w:color w:val="000000" w:themeColor="text1"/>
          <w:sz w:val="18"/>
          <w:szCs w:val="16"/>
        </w:rPr>
        <w:t>没入型環境</w:t>
      </w:r>
      <w:r w:rsidR="00D65F08" w:rsidRPr="00D65F08">
        <w:rPr>
          <w:rFonts w:ascii="Times New Roman" w:hAnsi="Times New Roman"/>
          <w:color w:val="000000" w:themeColor="text1"/>
          <w:sz w:val="18"/>
          <w:szCs w:val="16"/>
        </w:rPr>
        <w:t>，</w:t>
      </w:r>
      <w:r w:rsidR="000F57FB" w:rsidRPr="000F57FB">
        <w:rPr>
          <w:rFonts w:ascii="Times New Roman" w:hAnsi="Times New Roman"/>
          <w:color w:val="000000" w:themeColor="text1"/>
          <w:sz w:val="18"/>
          <w:szCs w:val="16"/>
        </w:rPr>
        <w:t>ユーザインタ</w:t>
      </w:r>
      <w:r w:rsidR="001E075E">
        <w:rPr>
          <w:rFonts w:ascii="Times New Roman" w:hAnsi="Times New Roman" w:hint="eastAsia"/>
          <w:color w:val="000000" w:themeColor="text1"/>
          <w:sz w:val="18"/>
          <w:szCs w:val="16"/>
        </w:rPr>
        <w:t>ー</w:t>
      </w:r>
      <w:r w:rsidR="000F57FB">
        <w:rPr>
          <w:rFonts w:ascii="Times New Roman" w:hAnsi="Times New Roman" w:hint="eastAsia"/>
          <w:color w:val="000000" w:themeColor="text1"/>
          <w:sz w:val="18"/>
          <w:szCs w:val="16"/>
        </w:rPr>
        <w:t>フェイス</w:t>
      </w:r>
      <w:r w:rsidR="00D20D16">
        <w:rPr>
          <w:rFonts w:ascii="Times New Roman" w:hAnsi="Times New Roman"/>
          <w:color w:val="000000" w:themeColor="text1"/>
          <w:sz w:val="18"/>
          <w:szCs w:val="16"/>
        </w:rPr>
        <w:t>,</w:t>
      </w:r>
      <w:r w:rsidR="00FA6F30">
        <w:rPr>
          <w:rFonts w:ascii="Times New Roman" w:hAnsi="Times New Roman"/>
          <w:color w:val="000000" w:themeColor="text1"/>
          <w:sz w:val="18"/>
          <w:szCs w:val="16"/>
        </w:rPr>
        <w:t xml:space="preserve"> </w:t>
      </w:r>
      <w:r w:rsidR="00545EF6" w:rsidRPr="00545EF6">
        <w:rPr>
          <w:rFonts w:ascii="Times New Roman" w:hAnsi="Times New Roman"/>
          <w:color w:val="000000" w:themeColor="text1"/>
          <w:sz w:val="18"/>
          <w:szCs w:val="16"/>
        </w:rPr>
        <w:t>仰臥位</w:t>
      </w:r>
      <w:r w:rsidR="00D65F08" w:rsidRPr="00D65F08">
        <w:rPr>
          <w:rFonts w:ascii="Times New Roman" w:hAnsi="Times New Roman"/>
          <w:color w:val="000000" w:themeColor="text1"/>
          <w:sz w:val="18"/>
          <w:szCs w:val="16"/>
        </w:rPr>
        <w:t>，指向操作，アクセシビリティ</w:t>
      </w:r>
      <w:r w:rsidRPr="00FB1063">
        <w:rPr>
          <w:rFonts w:ascii="Times New Roman" w:hAnsi="Times New Roman" w:hint="eastAsia"/>
          <w:color w:val="000000" w:themeColor="text1"/>
          <w:sz w:val="18"/>
          <w:szCs w:val="16"/>
        </w:rPr>
        <w:t>）</w:t>
      </w:r>
    </w:p>
    <w:p w14:paraId="6D79D39B" w14:textId="77777777" w:rsidR="00186034" w:rsidRPr="001F47C3" w:rsidRDefault="00186034" w:rsidP="00186034">
      <w:pPr>
        <w:rPr>
          <w:color w:val="000000" w:themeColor="text1"/>
        </w:rPr>
      </w:pPr>
    </w:p>
    <w:p w14:paraId="75B7CA21" w14:textId="77777777" w:rsidR="00186034" w:rsidRPr="00FB1063" w:rsidRDefault="00186034" w:rsidP="00186034">
      <w:pPr>
        <w:rPr>
          <w:color w:val="000000" w:themeColor="text1"/>
        </w:rPr>
      </w:pPr>
    </w:p>
    <w:p w14:paraId="26D258B0" w14:textId="108F5A46" w:rsidR="00186034" w:rsidRPr="00FB1063" w:rsidRDefault="00186034" w:rsidP="00186034">
      <w:pPr>
        <w:rPr>
          <w:color w:val="000000" w:themeColor="text1"/>
        </w:rPr>
      </w:pPr>
    </w:p>
    <w:p w14:paraId="6EA125C9" w14:textId="6032D641" w:rsidR="00186034" w:rsidRPr="00FB1063" w:rsidRDefault="00186034" w:rsidP="00951CAF">
      <w:pPr>
        <w:spacing w:afterLines="100" w:after="291"/>
        <w:rPr>
          <w:rFonts w:hAnsi="ＭＳ 明朝"/>
          <w:b/>
          <w:color w:val="000000" w:themeColor="text1"/>
          <w:sz w:val="22"/>
        </w:rPr>
        <w:sectPr w:rsidR="00186034" w:rsidRPr="00FB1063" w:rsidSect="0020476A">
          <w:footerReference w:type="default" r:id="rId8"/>
          <w:pgSz w:w="11906" w:h="16838" w:code="9"/>
          <w:pgMar w:top="1418" w:right="1021" w:bottom="1701" w:left="1021" w:header="851" w:footer="680" w:gutter="0"/>
          <w:cols w:space="425"/>
          <w:docGrid w:type="linesAndChars" w:linePitch="291" w:charSpace="-792"/>
        </w:sectPr>
      </w:pPr>
    </w:p>
    <w:p w14:paraId="373385A8" w14:textId="650A170B" w:rsidR="00186034" w:rsidRPr="00FB1063" w:rsidRDefault="00186034" w:rsidP="00951CAF">
      <w:pPr>
        <w:spacing w:afterLines="100" w:after="291"/>
        <w:rPr>
          <w:rFonts w:ascii="ＭＳ ゴシック" w:eastAsia="ＭＳ ゴシック" w:hAnsi="ＭＳ ゴシック"/>
          <w:b/>
          <w:color w:val="000000" w:themeColor="text1"/>
          <w:sz w:val="22"/>
        </w:rPr>
      </w:pPr>
      <w:r w:rsidRPr="00FB1063">
        <w:rPr>
          <w:rFonts w:hAnsi="ＭＳ 明朝" w:hint="eastAsia"/>
          <w:b/>
          <w:color w:val="000000" w:themeColor="text1"/>
          <w:sz w:val="22"/>
        </w:rPr>
        <w:t xml:space="preserve">1. </w:t>
      </w:r>
      <w:r w:rsidRPr="00FB1063">
        <w:rPr>
          <w:rFonts w:ascii="ＭＳ ゴシック" w:eastAsia="ＭＳ ゴシック" w:hAnsi="ＭＳ ゴシック" w:hint="eastAsia"/>
          <w:b/>
          <w:color w:val="000000" w:themeColor="text1"/>
          <w:sz w:val="22"/>
        </w:rPr>
        <w:t>はじめに</w:t>
      </w:r>
    </w:p>
    <w:p w14:paraId="0642C10D" w14:textId="62CE3C4C" w:rsidR="002B7F84" w:rsidRPr="00B913F3" w:rsidRDefault="005A73ED" w:rsidP="0085586B">
      <w:pPr>
        <w:rPr>
          <w:color w:val="EE0000"/>
          <w:sz w:val="20"/>
          <w:highlight w:val="yellow"/>
        </w:rPr>
      </w:pPr>
      <w:r w:rsidRPr="00FB1063">
        <w:rPr>
          <w:noProof/>
          <w:color w:val="000000" w:themeColor="text1"/>
          <w:sz w:val="20"/>
        </w:rPr>
        <mc:AlternateContent>
          <mc:Choice Requires="wpg">
            <w:drawing>
              <wp:anchor distT="0" distB="0" distL="114300" distR="114300" simplePos="0" relativeHeight="251659264" behindDoc="0" locked="0" layoutInCell="1" allowOverlap="1" wp14:anchorId="0261953B" wp14:editId="38778294">
                <wp:simplePos x="0" y="0"/>
                <wp:positionH relativeFrom="column">
                  <wp:posOffset>-38735</wp:posOffset>
                </wp:positionH>
                <wp:positionV relativeFrom="paragraph">
                  <wp:posOffset>1963420</wp:posOffset>
                </wp:positionV>
                <wp:extent cx="2847975" cy="467360"/>
                <wp:effectExtent l="0" t="0" r="22225" b="2540"/>
                <wp:wrapSquare wrapText="bothSides"/>
                <wp:docPr id="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847975" cy="467360"/>
                          <a:chOff x="1155" y="13020"/>
                          <a:chExt cx="4485" cy="1058"/>
                        </a:xfrm>
                      </wpg:grpSpPr>
                      <wps:wsp>
                        <wps:cNvPr id="4" name="AutoShape 11"/>
                        <wps:cNvCnPr>
                          <a:cxnSpLocks noChangeShapeType="1"/>
                        </wps:cNvCnPr>
                        <wps:spPr bwMode="auto">
                          <a:xfrm>
                            <a:off x="1155" y="13020"/>
                            <a:ext cx="448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 name="Text Box 12"/>
                        <wps:cNvSpPr txBox="1">
                          <a:spLocks noChangeArrowheads="1"/>
                        </wps:cNvSpPr>
                        <wps:spPr bwMode="auto">
                          <a:xfrm>
                            <a:off x="1260" y="13173"/>
                            <a:ext cx="4380" cy="9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476D94" w14:textId="77777777" w:rsidR="00D046F9" w:rsidRDefault="00D046F9" w:rsidP="00C7036B">
                              <w:pPr>
                                <w:tabs>
                                  <w:tab w:val="left" w:pos="284"/>
                                </w:tabs>
                                <w:snapToGrid w:val="0"/>
                                <w:rPr>
                                  <w:rFonts w:ascii="Times New Roman" w:eastAsia="ＭＳ Ｐ明朝" w:hAnsi="Times New Roman"/>
                                  <w:sz w:val="16"/>
                                  <w:szCs w:val="16"/>
                                </w:rPr>
                              </w:pPr>
                              <w:r w:rsidRPr="00E91B7D">
                                <w:rPr>
                                  <w:rFonts w:ascii="Times New Roman" w:eastAsia="ＭＳ Ｐ明朝" w:hAnsi="Times New Roman" w:hint="eastAsia"/>
                                  <w:color w:val="FFFFFF"/>
                                  <w:sz w:val="16"/>
                                  <w:szCs w:val="16"/>
                                </w:rPr>
                                <w:t>**</w:t>
                              </w:r>
                              <w:r>
                                <w:rPr>
                                  <w:rFonts w:ascii="Times New Roman" w:eastAsia="ＭＳ Ｐ明朝" w:hAnsi="Times New Roman" w:hint="eastAsia"/>
                                  <w:sz w:val="16"/>
                                  <w:szCs w:val="16"/>
                                </w:rPr>
                                <w:t>1</w:t>
                              </w:r>
                              <w:r>
                                <w:rPr>
                                  <w:rFonts w:ascii="Times New Roman" w:eastAsia="ＭＳ Ｐ明朝" w:hAnsi="Times New Roman" w:hint="eastAsia"/>
                                  <w:sz w:val="16"/>
                                  <w:szCs w:val="16"/>
                                </w:rPr>
                                <w:tab/>
                              </w:r>
                              <w:r w:rsidRPr="00E91B7D">
                                <w:rPr>
                                  <w:rFonts w:ascii="Times New Roman" w:eastAsia="ＭＳ Ｐ明朝" w:hAnsi="Times New Roman"/>
                                  <w:sz w:val="16"/>
                                  <w:szCs w:val="16"/>
                                </w:rPr>
                                <w:t>受付：</w:t>
                              </w:r>
                              <w:r w:rsidRPr="00E91B7D">
                                <w:rPr>
                                  <w:rFonts w:ascii="Times New Roman" w:eastAsia="ＭＳ Ｐ明朝" w:hAnsi="Times New Roman"/>
                                  <w:sz w:val="16"/>
                                  <w:szCs w:val="16"/>
                                </w:rPr>
                                <w:t>****</w:t>
                              </w:r>
                              <w:r w:rsidRPr="00E91B7D">
                                <w:rPr>
                                  <w:rFonts w:ascii="Times New Roman" w:eastAsia="ＭＳ Ｐ明朝" w:hAnsi="Times New Roman"/>
                                  <w:sz w:val="16"/>
                                  <w:szCs w:val="16"/>
                                </w:rPr>
                                <w:t>年</w:t>
                              </w:r>
                              <w:r w:rsidRPr="00E91B7D">
                                <w:rPr>
                                  <w:rFonts w:ascii="Times New Roman" w:eastAsia="ＭＳ Ｐ明朝" w:hAnsi="Times New Roman"/>
                                  <w:sz w:val="16"/>
                                  <w:szCs w:val="16"/>
                                </w:rPr>
                                <w:t>*</w:t>
                              </w:r>
                              <w:r w:rsidRPr="00E91B7D">
                                <w:rPr>
                                  <w:rFonts w:ascii="Times New Roman" w:eastAsia="ＭＳ Ｐ明朝" w:hAnsi="Times New Roman"/>
                                  <w:sz w:val="16"/>
                                  <w:szCs w:val="16"/>
                                </w:rPr>
                                <w:t>月</w:t>
                              </w:r>
                              <w:r w:rsidRPr="00E91B7D">
                                <w:rPr>
                                  <w:rFonts w:ascii="Times New Roman" w:eastAsia="ＭＳ Ｐ明朝" w:hAnsi="Times New Roman"/>
                                  <w:sz w:val="16"/>
                                  <w:szCs w:val="16"/>
                                </w:rPr>
                                <w:t>**</w:t>
                              </w:r>
                              <w:r w:rsidRPr="00E91B7D">
                                <w:rPr>
                                  <w:rFonts w:ascii="Times New Roman" w:eastAsia="ＭＳ Ｐ明朝" w:hAnsi="Times New Roman"/>
                                  <w:sz w:val="16"/>
                                  <w:szCs w:val="16"/>
                                </w:rPr>
                                <w:t>日　受理：</w:t>
                              </w:r>
                              <w:r w:rsidRPr="00E91B7D">
                                <w:rPr>
                                  <w:rFonts w:ascii="Times New Roman" w:eastAsia="ＭＳ Ｐ明朝" w:hAnsi="Times New Roman"/>
                                  <w:sz w:val="16"/>
                                  <w:szCs w:val="16"/>
                                </w:rPr>
                                <w:t>****</w:t>
                              </w:r>
                              <w:r w:rsidRPr="00E91B7D">
                                <w:rPr>
                                  <w:rFonts w:ascii="Times New Roman" w:eastAsia="ＭＳ Ｐ明朝" w:hAnsi="Times New Roman"/>
                                  <w:sz w:val="16"/>
                                  <w:szCs w:val="16"/>
                                </w:rPr>
                                <w:t>年</w:t>
                              </w:r>
                              <w:r w:rsidRPr="00E91B7D">
                                <w:rPr>
                                  <w:rFonts w:ascii="Times New Roman" w:eastAsia="ＭＳ Ｐ明朝" w:hAnsi="Times New Roman"/>
                                  <w:sz w:val="16"/>
                                  <w:szCs w:val="16"/>
                                </w:rPr>
                                <w:t>**</w:t>
                              </w:r>
                              <w:r w:rsidRPr="00E91B7D">
                                <w:rPr>
                                  <w:rFonts w:ascii="Times New Roman" w:eastAsia="ＭＳ Ｐ明朝" w:hAnsi="Times New Roman"/>
                                  <w:sz w:val="16"/>
                                  <w:szCs w:val="16"/>
                                </w:rPr>
                                <w:t>月</w:t>
                              </w:r>
                              <w:r w:rsidRPr="00E91B7D">
                                <w:rPr>
                                  <w:rFonts w:ascii="Times New Roman" w:eastAsia="ＭＳ Ｐ明朝" w:hAnsi="Times New Roman"/>
                                  <w:sz w:val="16"/>
                                  <w:szCs w:val="16"/>
                                </w:rPr>
                                <w:t>**</w:t>
                              </w:r>
                              <w:r w:rsidRPr="00E91B7D">
                                <w:rPr>
                                  <w:rFonts w:ascii="Times New Roman" w:eastAsia="ＭＳ Ｐ明朝" w:hAnsi="Times New Roman"/>
                                  <w:sz w:val="16"/>
                                  <w:szCs w:val="16"/>
                                </w:rPr>
                                <w:t>日</w:t>
                              </w:r>
                            </w:p>
                            <w:p w14:paraId="3843B56F" w14:textId="0DD50372" w:rsidR="00D046F9" w:rsidRDefault="00D046F9" w:rsidP="00C7036B">
                              <w:pPr>
                                <w:tabs>
                                  <w:tab w:val="left" w:pos="284"/>
                                </w:tabs>
                                <w:snapToGrid w:val="0"/>
                                <w:rPr>
                                  <w:rFonts w:ascii="Times New Roman" w:eastAsia="ＭＳ Ｐ明朝" w:hAnsi="Times New Roman"/>
                                  <w:sz w:val="16"/>
                                  <w:szCs w:val="16"/>
                                </w:rPr>
                              </w:pPr>
                              <w:r w:rsidRPr="00E91B7D">
                                <w:rPr>
                                  <w:rFonts w:ascii="Times New Roman" w:eastAsia="ＭＳ Ｐ明朝" w:hAnsi="Times New Roman" w:hint="eastAsia"/>
                                  <w:color w:val="FFFFFF"/>
                                  <w:sz w:val="16"/>
                                  <w:szCs w:val="16"/>
                                </w:rPr>
                                <w:t>**</w:t>
                              </w:r>
                              <w:r>
                                <w:rPr>
                                  <w:rFonts w:ascii="Times New Roman" w:eastAsia="ＭＳ Ｐ明朝" w:hAnsi="Times New Roman" w:hint="eastAsia"/>
                                  <w:sz w:val="16"/>
                                  <w:szCs w:val="16"/>
                                </w:rPr>
                                <w:t>2</w:t>
                              </w:r>
                              <w:r>
                                <w:rPr>
                                  <w:rFonts w:ascii="Times New Roman" w:eastAsia="ＭＳ Ｐ明朝" w:hAnsi="Times New Roman"/>
                                  <w:sz w:val="16"/>
                                  <w:szCs w:val="16"/>
                                </w:rPr>
                                <w:t xml:space="preserve"> </w:t>
                              </w:r>
                              <w:r>
                                <w:rPr>
                                  <w:rFonts w:ascii="Times New Roman" w:eastAsia="ＭＳ Ｐ明朝" w:hAnsi="Times New Roman" w:hint="eastAsia"/>
                                  <w:sz w:val="16"/>
                                  <w:szCs w:val="16"/>
                                </w:rPr>
                                <w:t>芝浦工業大学</w:t>
                              </w:r>
                            </w:p>
                            <w:p w14:paraId="75CB6CB4" w14:textId="0EE0C3D1" w:rsidR="00D046F9" w:rsidRDefault="00D046F9" w:rsidP="00C7036B">
                              <w:pPr>
                                <w:tabs>
                                  <w:tab w:val="left" w:pos="284"/>
                                </w:tabs>
                                <w:snapToGrid w:val="0"/>
                                <w:rPr>
                                  <w:rFonts w:ascii="Times New Roman" w:eastAsia="ＭＳ Ｐ明朝" w:hAnsi="Times New Roman"/>
                                  <w:sz w:val="16"/>
                                  <w:szCs w:val="16"/>
                                </w:rPr>
                              </w:pPr>
                              <w:r>
                                <w:rPr>
                                  <w:rFonts w:ascii="Times New Roman" w:eastAsia="ＭＳ Ｐ明朝" w:hAnsi="Times New Roman"/>
                                  <w:sz w:val="16"/>
                                  <w:szCs w:val="16"/>
                                </w:rPr>
                                <w:t xml:space="preserve">    Shibaura Institute of Technology</w:t>
                              </w:r>
                            </w:p>
                            <w:p w14:paraId="676537C6" w14:textId="77777777" w:rsidR="00D046F9" w:rsidRPr="00C57B22" w:rsidRDefault="00D046F9" w:rsidP="00C7036B">
                              <w:pPr>
                                <w:tabs>
                                  <w:tab w:val="left" w:pos="284"/>
                                </w:tabs>
                                <w:snapToGrid w:val="0"/>
                                <w:rPr>
                                  <w:rFonts w:ascii="Times New Roman" w:eastAsia="ＭＳ Ｐ明朝" w:hAnsi="Times New Roman"/>
                                  <w:sz w:val="16"/>
                                  <w:szCs w:val="16"/>
                                </w:rPr>
                              </w:pPr>
                            </w:p>
                            <w:p w14:paraId="6BDEF8E3" w14:textId="1355FEC6" w:rsidR="00D046F9" w:rsidRDefault="00D046F9" w:rsidP="00C7036B">
                              <w:pPr>
                                <w:tabs>
                                  <w:tab w:val="left" w:pos="284"/>
                                </w:tabs>
                                <w:snapToGrid w:val="0"/>
                                <w:rPr>
                                  <w:rFonts w:ascii="Times New Roman" w:eastAsia="ＭＳ Ｐ明朝" w:hAnsi="Times New Roman"/>
                                  <w:sz w:val="16"/>
                                  <w:szCs w:val="16"/>
                                </w:rPr>
                              </w:pPr>
                            </w:p>
                          </w:txbxContent>
                        </wps:txbx>
                        <wps:bodyPr rot="0" vert="horz" wrap="square" lIns="74295" tIns="8890" rIns="74295" bIns="889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261953B" id="Group 13" o:spid="_x0000_s1026" style="position:absolute;left:0;text-align:left;margin-left:-3.05pt;margin-top:154.6pt;width:224.25pt;height:36.8pt;z-index:251659264" coordorigin="1155,13020" coordsize="4485,105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">
                <v:shapetype id="_x0000_t32" coordsize="21600,21600" o:spt="32" o:oned="t" path="m,l21600,21600e" filled="f">
                  <v:path arrowok="t" fillok="f" o:connecttype="none"/>
                  <o:lock v:ext="edit" shapetype="t"/>
                </v:shapetype>
                <v:shape id="AutoShape 11" o:spid="_x0000_s1027" type="#_x0000_t32" style="position:absolute;left:1155;top:13020;width:4485;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"/>
                <v:shapetype id="_x0000_t202" coordsize="21600,21600" o:spt="202" path="m,l,21600r21600,l21600,xe">
                  <v:stroke joinstyle="miter"/>
                  <v:path gradientshapeok="t" o:connecttype="rect"/>
                </v:shapetype>
                <v:shape id="Text Box 12" o:spid="_x0000_s1028" type="#_x0000_t202" style="position:absolute;left:1260;top:13173;width:4380;height:90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" filled="f" stroked="f">
                  <v:textbox inset="5.85pt,.7pt,5.85pt,.7pt">
                    <w:txbxContent>
                      <w:p w14:paraId="7D476D94" w14:textId="77777777" w:rsidR="00D046F9" w:rsidRDefault="00D046F9" w:rsidP="00C7036B">
                        <w:pPr>
                          <w:tabs>
                            <w:tab w:val="left" w:pos="284"/>
                          </w:tabs>
                          <w:snapToGrid w:val="0"/>
                          <w:rPr>
                            <w:rFonts w:ascii="Times New Roman" w:eastAsia="ＭＳ Ｐ明朝" w:hAnsi="Times New Roman"/>
                            <w:sz w:val="16"/>
                            <w:szCs w:val="16"/>
                          </w:rPr>
                        </w:pPr>
                        <w:r w:rsidRPr="00E91B7D">
                          <w:rPr>
                            <w:rFonts w:ascii="Times New Roman" w:eastAsia="ＭＳ Ｐ明朝" w:hAnsi="Times New Roman" w:hint="eastAsia"/>
                            <w:color w:val="FFFFFF"/>
                            <w:sz w:val="16"/>
                            <w:szCs w:val="16"/>
                          </w:rPr>
                          <w:t>**</w:t>
                        </w:r>
                        <w:r>
                          <w:rPr>
                            <w:rFonts w:ascii="Times New Roman" w:eastAsia="ＭＳ Ｐ明朝" w:hAnsi="Times New Roman" w:hint="eastAsia"/>
                            <w:sz w:val="16"/>
                            <w:szCs w:val="16"/>
                          </w:rPr>
                          <w:t>1</w:t>
                        </w:r>
                        <w:r>
                          <w:rPr>
                            <w:rFonts w:ascii="Times New Roman" w:eastAsia="ＭＳ Ｐ明朝" w:hAnsi="Times New Roman" w:hint="eastAsia"/>
                            <w:sz w:val="16"/>
                            <w:szCs w:val="16"/>
                          </w:rPr>
                          <w:tab/>
                        </w:r>
                        <w:r w:rsidRPr="00E91B7D">
                          <w:rPr>
                            <w:rFonts w:ascii="Times New Roman" w:eastAsia="ＭＳ Ｐ明朝" w:hAnsi="Times New Roman"/>
                            <w:sz w:val="16"/>
                            <w:szCs w:val="16"/>
                          </w:rPr>
                          <w:t>受付：</w:t>
                        </w:r>
                        <w:r w:rsidRPr="00E91B7D">
                          <w:rPr>
                            <w:rFonts w:ascii="Times New Roman" w:eastAsia="ＭＳ Ｐ明朝" w:hAnsi="Times New Roman"/>
                            <w:sz w:val="16"/>
                            <w:szCs w:val="16"/>
                          </w:rPr>
                          <w:t>****</w:t>
                        </w:r>
                        <w:r w:rsidRPr="00E91B7D">
                          <w:rPr>
                            <w:rFonts w:ascii="Times New Roman" w:eastAsia="ＭＳ Ｐ明朝" w:hAnsi="Times New Roman"/>
                            <w:sz w:val="16"/>
                            <w:szCs w:val="16"/>
                          </w:rPr>
                          <w:t>年</w:t>
                        </w:r>
                        <w:r w:rsidRPr="00E91B7D">
                          <w:rPr>
                            <w:rFonts w:ascii="Times New Roman" w:eastAsia="ＭＳ Ｐ明朝" w:hAnsi="Times New Roman"/>
                            <w:sz w:val="16"/>
                            <w:szCs w:val="16"/>
                          </w:rPr>
                          <w:t>*</w:t>
                        </w:r>
                        <w:r w:rsidRPr="00E91B7D">
                          <w:rPr>
                            <w:rFonts w:ascii="Times New Roman" w:eastAsia="ＭＳ Ｐ明朝" w:hAnsi="Times New Roman"/>
                            <w:sz w:val="16"/>
                            <w:szCs w:val="16"/>
                          </w:rPr>
                          <w:t>月</w:t>
                        </w:r>
                        <w:r w:rsidRPr="00E91B7D">
                          <w:rPr>
                            <w:rFonts w:ascii="Times New Roman" w:eastAsia="ＭＳ Ｐ明朝" w:hAnsi="Times New Roman"/>
                            <w:sz w:val="16"/>
                            <w:szCs w:val="16"/>
                          </w:rPr>
                          <w:t>**</w:t>
                        </w:r>
                        <w:r w:rsidRPr="00E91B7D">
                          <w:rPr>
                            <w:rFonts w:ascii="Times New Roman" w:eastAsia="ＭＳ Ｐ明朝" w:hAnsi="Times New Roman"/>
                            <w:sz w:val="16"/>
                            <w:szCs w:val="16"/>
                          </w:rPr>
                          <w:t>日　受理：</w:t>
                        </w:r>
                        <w:r w:rsidRPr="00E91B7D">
                          <w:rPr>
                            <w:rFonts w:ascii="Times New Roman" w:eastAsia="ＭＳ Ｐ明朝" w:hAnsi="Times New Roman"/>
                            <w:sz w:val="16"/>
                            <w:szCs w:val="16"/>
                          </w:rPr>
                          <w:t>****</w:t>
                        </w:r>
                        <w:r w:rsidRPr="00E91B7D">
                          <w:rPr>
                            <w:rFonts w:ascii="Times New Roman" w:eastAsia="ＭＳ Ｐ明朝" w:hAnsi="Times New Roman"/>
                            <w:sz w:val="16"/>
                            <w:szCs w:val="16"/>
                          </w:rPr>
                          <w:t>年</w:t>
                        </w:r>
                        <w:r w:rsidRPr="00E91B7D">
                          <w:rPr>
                            <w:rFonts w:ascii="Times New Roman" w:eastAsia="ＭＳ Ｐ明朝" w:hAnsi="Times New Roman"/>
                            <w:sz w:val="16"/>
                            <w:szCs w:val="16"/>
                          </w:rPr>
                          <w:t>**</w:t>
                        </w:r>
                        <w:r w:rsidRPr="00E91B7D">
                          <w:rPr>
                            <w:rFonts w:ascii="Times New Roman" w:eastAsia="ＭＳ Ｐ明朝" w:hAnsi="Times New Roman"/>
                            <w:sz w:val="16"/>
                            <w:szCs w:val="16"/>
                          </w:rPr>
                          <w:t>月</w:t>
                        </w:r>
                        <w:r w:rsidRPr="00E91B7D">
                          <w:rPr>
                            <w:rFonts w:ascii="Times New Roman" w:eastAsia="ＭＳ Ｐ明朝" w:hAnsi="Times New Roman"/>
                            <w:sz w:val="16"/>
                            <w:szCs w:val="16"/>
                          </w:rPr>
                          <w:t>**</w:t>
                        </w:r>
                        <w:r w:rsidRPr="00E91B7D">
                          <w:rPr>
                            <w:rFonts w:ascii="Times New Roman" w:eastAsia="ＭＳ Ｐ明朝" w:hAnsi="Times New Roman"/>
                            <w:sz w:val="16"/>
                            <w:szCs w:val="16"/>
                          </w:rPr>
                          <w:t>日</w:t>
                        </w:r>
                      </w:p>
                      <w:p w14:paraId="3843B56F" w14:textId="0DD50372" w:rsidR="00D046F9" w:rsidRDefault="00D046F9" w:rsidP="00C7036B">
                        <w:pPr>
                          <w:tabs>
                            <w:tab w:val="left" w:pos="284"/>
                          </w:tabs>
                          <w:snapToGrid w:val="0"/>
                          <w:rPr>
                            <w:rFonts w:ascii="Times New Roman" w:eastAsia="ＭＳ Ｐ明朝" w:hAnsi="Times New Roman"/>
                            <w:sz w:val="16"/>
                            <w:szCs w:val="16"/>
                          </w:rPr>
                        </w:pPr>
                        <w:r w:rsidRPr="00E91B7D">
                          <w:rPr>
                            <w:rFonts w:ascii="Times New Roman" w:eastAsia="ＭＳ Ｐ明朝" w:hAnsi="Times New Roman" w:hint="eastAsia"/>
                            <w:color w:val="FFFFFF"/>
                            <w:sz w:val="16"/>
                            <w:szCs w:val="16"/>
                          </w:rPr>
                          <w:t>**</w:t>
                        </w:r>
                        <w:r>
                          <w:rPr>
                            <w:rFonts w:ascii="Times New Roman" w:eastAsia="ＭＳ Ｐ明朝" w:hAnsi="Times New Roman" w:hint="eastAsia"/>
                            <w:sz w:val="16"/>
                            <w:szCs w:val="16"/>
                          </w:rPr>
                          <w:t>2</w:t>
                        </w:r>
                        <w:r>
                          <w:rPr>
                            <w:rFonts w:ascii="Times New Roman" w:eastAsia="ＭＳ Ｐ明朝" w:hAnsi="Times New Roman"/>
                            <w:sz w:val="16"/>
                            <w:szCs w:val="16"/>
                          </w:rPr>
                          <w:t xml:space="preserve"> </w:t>
                        </w:r>
                        <w:r>
                          <w:rPr>
                            <w:rFonts w:ascii="Times New Roman" w:eastAsia="ＭＳ Ｐ明朝" w:hAnsi="Times New Roman" w:hint="eastAsia"/>
                            <w:sz w:val="16"/>
                            <w:szCs w:val="16"/>
                          </w:rPr>
                          <w:t>芝浦工業大学</w:t>
                        </w:r>
                      </w:p>
                      <w:p w14:paraId="75CB6CB4" w14:textId="0EE0C3D1" w:rsidR="00D046F9" w:rsidRDefault="00D046F9" w:rsidP="00C7036B">
                        <w:pPr>
                          <w:tabs>
                            <w:tab w:val="left" w:pos="284"/>
                          </w:tabs>
                          <w:snapToGrid w:val="0"/>
                          <w:rPr>
                            <w:rFonts w:ascii="Times New Roman" w:eastAsia="ＭＳ Ｐ明朝" w:hAnsi="Times New Roman"/>
                            <w:sz w:val="16"/>
                            <w:szCs w:val="16"/>
                          </w:rPr>
                        </w:pPr>
                        <w:r>
                          <w:rPr>
                            <w:rFonts w:ascii="Times New Roman" w:eastAsia="ＭＳ Ｐ明朝" w:hAnsi="Times New Roman"/>
                            <w:sz w:val="16"/>
                            <w:szCs w:val="16"/>
                          </w:rPr>
                          <w:t xml:space="preserve">    Shibaura Institute of Technology</w:t>
                        </w:r>
                      </w:p>
                      <w:p w14:paraId="676537C6" w14:textId="77777777" w:rsidR="00D046F9" w:rsidRPr="00C57B22" w:rsidRDefault="00D046F9" w:rsidP="00C7036B">
                        <w:pPr>
                          <w:tabs>
                            <w:tab w:val="left" w:pos="284"/>
                          </w:tabs>
                          <w:snapToGrid w:val="0"/>
                          <w:rPr>
                            <w:rFonts w:ascii="Times New Roman" w:eastAsia="ＭＳ Ｐ明朝" w:hAnsi="Times New Roman"/>
                            <w:sz w:val="16"/>
                            <w:szCs w:val="16"/>
                          </w:rPr>
                        </w:pPr>
                      </w:p>
                      <w:p w14:paraId="6BDEF8E3" w14:textId="1355FEC6" w:rsidR="00D046F9" w:rsidRDefault="00D046F9" w:rsidP="00C7036B">
                        <w:pPr>
                          <w:tabs>
                            <w:tab w:val="left" w:pos="284"/>
                          </w:tabs>
                          <w:snapToGrid w:val="0"/>
                          <w:rPr>
                            <w:rFonts w:ascii="Times New Roman" w:eastAsia="ＭＳ Ｐ明朝" w:hAnsi="Times New Roman"/>
                            <w:sz w:val="16"/>
                            <w:szCs w:val="16"/>
                          </w:rPr>
                        </w:pPr>
                      </w:p>
                    </w:txbxContent>
                  </v:textbox>
                </v:shape>
                <w10:wrap type="square"/>
              </v:group>
            </w:pict>
          </mc:Fallback>
        </mc:AlternateContent>
      </w:r>
      <w:r w:rsidR="00C6716D">
        <w:rPr>
          <w:rFonts w:hint="eastAsia"/>
          <w:color w:val="000000" w:themeColor="text1"/>
          <w:sz w:val="20"/>
        </w:rPr>
        <w:t xml:space="preserve">　</w:t>
      </w:r>
      <w:r w:rsidR="0085586B" w:rsidRPr="0085586B">
        <w:rPr>
          <w:rFonts w:hint="eastAsia"/>
          <w:color w:val="000000" w:themeColor="text1"/>
          <w:sz w:val="20"/>
        </w:rPr>
        <w:t>近年</w:t>
      </w:r>
      <w:r w:rsidR="00BB3F59">
        <w:rPr>
          <w:rFonts w:hint="eastAsia"/>
          <w:color w:val="000000" w:themeColor="text1"/>
          <w:sz w:val="20"/>
        </w:rPr>
        <w:t>,</w:t>
      </w:r>
      <w:r w:rsidR="0085586B" w:rsidRPr="0085586B">
        <w:rPr>
          <w:rFonts w:hint="eastAsia"/>
          <w:color w:val="000000" w:themeColor="text1"/>
          <w:sz w:val="20"/>
        </w:rPr>
        <w:t>VR</w:t>
      </w:r>
      <w:r w:rsidR="0085586B" w:rsidRPr="0085586B">
        <w:rPr>
          <w:rFonts w:hint="eastAsia"/>
          <w:color w:val="000000" w:themeColor="text1"/>
          <w:sz w:val="20"/>
        </w:rPr>
        <w:t>技術の普及により従来の立位・座位を超えた多様な利用場面が出現している</w:t>
      </w:r>
      <w:r w:rsidR="00BB3F59">
        <w:rPr>
          <w:rFonts w:hint="eastAsia"/>
          <w:color w:val="000000" w:themeColor="text1"/>
          <w:sz w:val="20"/>
        </w:rPr>
        <w:t>.</w:t>
      </w:r>
      <w:r w:rsidR="0085586B" w:rsidRPr="0085586B">
        <w:rPr>
          <w:rFonts w:hint="eastAsia"/>
          <w:color w:val="000000" w:themeColor="text1"/>
          <w:sz w:val="20"/>
        </w:rPr>
        <w:t>特に</w:t>
      </w:r>
      <w:r w:rsidR="00C90255" w:rsidRPr="00C90255">
        <w:rPr>
          <w:color w:val="000000" w:themeColor="text1"/>
          <w:sz w:val="20"/>
        </w:rPr>
        <w:t>ソーシャル</w:t>
      </w:r>
      <w:r w:rsidR="00C90255" w:rsidRPr="00C90255">
        <w:rPr>
          <w:color w:val="000000" w:themeColor="text1"/>
          <w:sz w:val="20"/>
        </w:rPr>
        <w:t>VR</w:t>
      </w:r>
      <w:r w:rsidR="00C90255" w:rsidRPr="00C90255">
        <w:rPr>
          <w:color w:val="000000" w:themeColor="text1"/>
          <w:sz w:val="20"/>
        </w:rPr>
        <w:t>プラットフォームの代表例である</w:t>
      </w:r>
      <w:r w:rsidR="0085586B" w:rsidRPr="0085586B">
        <w:rPr>
          <w:rFonts w:hint="eastAsia"/>
          <w:color w:val="000000" w:themeColor="text1"/>
          <w:sz w:val="20"/>
        </w:rPr>
        <w:t>VRChat</w:t>
      </w:r>
      <w:r w:rsidR="00506B60">
        <w:rPr>
          <w:color w:val="000000" w:themeColor="text1"/>
          <w:sz w:val="20"/>
          <w:vertAlign w:val="superscript"/>
        </w:rPr>
        <w:t>1)</w:t>
      </w:r>
      <w:r w:rsidR="0085586B" w:rsidRPr="0085586B">
        <w:rPr>
          <w:rFonts w:hint="eastAsia"/>
          <w:color w:val="000000" w:themeColor="text1"/>
          <w:sz w:val="20"/>
        </w:rPr>
        <w:t>では「</w:t>
      </w:r>
      <w:r w:rsidR="0085586B" w:rsidRPr="0085586B">
        <w:rPr>
          <w:rFonts w:hint="eastAsia"/>
          <w:color w:val="000000" w:themeColor="text1"/>
          <w:sz w:val="20"/>
        </w:rPr>
        <w:t>VR</w:t>
      </w:r>
      <w:r w:rsidR="0085586B" w:rsidRPr="0085586B">
        <w:rPr>
          <w:rFonts w:hint="eastAsia"/>
          <w:color w:val="000000" w:themeColor="text1"/>
          <w:sz w:val="20"/>
        </w:rPr>
        <w:t>睡眠」と呼ばれる現象も確認され</w:t>
      </w:r>
      <w:r w:rsidR="00BB3F59">
        <w:rPr>
          <w:rFonts w:hint="eastAsia"/>
          <w:color w:val="000000" w:themeColor="text1"/>
          <w:sz w:val="20"/>
        </w:rPr>
        <w:t>,</w:t>
      </w:r>
      <w:r w:rsidR="0085586B" w:rsidRPr="0085586B">
        <w:rPr>
          <w:rFonts w:hint="eastAsia"/>
          <w:color w:val="000000" w:themeColor="text1"/>
          <w:sz w:val="20"/>
        </w:rPr>
        <w:t>臥位での</w:t>
      </w:r>
      <w:r w:rsidR="0085586B" w:rsidRPr="0085586B">
        <w:rPr>
          <w:rFonts w:hint="eastAsia"/>
          <w:color w:val="000000" w:themeColor="text1"/>
          <w:sz w:val="20"/>
        </w:rPr>
        <w:t>VR</w:t>
      </w:r>
      <w:r w:rsidR="0085586B" w:rsidRPr="0085586B">
        <w:rPr>
          <w:rFonts w:hint="eastAsia"/>
          <w:color w:val="000000" w:themeColor="text1"/>
          <w:sz w:val="20"/>
        </w:rPr>
        <w:t>利用が行われている</w:t>
      </w:r>
      <w:r w:rsidR="00BB3F59">
        <w:rPr>
          <w:rFonts w:hint="eastAsia"/>
          <w:color w:val="000000" w:themeColor="text1"/>
          <w:sz w:val="20"/>
        </w:rPr>
        <w:t>.</w:t>
      </w:r>
      <w:r w:rsidR="0085586B" w:rsidRPr="0085586B">
        <w:rPr>
          <w:rFonts w:hint="eastAsia"/>
          <w:color w:val="000000" w:themeColor="text1"/>
          <w:sz w:val="20"/>
        </w:rPr>
        <w:t>Meta</w:t>
      </w:r>
      <w:r w:rsidR="0085586B" w:rsidRPr="0085586B">
        <w:rPr>
          <w:rFonts w:hint="eastAsia"/>
          <w:color w:val="000000" w:themeColor="text1"/>
          <w:sz w:val="20"/>
        </w:rPr>
        <w:t>社の「寝そべりモード」が実装されるなど</w:t>
      </w:r>
      <w:r w:rsidR="00BB3F59">
        <w:rPr>
          <w:rFonts w:hint="eastAsia"/>
          <w:color w:val="000000" w:themeColor="text1"/>
          <w:sz w:val="20"/>
        </w:rPr>
        <w:t>,</w:t>
      </w:r>
      <w:r w:rsidR="00C14FE1">
        <w:rPr>
          <w:rFonts w:hint="eastAsia"/>
          <w:color w:val="000000" w:themeColor="text1"/>
          <w:sz w:val="20"/>
        </w:rPr>
        <w:t>仰臥位姿勢で</w:t>
      </w:r>
      <w:r w:rsidR="0085586B" w:rsidRPr="0085586B">
        <w:rPr>
          <w:rFonts w:hint="eastAsia"/>
          <w:color w:val="000000" w:themeColor="text1"/>
          <w:sz w:val="20"/>
        </w:rPr>
        <w:t>VR</w:t>
      </w:r>
      <w:r w:rsidR="0085586B" w:rsidRPr="0085586B">
        <w:rPr>
          <w:rFonts w:hint="eastAsia"/>
          <w:color w:val="000000" w:themeColor="text1"/>
          <w:sz w:val="20"/>
        </w:rPr>
        <w:t>を行う需要は拡大している</w:t>
      </w:r>
      <w:r w:rsidR="00BB3F59">
        <w:rPr>
          <w:rFonts w:hint="eastAsia"/>
          <w:color w:val="000000" w:themeColor="text1"/>
          <w:sz w:val="20"/>
        </w:rPr>
        <w:t>.</w:t>
      </w:r>
      <w:r w:rsidR="0085586B" w:rsidRPr="0085586B">
        <w:rPr>
          <w:rFonts w:hint="eastAsia"/>
          <w:color w:val="000000" w:themeColor="text1"/>
          <w:sz w:val="20"/>
        </w:rPr>
        <w:t>このような背景から</w:t>
      </w:r>
      <w:r w:rsidR="00BB3F59">
        <w:rPr>
          <w:rFonts w:hint="eastAsia"/>
          <w:color w:val="000000" w:themeColor="text1"/>
          <w:sz w:val="20"/>
        </w:rPr>
        <w:t>,</w:t>
      </w:r>
      <w:r w:rsidR="0085586B" w:rsidRPr="0085586B">
        <w:rPr>
          <w:rFonts w:hint="eastAsia"/>
          <w:color w:val="000000" w:themeColor="text1"/>
          <w:sz w:val="20"/>
        </w:rPr>
        <w:t>体力的な負担から起き上がりを避けたい高齢者や障害者などが</w:t>
      </w:r>
      <w:r w:rsidR="00BB3F59">
        <w:rPr>
          <w:rFonts w:hint="eastAsia"/>
          <w:color w:val="000000" w:themeColor="text1"/>
          <w:sz w:val="20"/>
        </w:rPr>
        <w:t>,</w:t>
      </w:r>
      <w:r w:rsidR="0085586B" w:rsidRPr="0085586B">
        <w:rPr>
          <w:rFonts w:hint="eastAsia"/>
          <w:color w:val="000000" w:themeColor="text1"/>
          <w:sz w:val="20"/>
        </w:rPr>
        <w:t>座位や立位にとらわれず</w:t>
      </w:r>
      <w:r w:rsidR="00692F36" w:rsidRPr="00692F36">
        <w:rPr>
          <w:color w:val="000000" w:themeColor="text1"/>
          <w:sz w:val="20"/>
        </w:rPr>
        <w:t>臥位姿勢においても</w:t>
      </w:r>
      <w:r w:rsidR="0085586B" w:rsidRPr="0085586B">
        <w:rPr>
          <w:rFonts w:hint="eastAsia"/>
          <w:color w:val="000000" w:themeColor="text1"/>
          <w:sz w:val="20"/>
        </w:rPr>
        <w:t>VR</w:t>
      </w:r>
      <w:r w:rsidR="0085586B" w:rsidRPr="0085586B">
        <w:rPr>
          <w:rFonts w:hint="eastAsia"/>
          <w:color w:val="000000" w:themeColor="text1"/>
          <w:sz w:val="20"/>
        </w:rPr>
        <w:t>を通して人と</w:t>
      </w:r>
      <w:r w:rsidR="0085586B" w:rsidRPr="0085586B">
        <w:rPr>
          <w:rFonts w:hint="eastAsia"/>
          <w:color w:val="000000" w:themeColor="text1"/>
          <w:sz w:val="20"/>
        </w:rPr>
        <w:t>コミュニケーションできる環境の実現が期待される</w:t>
      </w:r>
      <w:r w:rsidR="00BB3F59">
        <w:rPr>
          <w:rFonts w:hint="eastAsia"/>
          <w:color w:val="000000" w:themeColor="text1"/>
          <w:sz w:val="20"/>
        </w:rPr>
        <w:t>.</w:t>
      </w:r>
      <w:r w:rsidR="0085586B" w:rsidRPr="0085586B">
        <w:rPr>
          <w:rFonts w:hint="eastAsia"/>
          <w:color w:val="000000" w:themeColor="text1"/>
          <w:sz w:val="20"/>
        </w:rPr>
        <w:t>しかし</w:t>
      </w:r>
      <w:r w:rsidR="00BB3F59">
        <w:rPr>
          <w:rFonts w:hint="eastAsia"/>
          <w:color w:val="000000" w:themeColor="text1"/>
          <w:sz w:val="20"/>
        </w:rPr>
        <w:t>,</w:t>
      </w:r>
      <w:r w:rsidR="0085586B" w:rsidRPr="0085586B">
        <w:rPr>
          <w:rFonts w:hint="eastAsia"/>
          <w:color w:val="000000" w:themeColor="text1"/>
          <w:sz w:val="20"/>
        </w:rPr>
        <w:t>既存研究では主に立位・座位での評価が中心であり</w:t>
      </w:r>
      <w:r w:rsidR="00BB3F59">
        <w:rPr>
          <w:rFonts w:hint="eastAsia"/>
          <w:color w:val="000000" w:themeColor="text1"/>
          <w:sz w:val="20"/>
        </w:rPr>
        <w:t>,</w:t>
      </w:r>
      <w:r w:rsidR="0085586B" w:rsidRPr="0085586B">
        <w:rPr>
          <w:rFonts w:hint="eastAsia"/>
          <w:color w:val="000000" w:themeColor="text1"/>
          <w:sz w:val="20"/>
        </w:rPr>
        <w:t>臥位での研究は限定的である</w:t>
      </w:r>
      <w:r w:rsidR="00F53B76">
        <w:rPr>
          <w:color w:val="000000" w:themeColor="text1"/>
          <w:sz w:val="20"/>
        </w:rPr>
        <w:t>.</w:t>
      </w:r>
      <w:r w:rsidR="001E6ED0" w:rsidRPr="00B913F3">
        <w:rPr>
          <w:rFonts w:hint="eastAsia"/>
          <w:color w:val="EE0000"/>
          <w:sz w:val="20"/>
          <w:highlight w:val="yellow"/>
        </w:rPr>
        <w:t>例えば</w:t>
      </w:r>
      <w:r w:rsidR="00C300F0" w:rsidRPr="00B913F3">
        <w:rPr>
          <w:color w:val="EE0000"/>
          <w:sz w:val="20"/>
          <w:highlight w:val="yellow"/>
        </w:rPr>
        <w:t>LaViola</w:t>
      </w:r>
      <w:r w:rsidR="00C300F0" w:rsidRPr="00B913F3">
        <w:rPr>
          <w:rFonts w:hint="eastAsia"/>
          <w:color w:val="EE0000"/>
          <w:sz w:val="20"/>
          <w:highlight w:val="yellow"/>
        </w:rPr>
        <w:t>は，</w:t>
      </w:r>
      <w:r w:rsidR="00EA0B6A">
        <w:rPr>
          <w:color w:val="EE0000"/>
          <w:sz w:val="20"/>
          <w:highlight w:val="yellow"/>
        </w:rPr>
        <w:t>VR</w:t>
      </w:r>
      <w:r w:rsidR="00EA0B6A">
        <w:rPr>
          <w:rFonts w:hint="eastAsia"/>
          <w:color w:val="EE0000"/>
          <w:sz w:val="20"/>
          <w:highlight w:val="yellow"/>
        </w:rPr>
        <w:t>酔い</w:t>
      </w:r>
      <w:r w:rsidR="00C300F0" w:rsidRPr="00B913F3">
        <w:rPr>
          <w:rFonts w:hint="eastAsia"/>
          <w:color w:val="EE0000"/>
          <w:sz w:val="20"/>
          <w:highlight w:val="yellow"/>
        </w:rPr>
        <w:t>に関する包括的レビュー</w:t>
      </w:r>
      <w:r w:rsidR="006C67F9">
        <w:rPr>
          <w:color w:val="EE0000"/>
          <w:sz w:val="20"/>
          <w:highlight w:val="yellow"/>
          <w:vertAlign w:val="superscript"/>
        </w:rPr>
        <w:t>2)</w:t>
      </w:r>
      <w:r w:rsidR="00C300F0" w:rsidRPr="00B913F3">
        <w:rPr>
          <w:rFonts w:hint="eastAsia"/>
          <w:color w:val="EE0000"/>
          <w:sz w:val="20"/>
          <w:highlight w:val="yellow"/>
        </w:rPr>
        <w:t>の中で，「</w:t>
      </w:r>
      <w:r w:rsidR="00C300F0" w:rsidRPr="00B913F3">
        <w:rPr>
          <w:color w:val="EE0000"/>
          <w:sz w:val="20"/>
          <w:highlight w:val="yellow"/>
        </w:rPr>
        <w:t>VR</w:t>
      </w:r>
      <w:r w:rsidR="00C300F0" w:rsidRPr="00B913F3">
        <w:rPr>
          <w:rFonts w:hint="eastAsia"/>
          <w:color w:val="EE0000"/>
          <w:sz w:val="20"/>
          <w:highlight w:val="yellow"/>
        </w:rPr>
        <w:t>利用者は通常，座位または立位である」と明示しており，姿勢条件の議論もこれらの体位に限定されている</w:t>
      </w:r>
      <w:r w:rsidR="00C300F0">
        <w:rPr>
          <w:color w:val="EE0000"/>
          <w:sz w:val="20"/>
          <w:highlight w:val="yellow"/>
        </w:rPr>
        <w:t>.</w:t>
      </w:r>
      <w:r w:rsidR="00D46E5D">
        <w:rPr>
          <w:rFonts w:hint="eastAsia"/>
          <w:color w:val="EE0000"/>
          <w:highlight w:val="yellow"/>
        </w:rPr>
        <w:t>一方で</w:t>
      </w:r>
      <w:r w:rsidR="00D46E5D">
        <w:rPr>
          <w:color w:val="EE0000"/>
        </w:rPr>
        <w:t>,</w:t>
      </w:r>
      <w:r w:rsidR="000A5CD1" w:rsidRPr="00B913F3">
        <w:rPr>
          <w:color w:val="EE0000"/>
          <w:sz w:val="20"/>
          <w:highlight w:val="yellow"/>
        </w:rPr>
        <w:t>Kourtesis et al.</w:t>
      </w:r>
      <w:r w:rsidR="000A5CD1" w:rsidRPr="00B913F3">
        <w:rPr>
          <w:rFonts w:hint="eastAsia"/>
          <w:color w:val="EE0000"/>
          <w:sz w:val="20"/>
          <w:highlight w:val="yellow"/>
        </w:rPr>
        <w:t>によると</w:t>
      </w:r>
      <w:r w:rsidR="005734C2">
        <w:rPr>
          <w:rFonts w:hint="eastAsia"/>
          <w:color w:val="EE0000"/>
          <w:sz w:val="20"/>
          <w:highlight w:val="yellow"/>
        </w:rPr>
        <w:t>,</w:t>
      </w:r>
      <w:r w:rsidR="00F53B76" w:rsidRPr="00B913F3">
        <w:rPr>
          <w:color w:val="EE0000"/>
          <w:sz w:val="20"/>
          <w:highlight w:val="yellow"/>
        </w:rPr>
        <w:t>VR</w:t>
      </w:r>
      <w:r w:rsidR="00F53B76" w:rsidRPr="00B913F3">
        <w:rPr>
          <w:rFonts w:hint="eastAsia"/>
          <w:color w:val="EE0000"/>
          <w:sz w:val="20"/>
          <w:highlight w:val="yellow"/>
        </w:rPr>
        <w:t>環境における身体的負荷や操作特性の違いは，反応時間や認知パフォーマンス，さらには</w:t>
      </w:r>
      <w:r w:rsidR="00F53B76" w:rsidRPr="00B913F3">
        <w:rPr>
          <w:color w:val="EE0000"/>
          <w:sz w:val="20"/>
          <w:highlight w:val="yellow"/>
        </w:rPr>
        <w:t>VR</w:t>
      </w:r>
      <w:r w:rsidR="00F53B76" w:rsidRPr="00B913F3">
        <w:rPr>
          <w:rFonts w:hint="eastAsia"/>
          <w:color w:val="EE0000"/>
          <w:sz w:val="20"/>
          <w:highlight w:val="yellow"/>
        </w:rPr>
        <w:t>誘発症状（</w:t>
      </w:r>
      <w:r w:rsidR="00F53B76" w:rsidRPr="00B913F3">
        <w:rPr>
          <w:color w:val="EE0000"/>
          <w:sz w:val="20"/>
          <w:highlight w:val="yellow"/>
        </w:rPr>
        <w:t>VRISE</w:t>
      </w:r>
      <w:r w:rsidR="00F53B76" w:rsidRPr="00B913F3">
        <w:rPr>
          <w:rFonts w:hint="eastAsia"/>
          <w:color w:val="EE0000"/>
          <w:sz w:val="20"/>
          <w:highlight w:val="yellow"/>
        </w:rPr>
        <w:t>）に影響を与えることが指摘されて</w:t>
      </w:r>
      <w:r w:rsidR="004629E3">
        <w:rPr>
          <w:rFonts w:hint="eastAsia"/>
          <w:color w:val="EE0000"/>
          <w:sz w:val="20"/>
          <w:highlight w:val="yellow"/>
        </w:rPr>
        <w:t>いる</w:t>
      </w:r>
      <w:r w:rsidR="004629E3">
        <w:rPr>
          <w:color w:val="EE0000"/>
          <w:sz w:val="20"/>
          <w:highlight w:val="yellow"/>
        </w:rPr>
        <w:t>.</w:t>
      </w:r>
      <w:r w:rsidR="004629E3">
        <w:rPr>
          <w:rFonts w:hint="eastAsia"/>
          <w:color w:val="EE0000"/>
          <w:sz w:val="20"/>
          <w:highlight w:val="yellow"/>
        </w:rPr>
        <w:t>また</w:t>
      </w:r>
      <w:r w:rsidR="004629E3">
        <w:rPr>
          <w:color w:val="EE0000"/>
          <w:sz w:val="20"/>
          <w:highlight w:val="yellow"/>
        </w:rPr>
        <w:t>,</w:t>
      </w:r>
      <w:r w:rsidR="00B13BD4" w:rsidRPr="00B913F3">
        <w:rPr>
          <w:color w:val="EE0000"/>
          <w:sz w:val="20"/>
          <w:highlight w:val="yellow"/>
        </w:rPr>
        <w:t>VR</w:t>
      </w:r>
      <w:r w:rsidR="00B13BD4" w:rsidRPr="00B913F3">
        <w:rPr>
          <w:rFonts w:hint="eastAsia"/>
          <w:color w:val="EE0000"/>
          <w:sz w:val="20"/>
          <w:highlight w:val="yellow"/>
        </w:rPr>
        <w:t>研究およびアプリケーション設計においては，人間工学的配慮に基づいた操作設計が不可欠であることが指摘されている</w:t>
      </w:r>
      <w:r w:rsidR="00641CE5">
        <w:rPr>
          <w:color w:val="EE0000"/>
          <w:sz w:val="20"/>
          <w:highlight w:val="yellow"/>
          <w:vertAlign w:val="superscript"/>
        </w:rPr>
        <w:t>3)</w:t>
      </w:r>
      <w:r w:rsidR="00BB3F59" w:rsidRPr="00B913F3">
        <w:rPr>
          <w:color w:val="EE0000"/>
          <w:sz w:val="20"/>
          <w:highlight w:val="yellow"/>
        </w:rPr>
        <w:t>.</w:t>
      </w:r>
      <w:r w:rsidR="006118B8" w:rsidRPr="00B913F3">
        <w:rPr>
          <w:rFonts w:hint="eastAsia"/>
          <w:color w:val="EE0000"/>
          <w:sz w:val="20"/>
          <w:highlight w:val="yellow"/>
        </w:rPr>
        <w:t>臥位姿勢に着目した研究としては</w:t>
      </w:r>
      <w:r w:rsidR="006118B8" w:rsidRPr="00B913F3">
        <w:rPr>
          <w:color w:val="EE0000"/>
          <w:sz w:val="20"/>
          <w:highlight w:val="yellow"/>
        </w:rPr>
        <w:t>,</w:t>
      </w:r>
      <w:r w:rsidR="0085586B" w:rsidRPr="0085586B">
        <w:rPr>
          <w:rFonts w:hint="eastAsia"/>
          <w:color w:val="000000" w:themeColor="text1"/>
          <w:sz w:val="20"/>
        </w:rPr>
        <w:t>van Gemert et al.</w:t>
      </w:r>
      <w:r w:rsidR="0085586B" w:rsidRPr="0085586B">
        <w:rPr>
          <w:rFonts w:hint="eastAsia"/>
          <w:color w:val="000000" w:themeColor="text1"/>
          <w:sz w:val="20"/>
        </w:rPr>
        <w:lastRenderedPageBreak/>
        <w:t>による研究</w:t>
      </w:r>
      <w:r w:rsidR="00A06023">
        <w:rPr>
          <w:color w:val="EE0000"/>
          <w:sz w:val="20"/>
          <w:highlight w:val="yellow"/>
          <w:vertAlign w:val="superscript"/>
        </w:rPr>
        <w:t>4</w:t>
      </w:r>
      <w:r w:rsidR="00B21F63">
        <w:rPr>
          <w:color w:val="000000" w:themeColor="text1"/>
          <w:sz w:val="20"/>
          <w:vertAlign w:val="superscript"/>
        </w:rPr>
        <w:t>)</w:t>
      </w:r>
      <w:r w:rsidR="0085586B" w:rsidRPr="0085586B">
        <w:rPr>
          <w:rFonts w:hint="eastAsia"/>
          <w:color w:val="000000" w:themeColor="text1"/>
          <w:sz w:val="20"/>
        </w:rPr>
        <w:t>は存在するが</w:t>
      </w:r>
      <w:r w:rsidR="00BB3F59">
        <w:rPr>
          <w:rFonts w:hint="eastAsia"/>
          <w:color w:val="000000" w:themeColor="text1"/>
          <w:sz w:val="20"/>
        </w:rPr>
        <w:t>,</w:t>
      </w:r>
      <w:r w:rsidR="0085586B" w:rsidRPr="0085586B">
        <w:rPr>
          <w:rFonts w:hint="eastAsia"/>
          <w:color w:val="000000" w:themeColor="text1"/>
          <w:sz w:val="20"/>
        </w:rPr>
        <w:t>これは仰臥位による主観評価が中心であり</w:t>
      </w:r>
      <w:r w:rsidR="00BB3F59">
        <w:rPr>
          <w:rFonts w:hint="eastAsia"/>
          <w:color w:val="000000" w:themeColor="text1"/>
          <w:sz w:val="20"/>
        </w:rPr>
        <w:t>,</w:t>
      </w:r>
      <w:r w:rsidR="0085586B" w:rsidRPr="0085586B">
        <w:rPr>
          <w:rFonts w:hint="eastAsia"/>
          <w:color w:val="000000" w:themeColor="text1"/>
          <w:sz w:val="20"/>
        </w:rPr>
        <w:t>定量的なインタラクション特性は</w:t>
      </w:r>
      <w:r w:rsidR="003459FE">
        <w:rPr>
          <w:rFonts w:hint="eastAsia"/>
          <w:color w:val="000000" w:themeColor="text1"/>
          <w:sz w:val="20"/>
        </w:rPr>
        <w:t>示</w:t>
      </w:r>
      <w:r w:rsidR="0085586B" w:rsidRPr="0085586B">
        <w:rPr>
          <w:rFonts w:hint="eastAsia"/>
          <w:color w:val="000000" w:themeColor="text1"/>
          <w:sz w:val="20"/>
        </w:rPr>
        <w:t>されていない</w:t>
      </w:r>
      <w:r w:rsidR="00BB3F59">
        <w:rPr>
          <w:rFonts w:hint="eastAsia"/>
          <w:color w:val="000000" w:themeColor="text1"/>
          <w:sz w:val="20"/>
        </w:rPr>
        <w:t>.</w:t>
      </w:r>
      <w:r w:rsidR="00C11F44" w:rsidRPr="00C11F44">
        <w:rPr>
          <w:color w:val="000000" w:themeColor="text1"/>
          <w:sz w:val="20"/>
        </w:rPr>
        <w:t>このように，視線や探索行動に基づく評価は，ユーザー自身が自覚しにくい操作上の困難を定量的に捉える手法として有効である</w:t>
      </w:r>
      <w:r w:rsidR="005734C2">
        <w:rPr>
          <w:color w:val="000000" w:themeColor="text1"/>
          <w:sz w:val="20"/>
        </w:rPr>
        <w:t>.</w:t>
      </w:r>
      <w:r w:rsidR="0085586B" w:rsidRPr="0085586B">
        <w:rPr>
          <w:rFonts w:hint="eastAsia"/>
          <w:color w:val="000000" w:themeColor="text1"/>
          <w:sz w:val="20"/>
        </w:rPr>
        <w:t>さらに</w:t>
      </w:r>
      <w:r w:rsidR="00BB3F59">
        <w:rPr>
          <w:rFonts w:hint="eastAsia"/>
          <w:color w:val="000000" w:themeColor="text1"/>
          <w:sz w:val="20"/>
        </w:rPr>
        <w:t>,</w:t>
      </w:r>
      <w:r w:rsidR="0085586B" w:rsidRPr="0085586B">
        <w:rPr>
          <w:rFonts w:hint="eastAsia"/>
          <w:color w:val="000000" w:themeColor="text1"/>
          <w:sz w:val="20"/>
        </w:rPr>
        <w:t>ISO 9241-820:2024</w:t>
      </w:r>
      <w:r w:rsidR="0085586B" w:rsidRPr="0085586B">
        <w:rPr>
          <w:rFonts w:hint="eastAsia"/>
          <w:color w:val="000000" w:themeColor="text1"/>
          <w:sz w:val="20"/>
        </w:rPr>
        <w:t>「拡張現実や仮想現実を含む没入型環境におけるインタラクションに関する人間工学ガイダンス」</w:t>
      </w:r>
      <w:r w:rsidR="006B2AC1" w:rsidRPr="00B913F3">
        <w:rPr>
          <w:color w:val="EE0000"/>
          <w:sz w:val="20"/>
          <w:highlight w:val="yellow"/>
          <w:vertAlign w:val="superscript"/>
        </w:rPr>
        <w:t>5</w:t>
      </w:r>
      <w:r w:rsidR="0091111D">
        <w:rPr>
          <w:color w:val="000000" w:themeColor="text1"/>
          <w:sz w:val="20"/>
          <w:vertAlign w:val="superscript"/>
        </w:rPr>
        <w:t>)</w:t>
      </w:r>
      <w:r w:rsidR="0085586B" w:rsidRPr="0085586B">
        <w:rPr>
          <w:rFonts w:hint="eastAsia"/>
          <w:color w:val="000000" w:themeColor="text1"/>
          <w:sz w:val="20"/>
        </w:rPr>
        <w:t>においても</w:t>
      </w:r>
      <w:r w:rsidR="00BB3F59">
        <w:rPr>
          <w:rFonts w:hint="eastAsia"/>
          <w:color w:val="000000" w:themeColor="text1"/>
          <w:sz w:val="20"/>
        </w:rPr>
        <w:t>,</w:t>
      </w:r>
      <w:r w:rsidR="0085586B" w:rsidRPr="0085586B">
        <w:rPr>
          <w:rFonts w:hint="eastAsia"/>
          <w:color w:val="000000" w:themeColor="text1"/>
          <w:sz w:val="20"/>
        </w:rPr>
        <w:t>座位や立位での利用を標準的な前提としており</w:t>
      </w:r>
      <w:r w:rsidR="00BB3F59">
        <w:rPr>
          <w:rFonts w:hint="eastAsia"/>
          <w:color w:val="000000" w:themeColor="text1"/>
          <w:sz w:val="20"/>
        </w:rPr>
        <w:t>,</w:t>
      </w:r>
      <w:r w:rsidR="0085586B" w:rsidRPr="0085586B">
        <w:rPr>
          <w:rFonts w:hint="eastAsia"/>
          <w:color w:val="000000" w:themeColor="text1"/>
          <w:sz w:val="20"/>
        </w:rPr>
        <w:t>体位別の操作に関する明確なガイドラインは</w:t>
      </w:r>
      <w:r w:rsidR="003316DA">
        <w:rPr>
          <w:rFonts w:hint="eastAsia"/>
          <w:color w:val="000000" w:themeColor="text1"/>
          <w:sz w:val="20"/>
        </w:rPr>
        <w:t>見あたら</w:t>
      </w:r>
      <w:r w:rsidR="0085586B" w:rsidRPr="0085586B">
        <w:rPr>
          <w:rFonts w:hint="eastAsia"/>
          <w:color w:val="000000" w:themeColor="text1"/>
          <w:sz w:val="20"/>
        </w:rPr>
        <w:t>ない</w:t>
      </w:r>
      <w:r w:rsidR="00BB3F59">
        <w:rPr>
          <w:rFonts w:hint="eastAsia"/>
          <w:color w:val="000000" w:themeColor="text1"/>
          <w:sz w:val="20"/>
        </w:rPr>
        <w:t>.</w:t>
      </w:r>
    </w:p>
    <w:p w14:paraId="02AF2AB5" w14:textId="7F26E9E6" w:rsidR="007D0A9F" w:rsidRDefault="004B60D7" w:rsidP="0085586B">
      <w:pPr>
        <w:rPr>
          <w:color w:val="000000" w:themeColor="text1"/>
          <w:sz w:val="20"/>
        </w:rPr>
      </w:pPr>
      <w:r>
        <w:rPr>
          <w:rFonts w:hint="eastAsia"/>
          <w:color w:val="000000" w:themeColor="text1"/>
          <w:sz w:val="20"/>
        </w:rPr>
        <w:t xml:space="preserve">　</w:t>
      </w:r>
      <w:r w:rsidR="0085586B" w:rsidRPr="0085586B">
        <w:rPr>
          <w:rFonts w:hint="eastAsia"/>
          <w:color w:val="000000" w:themeColor="text1"/>
          <w:sz w:val="20"/>
        </w:rPr>
        <w:t>本研究の目的は</w:t>
      </w:r>
      <w:r w:rsidR="00BB3F59">
        <w:rPr>
          <w:rFonts w:hint="eastAsia"/>
          <w:color w:val="000000" w:themeColor="text1"/>
          <w:sz w:val="20"/>
        </w:rPr>
        <w:t>,</w:t>
      </w:r>
      <w:r w:rsidR="0085586B" w:rsidRPr="0085586B">
        <w:rPr>
          <w:rFonts w:hint="eastAsia"/>
          <w:color w:val="000000" w:themeColor="text1"/>
          <w:sz w:val="20"/>
        </w:rPr>
        <w:t>背中角度の違い</w:t>
      </w:r>
      <w:r w:rsidR="0085586B" w:rsidRPr="0085586B">
        <w:rPr>
          <w:rFonts w:hint="eastAsia"/>
          <w:color w:val="000000" w:themeColor="text1"/>
          <w:sz w:val="20"/>
        </w:rPr>
        <w:t>(</w:t>
      </w:r>
      <w:r w:rsidR="0085586B" w:rsidRPr="0085586B">
        <w:rPr>
          <w:rFonts w:hint="eastAsia"/>
          <w:color w:val="000000" w:themeColor="text1"/>
          <w:sz w:val="20"/>
        </w:rPr>
        <w:t>座位・半座位・仰臥位</w:t>
      </w:r>
      <w:r w:rsidR="0085586B" w:rsidRPr="0085586B">
        <w:rPr>
          <w:rFonts w:hint="eastAsia"/>
          <w:color w:val="000000" w:themeColor="text1"/>
          <w:sz w:val="20"/>
        </w:rPr>
        <w:t>)</w:t>
      </w:r>
      <w:r w:rsidR="0085586B" w:rsidRPr="0085586B">
        <w:rPr>
          <w:rFonts w:hint="eastAsia"/>
          <w:color w:val="000000" w:themeColor="text1"/>
          <w:sz w:val="20"/>
        </w:rPr>
        <w:t>が</w:t>
      </w:r>
      <w:r w:rsidR="0085586B" w:rsidRPr="0085586B">
        <w:rPr>
          <w:rFonts w:hint="eastAsia"/>
          <w:color w:val="000000" w:themeColor="text1"/>
          <w:sz w:val="20"/>
        </w:rPr>
        <w:t>VR</w:t>
      </w:r>
      <w:r w:rsidR="0085586B" w:rsidRPr="0085586B">
        <w:rPr>
          <w:rFonts w:hint="eastAsia"/>
          <w:color w:val="000000" w:themeColor="text1"/>
          <w:sz w:val="20"/>
        </w:rPr>
        <w:t>空間における指向操作特性に与える影響を定量的に明らかにすることである</w:t>
      </w:r>
      <w:r w:rsidR="00BB3F59">
        <w:rPr>
          <w:rFonts w:hint="eastAsia"/>
          <w:color w:val="000000" w:themeColor="text1"/>
          <w:sz w:val="20"/>
        </w:rPr>
        <w:t>.</w:t>
      </w:r>
      <w:r w:rsidR="0085586B" w:rsidRPr="0085586B">
        <w:rPr>
          <w:rFonts w:hint="eastAsia"/>
          <w:color w:val="000000" w:themeColor="text1"/>
          <w:sz w:val="20"/>
        </w:rPr>
        <w:t>具体的には</w:t>
      </w:r>
      <w:r w:rsidR="00BB3F59">
        <w:rPr>
          <w:rFonts w:hint="eastAsia"/>
          <w:color w:val="000000" w:themeColor="text1"/>
          <w:sz w:val="20"/>
        </w:rPr>
        <w:t>,</w:t>
      </w:r>
      <w:r w:rsidR="00B10B4E">
        <w:rPr>
          <w:color w:val="000000" w:themeColor="text1"/>
          <w:sz w:val="20"/>
        </w:rPr>
        <w:t>VR</w:t>
      </w:r>
      <w:r w:rsidR="00B10B4E">
        <w:rPr>
          <w:rFonts w:hint="eastAsia"/>
          <w:color w:val="000000" w:themeColor="text1"/>
          <w:sz w:val="20"/>
        </w:rPr>
        <w:t>空間内に配置された</w:t>
      </w:r>
      <w:r w:rsidR="0085586B" w:rsidRPr="0085586B">
        <w:rPr>
          <w:rFonts w:hint="eastAsia"/>
          <w:color w:val="000000" w:themeColor="text1"/>
          <w:sz w:val="20"/>
        </w:rPr>
        <w:t>ターゲットに対する</w:t>
      </w:r>
      <w:r w:rsidR="0027049A">
        <w:rPr>
          <w:rFonts w:hint="eastAsia"/>
          <w:color w:val="000000" w:themeColor="text1"/>
          <w:sz w:val="20"/>
        </w:rPr>
        <w:t>クリック</w:t>
      </w:r>
      <w:r w:rsidR="0085586B" w:rsidRPr="0085586B">
        <w:rPr>
          <w:rFonts w:hint="eastAsia"/>
          <w:color w:val="000000" w:themeColor="text1"/>
          <w:sz w:val="20"/>
        </w:rPr>
        <w:t>タスクを通じ</w:t>
      </w:r>
      <w:r w:rsidR="00BB3F59">
        <w:rPr>
          <w:rFonts w:hint="eastAsia"/>
          <w:color w:val="000000" w:themeColor="text1"/>
          <w:sz w:val="20"/>
        </w:rPr>
        <w:t>,</w:t>
      </w:r>
      <w:r w:rsidR="0085586B" w:rsidRPr="0085586B">
        <w:rPr>
          <w:rFonts w:hint="eastAsia"/>
          <w:color w:val="000000" w:themeColor="text1"/>
          <w:sz w:val="20"/>
        </w:rPr>
        <w:t>反応時間や頭部移動量</w:t>
      </w:r>
      <w:r w:rsidR="00BB3F59">
        <w:rPr>
          <w:rFonts w:hint="eastAsia"/>
          <w:color w:val="000000" w:themeColor="text1"/>
          <w:sz w:val="20"/>
        </w:rPr>
        <w:t>,</w:t>
      </w:r>
      <w:r w:rsidR="0085586B" w:rsidRPr="0085586B">
        <w:rPr>
          <w:rFonts w:hint="eastAsia"/>
          <w:color w:val="000000" w:themeColor="text1"/>
          <w:sz w:val="20"/>
        </w:rPr>
        <w:t>および主観的評価を分析する</w:t>
      </w:r>
      <w:r w:rsidR="00BB3F59">
        <w:rPr>
          <w:rFonts w:hint="eastAsia"/>
          <w:color w:val="000000" w:themeColor="text1"/>
          <w:sz w:val="20"/>
        </w:rPr>
        <w:t>.</w:t>
      </w:r>
      <w:r w:rsidR="0085586B" w:rsidRPr="0085586B">
        <w:rPr>
          <w:rFonts w:hint="eastAsia"/>
          <w:color w:val="000000" w:themeColor="text1"/>
          <w:sz w:val="20"/>
        </w:rPr>
        <w:t>これらの検証を通じて</w:t>
      </w:r>
      <w:r w:rsidR="00BB3F59">
        <w:rPr>
          <w:rFonts w:hint="eastAsia"/>
          <w:color w:val="000000" w:themeColor="text1"/>
          <w:sz w:val="20"/>
        </w:rPr>
        <w:t>,</w:t>
      </w:r>
      <w:r w:rsidR="00E50253">
        <w:rPr>
          <w:rFonts w:hint="eastAsia"/>
          <w:color w:val="000000" w:themeColor="text1"/>
          <w:sz w:val="20"/>
        </w:rPr>
        <w:t>仰臥位姿勢における</w:t>
      </w:r>
      <w:r w:rsidR="0085586B" w:rsidRPr="0085586B">
        <w:rPr>
          <w:rFonts w:hint="eastAsia"/>
          <w:color w:val="000000" w:themeColor="text1"/>
          <w:sz w:val="20"/>
        </w:rPr>
        <w:t>VR</w:t>
      </w:r>
      <w:r w:rsidR="0085586B" w:rsidRPr="0085586B">
        <w:rPr>
          <w:rFonts w:hint="eastAsia"/>
          <w:color w:val="000000" w:themeColor="text1"/>
          <w:sz w:val="20"/>
        </w:rPr>
        <w:t>インターフェ</w:t>
      </w:r>
      <w:r w:rsidR="003459FE">
        <w:rPr>
          <w:rFonts w:hint="eastAsia"/>
          <w:color w:val="000000" w:themeColor="text1"/>
          <w:sz w:val="20"/>
        </w:rPr>
        <w:t>イ</w:t>
      </w:r>
      <w:r w:rsidR="0085586B" w:rsidRPr="0085586B">
        <w:rPr>
          <w:rFonts w:hint="eastAsia"/>
          <w:color w:val="000000" w:themeColor="text1"/>
          <w:sz w:val="20"/>
        </w:rPr>
        <w:t>ス設計</w:t>
      </w:r>
      <w:r w:rsidR="00235B73">
        <w:rPr>
          <w:rFonts w:hint="eastAsia"/>
          <w:color w:val="000000" w:themeColor="text1"/>
          <w:sz w:val="20"/>
        </w:rPr>
        <w:t>や利用</w:t>
      </w:r>
      <w:r w:rsidR="005C68B4" w:rsidRPr="005C68B4">
        <w:rPr>
          <w:color w:val="000000" w:themeColor="text1"/>
          <w:sz w:val="20"/>
        </w:rPr>
        <w:t>に対する</w:t>
      </w:r>
      <w:r w:rsidR="005C68B4" w:rsidRPr="00B913F3">
        <w:rPr>
          <w:rFonts w:hint="eastAsia"/>
          <w:color w:val="EE0000"/>
          <w:sz w:val="20"/>
          <w:highlight w:val="yellow"/>
        </w:rPr>
        <w:t>設計上の示唆を得ること</w:t>
      </w:r>
      <w:r w:rsidR="0085586B" w:rsidRPr="0085586B">
        <w:rPr>
          <w:rFonts w:hint="eastAsia"/>
          <w:color w:val="000000" w:themeColor="text1"/>
          <w:sz w:val="20"/>
        </w:rPr>
        <w:t>を目指す</w:t>
      </w:r>
      <w:r w:rsidR="00BB3F59">
        <w:rPr>
          <w:rFonts w:hint="eastAsia"/>
          <w:color w:val="000000" w:themeColor="text1"/>
          <w:sz w:val="20"/>
        </w:rPr>
        <w:t>.</w:t>
      </w:r>
    </w:p>
    <w:p w14:paraId="067D49EB" w14:textId="77777777" w:rsidR="004B60D7" w:rsidRPr="00796DDE" w:rsidRDefault="004B60D7" w:rsidP="0085586B">
      <w:pPr>
        <w:rPr>
          <w:color w:val="000000" w:themeColor="text1"/>
          <w:sz w:val="20"/>
        </w:rPr>
      </w:pPr>
    </w:p>
    <w:p w14:paraId="15061DD9" w14:textId="0B819534" w:rsidR="00186034" w:rsidRPr="00FB1063" w:rsidRDefault="00E6143F" w:rsidP="00951CAF">
      <w:pPr>
        <w:spacing w:afterLines="100" w:after="291"/>
        <w:rPr>
          <w:rFonts w:ascii="ＭＳ ゴシック" w:eastAsia="ＭＳ ゴシック" w:hAnsi="ＭＳ ゴシック"/>
          <w:b/>
          <w:color w:val="000000" w:themeColor="text1"/>
          <w:sz w:val="22"/>
        </w:rPr>
      </w:pPr>
      <w:r w:rsidRPr="00FB1063">
        <w:rPr>
          <w:rFonts w:hAnsi="ＭＳ 明朝" w:hint="eastAsia"/>
          <w:b/>
          <w:color w:val="000000" w:themeColor="text1"/>
          <w:sz w:val="22"/>
        </w:rPr>
        <w:t>2</w:t>
      </w:r>
      <w:r w:rsidR="00186034" w:rsidRPr="00FB1063">
        <w:rPr>
          <w:rFonts w:hAnsi="ＭＳ 明朝" w:hint="eastAsia"/>
          <w:b/>
          <w:color w:val="000000" w:themeColor="text1"/>
          <w:sz w:val="22"/>
        </w:rPr>
        <w:t xml:space="preserve">. </w:t>
      </w:r>
      <w:r w:rsidR="008C36DB" w:rsidRPr="008C36DB">
        <w:rPr>
          <w:rFonts w:hAnsi="ＭＳ 明朝"/>
          <w:b/>
          <w:color w:val="000000" w:themeColor="text1"/>
          <w:sz w:val="22"/>
        </w:rPr>
        <w:t>実験</w:t>
      </w:r>
      <w:r w:rsidR="008C36DB" w:rsidRPr="008C36DB">
        <w:rPr>
          <w:rFonts w:hAnsi="ＭＳ 明朝"/>
          <w:b/>
          <w:color w:val="000000" w:themeColor="text1"/>
          <w:sz w:val="22"/>
        </w:rPr>
        <w:t>1</w:t>
      </w:r>
      <w:r w:rsidR="008C36DB" w:rsidRPr="008C36DB">
        <w:rPr>
          <w:rFonts w:hAnsi="ＭＳ 明朝"/>
          <w:b/>
          <w:color w:val="000000" w:themeColor="text1"/>
          <w:sz w:val="22"/>
        </w:rPr>
        <w:t>：背中角度の違いによる</w:t>
      </w:r>
      <w:r w:rsidR="008C36DB">
        <w:rPr>
          <w:rFonts w:hAnsi="ＭＳ 明朝"/>
          <w:b/>
          <w:color w:val="000000" w:themeColor="text1"/>
          <w:sz w:val="22"/>
        </w:rPr>
        <w:t>VR</w:t>
      </w:r>
      <w:r w:rsidR="008C36DB">
        <w:rPr>
          <w:rFonts w:hAnsi="ＭＳ 明朝" w:hint="eastAsia"/>
          <w:b/>
          <w:color w:val="000000" w:themeColor="text1"/>
          <w:sz w:val="22"/>
        </w:rPr>
        <w:t>インタラクション</w:t>
      </w:r>
      <w:r w:rsidR="008C36DB" w:rsidRPr="008C36DB">
        <w:rPr>
          <w:rFonts w:hAnsi="ＭＳ 明朝"/>
          <w:b/>
          <w:color w:val="000000" w:themeColor="text1"/>
          <w:sz w:val="22"/>
        </w:rPr>
        <w:t>特性の比較</w:t>
      </w:r>
    </w:p>
    <w:p w14:paraId="1D0B5DDF" w14:textId="6D2875B5" w:rsidR="003E69F7" w:rsidRDefault="00186034" w:rsidP="00985F78">
      <w:pPr>
        <w:spacing w:afterLines="100" w:after="291"/>
        <w:rPr>
          <w:rFonts w:asciiTheme="minorEastAsia" w:eastAsiaTheme="minorEastAsia" w:hAnsiTheme="minorEastAsia"/>
          <w:bCs/>
          <w:color w:val="000000" w:themeColor="text1"/>
          <w:sz w:val="20"/>
        </w:rPr>
      </w:pPr>
      <w:r w:rsidRPr="00FB1063">
        <w:rPr>
          <w:rFonts w:ascii="Times New Roman" w:eastAsia="ＭＳ ゴシック" w:hAnsi="Times New Roman"/>
          <w:b/>
          <w:color w:val="000000" w:themeColor="text1"/>
          <w:sz w:val="20"/>
        </w:rPr>
        <w:t>2-1.</w:t>
      </w:r>
      <w:r w:rsidRPr="00FB1063">
        <w:rPr>
          <w:rFonts w:ascii="ＭＳ ゴシック" w:eastAsia="ＭＳ ゴシック" w:hAnsi="ＭＳ ゴシック" w:hint="eastAsia"/>
          <w:b/>
          <w:color w:val="000000" w:themeColor="text1"/>
          <w:sz w:val="20"/>
        </w:rPr>
        <w:t xml:space="preserve"> </w:t>
      </w:r>
      <w:r w:rsidR="002F7D39">
        <w:rPr>
          <w:rFonts w:ascii="ＭＳ ゴシック" w:eastAsia="ＭＳ ゴシック" w:hAnsi="ＭＳ ゴシック" w:hint="eastAsia"/>
          <w:b/>
          <w:color w:val="000000" w:themeColor="text1"/>
          <w:sz w:val="20"/>
        </w:rPr>
        <w:t>目的</w:t>
      </w:r>
    </w:p>
    <w:p w14:paraId="08CBF1E3" w14:textId="775D4339" w:rsidR="004005AB" w:rsidRDefault="005D1BBF" w:rsidP="002F5485">
      <w:pPr>
        <w:rPr>
          <w:rFonts w:asciiTheme="minorEastAsia" w:eastAsiaTheme="minorEastAsia" w:hAnsiTheme="minorEastAsia"/>
          <w:bCs/>
          <w:color w:val="000000" w:themeColor="text1"/>
          <w:sz w:val="20"/>
        </w:rPr>
      </w:pPr>
      <w:r>
        <w:rPr>
          <w:rFonts w:asciiTheme="minorEastAsia" w:eastAsiaTheme="minorEastAsia" w:hAnsiTheme="minorEastAsia" w:hint="eastAsia"/>
          <w:bCs/>
          <w:color w:val="000000" w:themeColor="text1"/>
          <w:sz w:val="20"/>
        </w:rPr>
        <w:t xml:space="preserve">　</w:t>
      </w:r>
      <w:r w:rsidR="00A538CC" w:rsidRPr="0062206E">
        <w:rPr>
          <w:rFonts w:asciiTheme="minorEastAsia" w:eastAsiaTheme="minorEastAsia" w:hAnsiTheme="minorEastAsia" w:hint="eastAsia"/>
          <w:bCs/>
          <w:color w:val="EE0000"/>
          <w:sz w:val="20"/>
          <w:highlight w:val="yellow"/>
        </w:rPr>
        <w:t>本研究の目的は</w:t>
      </w:r>
      <w:r w:rsidR="00A538CC" w:rsidRPr="0062206E">
        <w:rPr>
          <w:rFonts w:asciiTheme="minorEastAsia" w:eastAsiaTheme="minorEastAsia" w:hAnsiTheme="minorEastAsia"/>
          <w:bCs/>
          <w:color w:val="EE0000"/>
          <w:sz w:val="20"/>
          <w:highlight w:val="yellow"/>
        </w:rPr>
        <w:t>,</w:t>
      </w:r>
      <w:r w:rsidR="00E375B5" w:rsidRPr="00E375B5">
        <w:rPr>
          <w:rFonts w:asciiTheme="minorEastAsia" w:eastAsiaTheme="minorEastAsia" w:hAnsiTheme="minorEastAsia"/>
          <w:bCs/>
          <w:color w:val="000000" w:themeColor="text1"/>
          <w:sz w:val="20"/>
        </w:rPr>
        <w:t>背中角度の違いが操作反応時間や誤操作</w:t>
      </w:r>
      <w:r w:rsidR="00CF3A3B">
        <w:rPr>
          <w:rFonts w:asciiTheme="minorEastAsia" w:eastAsiaTheme="minorEastAsia" w:hAnsiTheme="minorEastAsia"/>
          <w:bCs/>
          <w:color w:val="000000" w:themeColor="text1"/>
          <w:sz w:val="20"/>
        </w:rPr>
        <w:t>,</w:t>
      </w:r>
      <w:r w:rsidR="00E375B5" w:rsidRPr="00E375B5">
        <w:rPr>
          <w:rFonts w:asciiTheme="minorEastAsia" w:eastAsiaTheme="minorEastAsia" w:hAnsiTheme="minorEastAsia"/>
          <w:bCs/>
          <w:color w:val="000000" w:themeColor="text1"/>
          <w:sz w:val="20"/>
        </w:rPr>
        <w:t>頭部運動</w:t>
      </w:r>
      <w:r w:rsidR="00CF3A3B">
        <w:rPr>
          <w:rFonts w:asciiTheme="minorEastAsia" w:eastAsiaTheme="minorEastAsia" w:hAnsiTheme="minorEastAsia"/>
          <w:bCs/>
          <w:color w:val="000000" w:themeColor="text1"/>
          <w:sz w:val="20"/>
        </w:rPr>
        <w:t>,</w:t>
      </w:r>
      <w:r w:rsidR="00E375B5" w:rsidRPr="00E375B5">
        <w:rPr>
          <w:rFonts w:asciiTheme="minorEastAsia" w:eastAsiaTheme="minorEastAsia" w:hAnsiTheme="minorEastAsia"/>
          <w:bCs/>
          <w:color w:val="000000" w:themeColor="text1"/>
          <w:sz w:val="20"/>
        </w:rPr>
        <w:t>およびVR酔いに与える影響を明らかにする</w:t>
      </w:r>
      <w:r w:rsidR="00A538CC" w:rsidRPr="00B913F3">
        <w:rPr>
          <w:rFonts w:asciiTheme="minorEastAsia" w:eastAsiaTheme="minorEastAsia" w:hAnsiTheme="minorEastAsia" w:hint="eastAsia"/>
          <w:bCs/>
          <w:color w:val="EE0000"/>
          <w:sz w:val="20"/>
          <w:highlight w:val="yellow"/>
        </w:rPr>
        <w:t>ことである</w:t>
      </w:r>
      <w:r w:rsidR="00A538CC" w:rsidRPr="00B913F3">
        <w:rPr>
          <w:rFonts w:asciiTheme="minorEastAsia" w:eastAsiaTheme="minorEastAsia" w:hAnsiTheme="minorEastAsia"/>
          <w:bCs/>
          <w:color w:val="EE0000"/>
          <w:sz w:val="20"/>
          <w:highlight w:val="yellow"/>
        </w:rPr>
        <w:t>.</w:t>
      </w:r>
    </w:p>
    <w:p w14:paraId="0AA2EF3A" w14:textId="77777777" w:rsidR="004005AB" w:rsidRDefault="004005AB" w:rsidP="002F5485">
      <w:pPr>
        <w:rPr>
          <w:rFonts w:asciiTheme="minorEastAsia" w:eastAsiaTheme="minorEastAsia" w:hAnsiTheme="minorEastAsia"/>
          <w:bCs/>
          <w:color w:val="000000" w:themeColor="text1"/>
          <w:sz w:val="20"/>
        </w:rPr>
      </w:pPr>
    </w:p>
    <w:p w14:paraId="3950AAA3" w14:textId="1E057BA2" w:rsidR="004005AB" w:rsidRDefault="004005AB" w:rsidP="004005AB">
      <w:pPr>
        <w:spacing w:afterLines="100" w:after="291"/>
        <w:rPr>
          <w:rFonts w:asciiTheme="minorEastAsia" w:eastAsiaTheme="minorEastAsia" w:hAnsiTheme="minorEastAsia"/>
          <w:bCs/>
          <w:color w:val="000000" w:themeColor="text1"/>
          <w:sz w:val="20"/>
        </w:rPr>
      </w:pPr>
      <w:r w:rsidRPr="00B913F3">
        <w:rPr>
          <w:rFonts w:ascii="Times New Roman" w:eastAsia="ＭＳ ゴシック" w:hAnsi="Times New Roman"/>
          <w:b/>
          <w:color w:val="000000" w:themeColor="text1"/>
          <w:sz w:val="20"/>
          <w:highlight w:val="yellow"/>
        </w:rPr>
        <w:t>2-2.</w:t>
      </w:r>
      <w:r w:rsidRPr="00B913F3">
        <w:rPr>
          <w:rFonts w:ascii="ＭＳ ゴシック" w:eastAsia="ＭＳ ゴシック" w:hAnsi="ＭＳ ゴシック"/>
          <w:b/>
          <w:color w:val="000000" w:themeColor="text1"/>
          <w:sz w:val="20"/>
          <w:highlight w:val="yellow"/>
        </w:rPr>
        <w:t xml:space="preserve"> 方法</w:t>
      </w:r>
    </w:p>
    <w:p w14:paraId="4D5606E8" w14:textId="08BC6ECC" w:rsidR="000D343C" w:rsidRDefault="004005AB" w:rsidP="002F5485">
      <w:pPr>
        <w:rPr>
          <w:rFonts w:asciiTheme="minorEastAsia" w:eastAsiaTheme="minorEastAsia" w:hAnsiTheme="minorEastAsia"/>
          <w:bCs/>
          <w:color w:val="000000" w:themeColor="text1"/>
          <w:sz w:val="20"/>
        </w:rPr>
      </w:pPr>
      <w:r>
        <w:rPr>
          <w:rFonts w:asciiTheme="minorEastAsia" w:eastAsiaTheme="minorEastAsia" w:hAnsiTheme="minorEastAsia" w:hint="eastAsia"/>
          <w:bCs/>
          <w:color w:val="000000" w:themeColor="text1"/>
          <w:sz w:val="20"/>
        </w:rPr>
        <w:t xml:space="preserve">　</w:t>
      </w:r>
      <w:r w:rsidR="00A538CC" w:rsidRPr="00E375B5">
        <w:rPr>
          <w:rFonts w:asciiTheme="minorEastAsia" w:eastAsiaTheme="minorEastAsia" w:hAnsiTheme="minorEastAsia"/>
          <w:bCs/>
          <w:color w:val="000000" w:themeColor="text1"/>
          <w:sz w:val="20"/>
        </w:rPr>
        <w:t>本実験では座位</w:t>
      </w:r>
      <w:r w:rsidR="00A538CC">
        <w:rPr>
          <w:rFonts w:asciiTheme="minorEastAsia" w:eastAsiaTheme="minorEastAsia" w:hAnsiTheme="minorEastAsia"/>
          <w:bCs/>
          <w:color w:val="000000" w:themeColor="text1"/>
          <w:sz w:val="20"/>
        </w:rPr>
        <w:t>,</w:t>
      </w:r>
      <w:r w:rsidR="00A538CC" w:rsidRPr="00E375B5">
        <w:rPr>
          <w:rFonts w:asciiTheme="minorEastAsia" w:eastAsiaTheme="minorEastAsia" w:hAnsiTheme="minorEastAsia"/>
          <w:bCs/>
          <w:color w:val="000000" w:themeColor="text1"/>
          <w:sz w:val="20"/>
        </w:rPr>
        <w:t>半座位</w:t>
      </w:r>
      <w:r w:rsidR="00A538CC">
        <w:rPr>
          <w:rFonts w:asciiTheme="minorEastAsia" w:eastAsiaTheme="minorEastAsia" w:hAnsiTheme="minorEastAsia"/>
          <w:bCs/>
          <w:color w:val="000000" w:themeColor="text1"/>
          <w:sz w:val="20"/>
        </w:rPr>
        <w:t>,</w:t>
      </w:r>
      <w:r w:rsidR="00A538CC" w:rsidRPr="00E375B5">
        <w:rPr>
          <w:rFonts w:asciiTheme="minorEastAsia" w:eastAsiaTheme="minorEastAsia" w:hAnsiTheme="minorEastAsia"/>
          <w:bCs/>
          <w:color w:val="000000" w:themeColor="text1"/>
          <w:sz w:val="20"/>
        </w:rPr>
        <w:t>仰臥位の3条件を比較検討した</w:t>
      </w:r>
      <w:r w:rsidR="00A538CC">
        <w:rPr>
          <w:rFonts w:asciiTheme="minorEastAsia" w:eastAsiaTheme="minorEastAsia" w:hAnsiTheme="minorEastAsia"/>
          <w:bCs/>
          <w:color w:val="000000" w:themeColor="text1"/>
          <w:sz w:val="20"/>
        </w:rPr>
        <w:t>.</w:t>
      </w:r>
      <w:r w:rsidR="001C6A63" w:rsidRPr="001C6A63">
        <w:rPr>
          <w:rFonts w:asciiTheme="minorEastAsia" w:eastAsiaTheme="minorEastAsia" w:hAnsiTheme="minorEastAsia"/>
          <w:bCs/>
          <w:color w:val="000000" w:themeColor="text1"/>
          <w:sz w:val="20"/>
        </w:rPr>
        <w:t>これらの条件を選定した理由は</w:t>
      </w:r>
      <w:r w:rsidR="003A06FE">
        <w:rPr>
          <w:rFonts w:asciiTheme="minorEastAsia" w:eastAsiaTheme="minorEastAsia" w:hAnsiTheme="minorEastAsia"/>
          <w:bCs/>
          <w:color w:val="000000" w:themeColor="text1"/>
          <w:sz w:val="20"/>
        </w:rPr>
        <w:t>,</w:t>
      </w:r>
      <w:r w:rsidR="001C6A63" w:rsidRPr="001C6A63">
        <w:rPr>
          <w:rFonts w:asciiTheme="minorEastAsia" w:eastAsiaTheme="minorEastAsia" w:hAnsiTheme="minorEastAsia"/>
          <w:bCs/>
          <w:color w:val="000000" w:themeColor="text1"/>
          <w:sz w:val="20"/>
        </w:rPr>
        <w:t>垂直な座位から水平な仰臥位に至るまでの姿勢の連続的な変化が</w:t>
      </w:r>
      <w:r w:rsidR="003A06FE">
        <w:rPr>
          <w:rFonts w:asciiTheme="minorEastAsia" w:eastAsiaTheme="minorEastAsia" w:hAnsiTheme="minorEastAsia"/>
          <w:bCs/>
          <w:color w:val="000000" w:themeColor="text1"/>
          <w:sz w:val="20"/>
        </w:rPr>
        <w:t>,</w:t>
      </w:r>
      <w:r w:rsidR="001C6A63" w:rsidRPr="001C6A63">
        <w:rPr>
          <w:rFonts w:asciiTheme="minorEastAsia" w:eastAsiaTheme="minorEastAsia" w:hAnsiTheme="minorEastAsia"/>
          <w:bCs/>
          <w:color w:val="000000" w:themeColor="text1"/>
          <w:sz w:val="20"/>
        </w:rPr>
        <w:t>インタラクション</w:t>
      </w:r>
      <w:r w:rsidR="00FC7889">
        <w:rPr>
          <w:rFonts w:asciiTheme="minorEastAsia" w:eastAsiaTheme="minorEastAsia" w:hAnsiTheme="minorEastAsia" w:hint="eastAsia"/>
          <w:bCs/>
          <w:color w:val="000000" w:themeColor="text1"/>
          <w:sz w:val="20"/>
        </w:rPr>
        <w:t>特性</w:t>
      </w:r>
      <w:r w:rsidR="001C6A63" w:rsidRPr="001C6A63">
        <w:rPr>
          <w:rFonts w:asciiTheme="minorEastAsia" w:eastAsiaTheme="minorEastAsia" w:hAnsiTheme="minorEastAsia"/>
          <w:bCs/>
          <w:color w:val="000000" w:themeColor="text1"/>
          <w:sz w:val="20"/>
        </w:rPr>
        <w:t>に与える影響を段階的に評価するためである</w:t>
      </w:r>
      <w:r w:rsidR="003A06FE">
        <w:rPr>
          <w:rFonts w:asciiTheme="minorEastAsia" w:eastAsiaTheme="minorEastAsia" w:hAnsiTheme="minorEastAsia"/>
          <w:bCs/>
          <w:color w:val="000000" w:themeColor="text1"/>
          <w:sz w:val="20"/>
        </w:rPr>
        <w:t>.</w:t>
      </w:r>
      <w:r w:rsidR="00B27CE9">
        <w:rPr>
          <w:rFonts w:asciiTheme="minorEastAsia" w:eastAsiaTheme="minorEastAsia" w:hAnsiTheme="minorEastAsia" w:hint="eastAsia"/>
          <w:bCs/>
          <w:color w:val="000000" w:themeColor="text1"/>
          <w:sz w:val="20"/>
        </w:rPr>
        <w:t>座位</w:t>
      </w:r>
      <w:r w:rsidR="00B27CE9">
        <w:rPr>
          <w:rFonts w:asciiTheme="minorEastAsia" w:eastAsiaTheme="minorEastAsia" w:hAnsiTheme="minorEastAsia"/>
          <w:bCs/>
          <w:color w:val="000000" w:themeColor="text1"/>
          <w:sz w:val="20"/>
        </w:rPr>
        <w:t>,</w:t>
      </w:r>
      <w:r w:rsidR="00B27CE9">
        <w:rPr>
          <w:rFonts w:asciiTheme="minorEastAsia" w:eastAsiaTheme="minorEastAsia" w:hAnsiTheme="minorEastAsia" w:hint="eastAsia"/>
          <w:bCs/>
          <w:color w:val="000000" w:themeColor="text1"/>
          <w:sz w:val="20"/>
        </w:rPr>
        <w:t>半座位</w:t>
      </w:r>
      <w:r w:rsidR="00B27CE9">
        <w:rPr>
          <w:rFonts w:asciiTheme="minorEastAsia" w:eastAsiaTheme="minorEastAsia" w:hAnsiTheme="minorEastAsia"/>
          <w:bCs/>
          <w:color w:val="000000" w:themeColor="text1"/>
          <w:sz w:val="20"/>
        </w:rPr>
        <w:t>,</w:t>
      </w:r>
      <w:r w:rsidR="00B27CE9">
        <w:rPr>
          <w:rFonts w:asciiTheme="minorEastAsia" w:eastAsiaTheme="minorEastAsia" w:hAnsiTheme="minorEastAsia" w:hint="eastAsia"/>
          <w:bCs/>
          <w:color w:val="000000" w:themeColor="text1"/>
          <w:sz w:val="20"/>
        </w:rPr>
        <w:t>仰臥位</w:t>
      </w:r>
      <w:r w:rsidR="00E1240F">
        <w:rPr>
          <w:rFonts w:asciiTheme="minorEastAsia" w:eastAsiaTheme="minorEastAsia" w:hAnsiTheme="minorEastAsia" w:hint="eastAsia"/>
          <w:bCs/>
          <w:color w:val="000000" w:themeColor="text1"/>
          <w:sz w:val="20"/>
        </w:rPr>
        <w:t>の３</w:t>
      </w:r>
      <w:r w:rsidR="003C1BA0">
        <w:rPr>
          <w:rFonts w:asciiTheme="minorEastAsia" w:eastAsiaTheme="minorEastAsia" w:hAnsiTheme="minorEastAsia" w:hint="eastAsia"/>
          <w:bCs/>
          <w:color w:val="000000" w:themeColor="text1"/>
          <w:sz w:val="20"/>
        </w:rPr>
        <w:t>つの体位</w:t>
      </w:r>
      <w:r w:rsidR="00E1240F">
        <w:rPr>
          <w:rFonts w:asciiTheme="minorEastAsia" w:eastAsiaTheme="minorEastAsia" w:hAnsiTheme="minorEastAsia" w:hint="eastAsia"/>
          <w:bCs/>
          <w:color w:val="000000" w:themeColor="text1"/>
          <w:sz w:val="20"/>
        </w:rPr>
        <w:t>条件</w:t>
      </w:r>
      <w:r w:rsidR="00A90E3D">
        <w:rPr>
          <w:rFonts w:asciiTheme="minorEastAsia" w:eastAsiaTheme="minorEastAsia" w:hAnsiTheme="minorEastAsia" w:hint="eastAsia"/>
          <w:bCs/>
          <w:color w:val="000000" w:themeColor="text1"/>
          <w:sz w:val="20"/>
        </w:rPr>
        <w:t>を</w:t>
      </w:r>
      <w:r w:rsidR="006E1E0E">
        <w:rPr>
          <w:rFonts w:asciiTheme="minorEastAsia" w:eastAsiaTheme="minorEastAsia" w:hAnsiTheme="minorEastAsia" w:hint="eastAsia"/>
          <w:bCs/>
          <w:color w:val="000000" w:themeColor="text1"/>
          <w:sz w:val="20"/>
        </w:rPr>
        <w:t>図１に示す</w:t>
      </w:r>
      <w:r w:rsidR="006E1E0E">
        <w:rPr>
          <w:rFonts w:asciiTheme="minorEastAsia" w:eastAsiaTheme="minorEastAsia" w:hAnsiTheme="minorEastAsia"/>
          <w:bCs/>
          <w:color w:val="000000" w:themeColor="text1"/>
          <w:sz w:val="20"/>
        </w:rPr>
        <w:t>.</w:t>
      </w:r>
    </w:p>
    <w:p w14:paraId="7C6A38AA" w14:textId="0B4F2C91" w:rsidR="00703ED7" w:rsidRDefault="00482ECA" w:rsidP="00500121">
      <w:pPr>
        <w:rPr>
          <w:rFonts w:asciiTheme="minorEastAsia" w:eastAsiaTheme="minorEastAsia" w:hAnsiTheme="minorEastAsia"/>
          <w:bCs/>
          <w:color w:val="EE0000"/>
          <w:sz w:val="20"/>
        </w:rPr>
      </w:pPr>
      <w:r>
        <w:rPr>
          <w:rFonts w:asciiTheme="minorEastAsia" w:eastAsiaTheme="minorEastAsia" w:hAnsiTheme="minorEastAsia" w:hint="eastAsia"/>
          <w:bCs/>
          <w:color w:val="000000" w:themeColor="text1"/>
          <w:sz w:val="20"/>
        </w:rPr>
        <w:t xml:space="preserve">　</w:t>
      </w:r>
      <w:r w:rsidR="00740988" w:rsidRPr="00740988">
        <w:rPr>
          <w:rFonts w:asciiTheme="minorEastAsia" w:eastAsiaTheme="minorEastAsia" w:hAnsiTheme="minorEastAsia" w:hint="eastAsia"/>
          <w:bCs/>
          <w:color w:val="000000" w:themeColor="text1"/>
          <w:sz w:val="20"/>
        </w:rPr>
        <w:t>本実験</w:t>
      </w:r>
      <w:r w:rsidR="0017592A">
        <w:rPr>
          <w:rFonts w:asciiTheme="minorEastAsia" w:eastAsiaTheme="minorEastAsia" w:hAnsiTheme="minorEastAsia" w:hint="eastAsia"/>
          <w:bCs/>
          <w:color w:val="000000" w:themeColor="text1"/>
          <w:sz w:val="20"/>
        </w:rPr>
        <w:t>の実験条件を表</w:t>
      </w:r>
      <w:r w:rsidR="00E804E2">
        <w:rPr>
          <w:rFonts w:asciiTheme="minorEastAsia" w:eastAsiaTheme="minorEastAsia" w:hAnsiTheme="minorEastAsia" w:hint="eastAsia"/>
          <w:bCs/>
          <w:color w:val="000000" w:themeColor="text1"/>
          <w:sz w:val="20"/>
        </w:rPr>
        <w:t>１</w:t>
      </w:r>
      <w:r w:rsidR="00927AC7" w:rsidRPr="00B913F3">
        <w:rPr>
          <w:rFonts w:asciiTheme="minorEastAsia" w:eastAsiaTheme="minorEastAsia" w:hAnsiTheme="minorEastAsia"/>
          <w:bCs/>
          <w:color w:val="EE0000"/>
          <w:sz w:val="20"/>
          <w:highlight w:val="yellow"/>
        </w:rPr>
        <w:t>,実験設定および評価指標</w:t>
      </w:r>
      <w:r w:rsidR="00927AC7" w:rsidRPr="00B913F3">
        <w:rPr>
          <w:rFonts w:asciiTheme="minorEastAsia" w:eastAsiaTheme="minorEastAsia" w:hAnsiTheme="minorEastAsia" w:hint="eastAsia"/>
          <w:bCs/>
          <w:color w:val="EE0000"/>
          <w:sz w:val="20"/>
          <w:highlight w:val="yellow"/>
        </w:rPr>
        <w:t>を表</w:t>
      </w:r>
      <w:r w:rsidR="00E804E2">
        <w:rPr>
          <w:rFonts w:asciiTheme="minorEastAsia" w:eastAsiaTheme="minorEastAsia" w:hAnsiTheme="minorEastAsia" w:hint="eastAsia"/>
          <w:bCs/>
          <w:color w:val="EE0000"/>
          <w:sz w:val="20"/>
          <w:highlight w:val="yellow"/>
        </w:rPr>
        <w:t>２</w:t>
      </w:r>
      <w:r w:rsidR="0017592A">
        <w:rPr>
          <w:rFonts w:asciiTheme="minorEastAsia" w:eastAsiaTheme="minorEastAsia" w:hAnsiTheme="minorEastAsia" w:hint="eastAsia"/>
          <w:bCs/>
          <w:color w:val="000000" w:themeColor="text1"/>
          <w:sz w:val="20"/>
        </w:rPr>
        <w:t>に示す</w:t>
      </w:r>
      <w:r w:rsidR="00B434C5">
        <w:rPr>
          <w:rFonts w:asciiTheme="minorEastAsia" w:eastAsiaTheme="minorEastAsia" w:hAnsiTheme="minorEastAsia" w:hint="eastAsia"/>
          <w:bCs/>
          <w:color w:val="000000" w:themeColor="text1"/>
          <w:sz w:val="20"/>
        </w:rPr>
        <w:t>.</w:t>
      </w:r>
      <w:r w:rsidR="0017592A">
        <w:rPr>
          <w:rFonts w:asciiTheme="minorEastAsia" w:eastAsiaTheme="minorEastAsia" w:hAnsiTheme="minorEastAsia" w:hint="eastAsia"/>
          <w:bCs/>
          <w:color w:val="000000" w:themeColor="text1"/>
          <w:sz w:val="20"/>
        </w:rPr>
        <w:t>実験参加者は大学生12名とした</w:t>
      </w:r>
      <w:r w:rsidR="00B434C5">
        <w:rPr>
          <w:rFonts w:asciiTheme="minorEastAsia" w:eastAsiaTheme="minorEastAsia" w:hAnsiTheme="minorEastAsia" w:hint="eastAsia"/>
          <w:bCs/>
          <w:color w:val="000000" w:themeColor="text1"/>
          <w:sz w:val="20"/>
        </w:rPr>
        <w:t>.</w:t>
      </w:r>
      <w:r w:rsidR="009525FF" w:rsidRPr="00B913F3">
        <w:rPr>
          <w:rFonts w:asciiTheme="minorEastAsia" w:eastAsiaTheme="minorEastAsia" w:hAnsiTheme="minorEastAsia" w:hint="eastAsia"/>
          <w:bCs/>
          <w:color w:val="EE0000"/>
          <w:sz w:val="20"/>
          <w:highlight w:val="yellow"/>
        </w:rPr>
        <w:t>実施タスクには，</w:t>
      </w:r>
      <w:r w:rsidR="009525FF" w:rsidRPr="00B913F3">
        <w:rPr>
          <w:rFonts w:asciiTheme="minorEastAsia" w:eastAsiaTheme="minorEastAsia" w:hAnsiTheme="minorEastAsia"/>
          <w:bCs/>
          <w:color w:val="EE0000"/>
          <w:sz w:val="20"/>
          <w:highlight w:val="yellow"/>
        </w:rPr>
        <w:t>Unityで構築したVR環境において，Meta Quest 3のHMDを装着した状態で球体ターゲットをポインティングしてクリックするタスクを用いた</w:t>
      </w:r>
      <w:r w:rsidR="00B76163">
        <w:rPr>
          <w:rFonts w:asciiTheme="minorEastAsia" w:eastAsiaTheme="minorEastAsia" w:hAnsiTheme="minorEastAsia" w:hint="eastAsia"/>
          <w:bCs/>
          <w:color w:val="EE0000"/>
          <w:sz w:val="20"/>
          <w:highlight w:val="yellow"/>
        </w:rPr>
        <w:t>.</w:t>
      </w:r>
      <w:r w:rsidR="00543625" w:rsidRPr="00B913F3">
        <w:rPr>
          <w:rFonts w:asciiTheme="minorEastAsia" w:eastAsiaTheme="minorEastAsia" w:hAnsiTheme="minorEastAsia"/>
          <w:bCs/>
          <w:color w:val="EE0000"/>
          <w:sz w:val="20"/>
          <w:highlight w:val="yellow"/>
        </w:rPr>
        <w:t>参加者には，ターゲットを視認した後，右手コントローラから表示されるカーソルを用いてターゲットをポインティングし，できるだけ早くトリガーボタンを押すよう指示</w:t>
      </w:r>
      <w:r w:rsidR="00203354">
        <w:rPr>
          <w:rFonts w:asciiTheme="minorEastAsia" w:eastAsiaTheme="minorEastAsia" w:hAnsiTheme="minorEastAsia" w:hint="eastAsia"/>
          <w:bCs/>
          <w:color w:val="EE0000"/>
          <w:sz w:val="20"/>
          <w:highlight w:val="yellow"/>
        </w:rPr>
        <w:t>を行った</w:t>
      </w:r>
      <w:r w:rsidR="00B76163">
        <w:rPr>
          <w:rFonts w:asciiTheme="minorEastAsia" w:eastAsiaTheme="minorEastAsia" w:hAnsiTheme="minorEastAsia"/>
          <w:bCs/>
          <w:color w:val="EE0000"/>
          <w:sz w:val="20"/>
          <w:highlight w:val="yellow"/>
        </w:rPr>
        <w:t>.</w:t>
      </w:r>
      <w:r w:rsidR="009525FF" w:rsidRPr="00B913F3">
        <w:rPr>
          <w:rFonts w:asciiTheme="minorEastAsia" w:eastAsiaTheme="minorEastAsia" w:hAnsiTheme="minorEastAsia" w:hint="eastAsia"/>
          <w:bCs/>
          <w:color w:val="EE0000"/>
          <w:sz w:val="20"/>
          <w:highlight w:val="yellow"/>
        </w:rPr>
        <w:t>各試行の開始前には，視線および</w:t>
      </w:r>
      <w:r w:rsidR="009525FF" w:rsidRPr="00B913F3">
        <w:rPr>
          <w:rFonts w:asciiTheme="minorEastAsia" w:eastAsiaTheme="minorEastAsia" w:hAnsiTheme="minorEastAsia"/>
          <w:bCs/>
          <w:color w:val="EE0000"/>
          <w:sz w:val="20"/>
          <w:highlight w:val="yellow"/>
        </w:rPr>
        <w:t>HMDの向きを正面中央に戻すことで初期視線条件を統</w:t>
      </w:r>
      <w:r w:rsidR="009525FF" w:rsidRPr="00B913F3">
        <w:rPr>
          <w:rFonts w:asciiTheme="minorEastAsia" w:eastAsiaTheme="minorEastAsia" w:hAnsiTheme="minorEastAsia"/>
          <w:bCs/>
          <w:color w:val="EE0000"/>
          <w:sz w:val="20"/>
          <w:highlight w:val="yellow"/>
        </w:rPr>
        <w:t>一した</w:t>
      </w:r>
      <w:r w:rsidR="00B76163">
        <w:rPr>
          <w:rFonts w:asciiTheme="minorEastAsia" w:eastAsiaTheme="minorEastAsia" w:hAnsiTheme="minorEastAsia" w:hint="eastAsia"/>
          <w:bCs/>
          <w:color w:val="EE0000"/>
          <w:sz w:val="20"/>
          <w:highlight w:val="yellow"/>
        </w:rPr>
        <w:t>.</w:t>
      </w:r>
      <w:r w:rsidR="009525FF" w:rsidRPr="00B913F3">
        <w:rPr>
          <w:rFonts w:asciiTheme="minorEastAsia" w:eastAsiaTheme="minorEastAsia" w:hAnsiTheme="minorEastAsia" w:hint="eastAsia"/>
          <w:bCs/>
          <w:color w:val="EE0000"/>
          <w:sz w:val="20"/>
          <w:highlight w:val="yellow"/>
        </w:rPr>
        <w:t>カーソルをターゲット上に重ねた状態でトリガーボタンが入力されるとクリックと判定し，この入力をもって</w:t>
      </w:r>
      <w:r w:rsidR="009525FF" w:rsidRPr="00B913F3">
        <w:rPr>
          <w:rFonts w:asciiTheme="minorEastAsia" w:eastAsiaTheme="minorEastAsia" w:hAnsiTheme="minorEastAsia"/>
          <w:bCs/>
          <w:color w:val="EE0000"/>
          <w:sz w:val="20"/>
          <w:highlight w:val="yellow"/>
        </w:rPr>
        <w:t>1試行の終了とした</w:t>
      </w:r>
      <w:r w:rsidR="00B76163">
        <w:rPr>
          <w:rFonts w:asciiTheme="minorEastAsia" w:eastAsiaTheme="minorEastAsia" w:hAnsiTheme="minorEastAsia" w:hint="eastAsia"/>
          <w:bCs/>
          <w:color w:val="EE0000"/>
          <w:sz w:val="20"/>
          <w:highlight w:val="yellow"/>
        </w:rPr>
        <w:t>.</w:t>
      </w:r>
      <w:r w:rsidR="009525FF" w:rsidRPr="00B913F3">
        <w:rPr>
          <w:rFonts w:asciiTheme="minorEastAsia" w:eastAsiaTheme="minorEastAsia" w:hAnsiTheme="minorEastAsia" w:hint="eastAsia"/>
          <w:bCs/>
          <w:color w:val="EE0000"/>
          <w:sz w:val="20"/>
          <w:highlight w:val="yellow"/>
        </w:rPr>
        <w:t>その後，次試行へ移行した</w:t>
      </w:r>
      <w:r w:rsidR="00B76163">
        <w:rPr>
          <w:rFonts w:asciiTheme="minorEastAsia" w:eastAsiaTheme="minorEastAsia" w:hAnsiTheme="minorEastAsia" w:hint="eastAsia"/>
          <w:bCs/>
          <w:color w:val="EE0000"/>
          <w:sz w:val="20"/>
          <w:highlight w:val="yellow"/>
        </w:rPr>
        <w:t>.</w:t>
      </w:r>
      <w:r w:rsidR="00285F75" w:rsidRPr="00B913F3">
        <w:rPr>
          <w:rFonts w:asciiTheme="minorEastAsia" w:eastAsiaTheme="minorEastAsia" w:hAnsiTheme="minorEastAsia"/>
          <w:bCs/>
          <w:color w:val="EE0000"/>
          <w:sz w:val="20"/>
          <w:highlight w:val="yellow"/>
        </w:rPr>
        <w:t>VR</w:t>
      </w:r>
      <w:r w:rsidR="00285F75">
        <w:rPr>
          <w:rFonts w:asciiTheme="minorEastAsia" w:eastAsiaTheme="minorEastAsia" w:hAnsiTheme="minorEastAsia" w:hint="eastAsia"/>
          <w:bCs/>
          <w:color w:val="EE0000"/>
          <w:sz w:val="20"/>
          <w:highlight w:val="yellow"/>
        </w:rPr>
        <w:t>空間内のターゲットと</w:t>
      </w:r>
      <w:r w:rsidR="005734C2">
        <w:rPr>
          <w:rFonts w:asciiTheme="minorEastAsia" w:eastAsiaTheme="minorEastAsia" w:hAnsiTheme="minorEastAsia" w:hint="eastAsia"/>
          <w:bCs/>
          <w:color w:val="EE0000"/>
          <w:sz w:val="20"/>
          <w:highlight w:val="yellow"/>
        </w:rPr>
        <w:t>,</w:t>
      </w:r>
      <w:r w:rsidR="008512B1">
        <w:rPr>
          <w:rFonts w:asciiTheme="minorEastAsia" w:eastAsiaTheme="minorEastAsia" w:hAnsiTheme="minorEastAsia" w:hint="eastAsia"/>
          <w:bCs/>
          <w:color w:val="EE0000"/>
          <w:sz w:val="20"/>
          <w:highlight w:val="yellow"/>
        </w:rPr>
        <w:t>タスク手順について図</w:t>
      </w:r>
      <w:r w:rsidR="00DB3C93">
        <w:rPr>
          <w:rFonts w:asciiTheme="minorEastAsia" w:eastAsiaTheme="minorEastAsia" w:hAnsiTheme="minorEastAsia" w:hint="eastAsia"/>
          <w:bCs/>
          <w:color w:val="EE0000"/>
          <w:sz w:val="20"/>
          <w:highlight w:val="yellow"/>
        </w:rPr>
        <w:t>２</w:t>
      </w:r>
      <w:r w:rsidR="008512B1">
        <w:rPr>
          <w:rFonts w:asciiTheme="minorEastAsia" w:eastAsiaTheme="minorEastAsia" w:hAnsiTheme="minorEastAsia" w:hint="eastAsia"/>
          <w:bCs/>
          <w:color w:val="EE0000"/>
          <w:sz w:val="20"/>
          <w:highlight w:val="yellow"/>
        </w:rPr>
        <w:t>に示す</w:t>
      </w:r>
      <w:r w:rsidR="008512B1">
        <w:rPr>
          <w:rFonts w:asciiTheme="minorEastAsia" w:eastAsiaTheme="minorEastAsia" w:hAnsiTheme="minorEastAsia"/>
          <w:bCs/>
          <w:color w:val="EE0000"/>
          <w:sz w:val="20"/>
        </w:rPr>
        <w:t>.</w:t>
      </w:r>
    </w:p>
    <w:p w14:paraId="11EB6745" w14:textId="40EA2C25" w:rsidR="002E7921" w:rsidRDefault="002D3DBF" w:rsidP="00500121">
      <w:pPr>
        <w:rPr>
          <w:rFonts w:asciiTheme="minorEastAsia" w:eastAsiaTheme="minorEastAsia" w:hAnsiTheme="minorEastAsia"/>
          <w:bCs/>
          <w:color w:val="000000" w:themeColor="text1"/>
          <w:sz w:val="20"/>
        </w:rPr>
      </w:pPr>
      <w:r>
        <w:rPr>
          <w:rFonts w:asciiTheme="minorEastAsia" w:eastAsiaTheme="minorEastAsia" w:hAnsiTheme="minorEastAsia" w:hint="eastAsia"/>
          <w:bCs/>
          <w:noProof/>
          <w:color w:val="000000" w:themeColor="text1"/>
          <w:sz w:val="20"/>
        </w:rPr>
        <mc:AlternateContent>
          <mc:Choice Requires="wpg">
            <w:drawing>
              <wp:inline distT="0" distB="0" distL="0" distR="0" wp14:anchorId="4F20D328" wp14:editId="0C3AAA0D">
                <wp:extent cx="2942590" cy="1514042"/>
                <wp:effectExtent l="0" t="0" r="3810" b="0"/>
                <wp:docPr id="1015391827" name="グループ化 6"/>
                <wp:cNvGraphicFramePr/>
                <a:graphic xmlns:a="http://schemas.openxmlformats.org/drawingml/2006/main">
                  <a:graphicData uri="http://schemas.microsoft.com/office/word/2010/wordprocessingGroup">
                    <wpg:wgp>
                      <wpg:cNvGrpSpPr/>
                      <wpg:grpSpPr>
                        <a:xfrm>
                          <a:off x="0" y="0"/>
                          <a:ext cx="2942590" cy="1514042"/>
                          <a:chOff x="-201358" y="-93408"/>
                          <a:chExt cx="3368622" cy="1685926"/>
                        </a:xfrm>
                      </wpg:grpSpPr>
                      <wps:wsp>
                        <wps:cNvPr id="720538816" name="テキスト ボックス 5"/>
                        <wps:cNvSpPr txBox="1"/>
                        <wps:spPr>
                          <a:xfrm>
                            <a:off x="-137953" y="1203008"/>
                            <a:ext cx="3216095" cy="389510"/>
                          </a:xfrm>
                          <a:prstGeom prst="rect">
                            <a:avLst/>
                          </a:prstGeom>
                          <a:solidFill>
                            <a:schemeClr val="lt1"/>
                          </a:solidFill>
                          <a:ln w="6350">
                            <a:noFill/>
                          </a:ln>
                        </wps:spPr>
                        <wps:txbx>
                          <w:txbxContent>
                            <w:p w14:paraId="1DAB4D5D" w14:textId="77777777" w:rsidR="002D3DBF" w:rsidRDefault="002D3DBF" w:rsidP="002D3DBF">
                              <w:pPr>
                                <w:jc w:val="center"/>
                                <w:rPr>
                                  <w:sz w:val="20"/>
                                  <w:szCs w:val="20"/>
                                </w:rPr>
                              </w:pPr>
                              <w:r w:rsidRPr="00450790">
                                <w:rPr>
                                  <w:rFonts w:hint="eastAsia"/>
                                  <w:sz w:val="20"/>
                                  <w:szCs w:val="20"/>
                                </w:rPr>
                                <w:t>図１</w:t>
                              </w:r>
                              <w:r>
                                <w:rPr>
                                  <w:sz w:val="20"/>
                                  <w:szCs w:val="20"/>
                                </w:rPr>
                                <w:t xml:space="preserve"> </w:t>
                              </w:r>
                              <w:r>
                                <w:rPr>
                                  <w:rFonts w:hint="eastAsia"/>
                                  <w:sz w:val="20"/>
                                  <w:szCs w:val="20"/>
                                </w:rPr>
                                <w:t>体位条件</w:t>
                              </w:r>
                            </w:p>
                            <w:p w14:paraId="4FC3A301" w14:textId="77777777" w:rsidR="002D3DBF" w:rsidRPr="00450790" w:rsidRDefault="002D3DBF" w:rsidP="002D3DBF">
                              <w:pPr>
                                <w:jc w:val="center"/>
                                <w:rPr>
                                  <w:sz w:val="20"/>
                                  <w:szCs w:val="20"/>
                                </w:rPr>
                              </w:pPr>
                              <w:r>
                                <w:rPr>
                                  <w:rFonts w:hint="eastAsia"/>
                                  <w:sz w:val="20"/>
                                  <w:szCs w:val="20"/>
                                </w:rPr>
                                <w:t xml:space="preserve">Fig.1 </w:t>
                              </w:r>
                              <w:r>
                                <w:rPr>
                                  <w:sz w:val="20"/>
                                  <w:szCs w:val="20"/>
                                </w:rPr>
                                <w:t>Experimental condition</w:t>
                              </w:r>
                              <w:r w:rsidRPr="00FE63F1">
                                <w:rPr>
                                  <w:color w:val="EE0000"/>
                                  <w:sz w:val="20"/>
                                  <w:szCs w:val="20"/>
                                  <w:highlight w:val="yellow"/>
                                </w:rPr>
                                <w:t>s</w:t>
                              </w:r>
                              <w:r>
                                <w:rPr>
                                  <w:sz w:val="20"/>
                                  <w:szCs w:val="20"/>
                                </w:rPr>
                                <w:t xml:space="preserve"> in body position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2140204046" name="図 9"/>
                          <pic:cNvPicPr>
                            <a:picLocks noChangeAspect="1"/>
                          </pic:cNvPicPr>
                        </pic:nvPicPr>
                        <pic:blipFill>
                          <a:blip r:embed="rId9" cstate="print">
                            <a:extLst>
                              <a:ext uri="{28A0092B-C50C-407E-A947-70E740481C1C}">
                                <a14:useLocalDpi xmlns:a14="http://schemas.microsoft.com/office/drawing/2010/main" val="0"/>
                              </a:ext>
                            </a:extLst>
                          </a:blip>
                          <a:srcRect/>
                          <a:stretch/>
                        </pic:blipFill>
                        <pic:spPr>
                          <a:xfrm>
                            <a:off x="-201358" y="-93408"/>
                            <a:ext cx="3368622" cy="1245911"/>
                          </a:xfrm>
                          <a:prstGeom prst="rect">
                            <a:avLst/>
                          </a:prstGeom>
                        </pic:spPr>
                      </pic:pic>
                    </wpg:wgp>
                  </a:graphicData>
                </a:graphic>
              </wp:inline>
            </w:drawing>
          </mc:Choice>
          <mc:Fallback>
            <w:pict>
              <v:group w14:anchorId="4F20D328" id="グループ化 6" o:spid="_x0000_s1029" style="width:231.7pt;height:119.2pt;mso-position-horizontal-relative:char;mso-position-vertical-relative:line" coordorigin="-2013,-934" coordsize="33686,16859"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">
                <v:shape id="テキスト ボックス 5" o:spid="_x0000_s1030" type="#_x0000_t202" style="position:absolute;left:-1379;top:12030;width:32160;height:389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" fillcolor="white [3201]" stroked="f" strokeweight=".5pt">
                  <v:textbox inset="0,0,0,0">
                    <w:txbxContent>
                      <w:p w14:paraId="1DAB4D5D" w14:textId="77777777" w:rsidR="002D3DBF" w:rsidRDefault="002D3DBF" w:rsidP="002D3DBF">
                        <w:pPr>
                          <w:jc w:val="center"/>
                          <w:rPr>
                            <w:sz w:val="20"/>
                            <w:szCs w:val="20"/>
                          </w:rPr>
                        </w:pPr>
                        <w:r w:rsidRPr="00450790">
                          <w:rPr>
                            <w:rFonts w:hint="eastAsia"/>
                            <w:sz w:val="20"/>
                            <w:szCs w:val="20"/>
                          </w:rPr>
                          <w:t>図１</w:t>
                        </w:r>
                        <w:r>
                          <w:rPr>
                            <w:sz w:val="20"/>
                            <w:szCs w:val="20"/>
                          </w:rPr>
                          <w:t xml:space="preserve"> </w:t>
                        </w:r>
                        <w:r>
                          <w:rPr>
                            <w:rFonts w:hint="eastAsia"/>
                            <w:sz w:val="20"/>
                            <w:szCs w:val="20"/>
                          </w:rPr>
                          <w:t>体位条件</w:t>
                        </w:r>
                      </w:p>
                      <w:p w14:paraId="4FC3A301" w14:textId="77777777" w:rsidR="002D3DBF" w:rsidRPr="00450790" w:rsidRDefault="002D3DBF" w:rsidP="002D3DBF">
                        <w:pPr>
                          <w:jc w:val="center"/>
                          <w:rPr>
                            <w:sz w:val="20"/>
                            <w:szCs w:val="20"/>
                          </w:rPr>
                        </w:pPr>
                        <w:r>
                          <w:rPr>
                            <w:rFonts w:hint="eastAsia"/>
                            <w:sz w:val="20"/>
                            <w:szCs w:val="20"/>
                          </w:rPr>
                          <w:t xml:space="preserve">Fig.1 </w:t>
                        </w:r>
                        <w:r>
                          <w:rPr>
                            <w:sz w:val="20"/>
                            <w:szCs w:val="20"/>
                          </w:rPr>
                          <w:t>Experimental condition</w:t>
                        </w:r>
                        <w:r w:rsidRPr="00FE63F1">
                          <w:rPr>
                            <w:color w:val="EE0000"/>
                            <w:sz w:val="20"/>
                            <w:szCs w:val="20"/>
                            <w:highlight w:val="yellow"/>
                          </w:rPr>
                          <w:t>s</w:t>
                        </w:r>
                        <w:r>
                          <w:rPr>
                            <w:sz w:val="20"/>
                            <w:szCs w:val="20"/>
                          </w:rPr>
                          <w:t xml:space="preserve"> in body position</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図 9" o:spid="_x0000_s1031" type="#_x0000_t75" style="position:absolute;left:-2013;top:-934;width:33685;height:1245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">
                  <v:imagedata r:id="rId10" o:title=""/>
                </v:shape>
                <w10:anchorlock/>
              </v:group>
            </w:pict>
          </mc:Fallback>
        </mc:AlternateContent>
      </w:r>
      <w:r w:rsidR="00703ED7">
        <w:rPr>
          <w:rFonts w:asciiTheme="minorEastAsia" w:eastAsiaTheme="minorEastAsia" w:hAnsiTheme="minorEastAsia" w:hint="eastAsia"/>
          <w:bCs/>
          <w:noProof/>
          <w:color w:val="000000" w:themeColor="text1"/>
          <w:sz w:val="20"/>
        </w:rPr>
        <mc:AlternateContent>
          <mc:Choice Requires="wpg">
            <w:drawing>
              <wp:inline distT="0" distB="0" distL="0" distR="0" wp14:anchorId="23A38A0E" wp14:editId="1CC1CA3B">
                <wp:extent cx="2903397" cy="2652017"/>
                <wp:effectExtent l="12700" t="12700" r="17780" b="2540"/>
                <wp:docPr id="605974332" name="グループ化 6"/>
                <wp:cNvGraphicFramePr/>
                <a:graphic xmlns:a="http://schemas.openxmlformats.org/drawingml/2006/main">
                  <a:graphicData uri="http://schemas.microsoft.com/office/word/2010/wordprocessingGroup">
                    <wpg:wgp>
                      <wpg:cNvGrpSpPr/>
                      <wpg:grpSpPr>
                        <a:xfrm>
                          <a:off x="0" y="0"/>
                          <a:ext cx="2903397" cy="2652017"/>
                          <a:chOff x="-137707" y="-93409"/>
                          <a:chExt cx="3323754" cy="2953090"/>
                        </a:xfrm>
                      </wpg:grpSpPr>
                      <wps:wsp>
                        <wps:cNvPr id="1165791619" name="テキスト ボックス 5"/>
                        <wps:cNvSpPr txBox="1"/>
                        <wps:spPr>
                          <a:xfrm>
                            <a:off x="-30048" y="2175348"/>
                            <a:ext cx="3216095" cy="684333"/>
                          </a:xfrm>
                          <a:prstGeom prst="rect">
                            <a:avLst/>
                          </a:prstGeom>
                          <a:solidFill>
                            <a:schemeClr val="lt1"/>
                          </a:solidFill>
                          <a:ln w="6350">
                            <a:noFill/>
                          </a:ln>
                        </wps:spPr>
                        <wps:txbx>
                          <w:txbxContent>
                            <w:p w14:paraId="2E9FE256" w14:textId="77777777" w:rsidR="00703ED7" w:rsidRDefault="00703ED7" w:rsidP="00703ED7">
                              <w:pPr>
                                <w:jc w:val="center"/>
                                <w:rPr>
                                  <w:sz w:val="20"/>
                                  <w:szCs w:val="20"/>
                                </w:rPr>
                              </w:pPr>
                              <w:r w:rsidRPr="00450790">
                                <w:rPr>
                                  <w:rFonts w:hint="eastAsia"/>
                                  <w:sz w:val="20"/>
                                  <w:szCs w:val="20"/>
                                </w:rPr>
                                <w:t>図</w:t>
                              </w:r>
                              <w:r>
                                <w:rPr>
                                  <w:rFonts w:hint="eastAsia"/>
                                  <w:color w:val="EE0000"/>
                                  <w:sz w:val="20"/>
                                  <w:szCs w:val="20"/>
                                  <w:highlight w:val="yellow"/>
                                </w:rPr>
                                <w:t>２</w:t>
                              </w:r>
                              <w:r w:rsidRPr="00D4735B">
                                <w:rPr>
                                  <w:color w:val="EE0000"/>
                                  <w:sz w:val="20"/>
                                  <w:szCs w:val="20"/>
                                  <w:highlight w:val="yellow"/>
                                </w:rPr>
                                <w:t xml:space="preserve"> VR</w:t>
                              </w:r>
                              <w:r w:rsidRPr="00D4735B">
                                <w:rPr>
                                  <w:rFonts w:hint="eastAsia"/>
                                  <w:color w:val="EE0000"/>
                                  <w:sz w:val="20"/>
                                  <w:szCs w:val="20"/>
                                  <w:highlight w:val="yellow"/>
                                </w:rPr>
                                <w:t>空間内のターゲットとタスク手順</w:t>
                              </w:r>
                            </w:p>
                            <w:p w14:paraId="46BAD834" w14:textId="77777777" w:rsidR="00703ED7" w:rsidRPr="00450790" w:rsidRDefault="00703ED7" w:rsidP="00703ED7">
                              <w:pPr>
                                <w:jc w:val="center"/>
                                <w:rPr>
                                  <w:sz w:val="20"/>
                                  <w:szCs w:val="20"/>
                                </w:rPr>
                              </w:pPr>
                              <w:r>
                                <w:rPr>
                                  <w:rFonts w:hint="eastAsia"/>
                                  <w:sz w:val="20"/>
                                  <w:szCs w:val="20"/>
                                </w:rPr>
                                <w:t>Fig.</w:t>
                              </w:r>
                              <w:r w:rsidRPr="00D4735B">
                                <w:rPr>
                                  <w:color w:val="EE0000"/>
                                  <w:sz w:val="20"/>
                                  <w:szCs w:val="20"/>
                                  <w:highlight w:val="yellow"/>
                                </w:rPr>
                                <w:t>2</w:t>
                              </w:r>
                              <w:r>
                                <w:rPr>
                                  <w:rFonts w:hint="eastAsia"/>
                                  <w:sz w:val="20"/>
                                  <w:szCs w:val="20"/>
                                </w:rPr>
                                <w:t xml:space="preserve"> </w:t>
                              </w:r>
                              <w:r w:rsidRPr="00D4735B">
                                <w:rPr>
                                  <w:color w:val="EE0000"/>
                                  <w:sz w:val="20"/>
                                  <w:szCs w:val="20"/>
                                  <w:highlight w:val="yellow"/>
                                </w:rPr>
                                <w:t xml:space="preserve">Targets and </w:t>
                              </w:r>
                              <w:r>
                                <w:rPr>
                                  <w:color w:val="EE0000"/>
                                  <w:sz w:val="20"/>
                                  <w:szCs w:val="20"/>
                                  <w:highlight w:val="yellow"/>
                                </w:rPr>
                                <w:t>t</w:t>
                              </w:r>
                              <w:r w:rsidRPr="00D4735B">
                                <w:rPr>
                                  <w:color w:val="EE0000"/>
                                  <w:sz w:val="20"/>
                                  <w:szCs w:val="20"/>
                                  <w:highlight w:val="yellow"/>
                                </w:rPr>
                                <w:t xml:space="preserve">ask </w:t>
                              </w:r>
                              <w:r>
                                <w:rPr>
                                  <w:color w:val="EE0000"/>
                                  <w:sz w:val="20"/>
                                  <w:szCs w:val="20"/>
                                  <w:highlight w:val="yellow"/>
                                </w:rPr>
                                <w:t>p</w:t>
                              </w:r>
                              <w:r w:rsidRPr="00D4735B">
                                <w:rPr>
                                  <w:color w:val="EE0000"/>
                                  <w:sz w:val="20"/>
                                  <w:szCs w:val="20"/>
                                  <w:highlight w:val="yellow"/>
                                </w:rPr>
                                <w:t xml:space="preserve">rocedure in the </w:t>
                              </w:r>
                              <w:r>
                                <w:rPr>
                                  <w:color w:val="EE0000"/>
                                  <w:sz w:val="20"/>
                                  <w:szCs w:val="20"/>
                                  <w:highlight w:val="yellow"/>
                                </w:rPr>
                                <w:t>v</w:t>
                              </w:r>
                              <w:r w:rsidRPr="00D4735B">
                                <w:rPr>
                                  <w:color w:val="EE0000"/>
                                  <w:sz w:val="20"/>
                                  <w:szCs w:val="20"/>
                                  <w:highlight w:val="yellow"/>
                                </w:rPr>
                                <w:t xml:space="preserve">irtual </w:t>
                              </w:r>
                              <w:r>
                                <w:rPr>
                                  <w:color w:val="EE0000"/>
                                  <w:sz w:val="20"/>
                                  <w:szCs w:val="20"/>
                                  <w:highlight w:val="yellow"/>
                                </w:rPr>
                                <w:t>e</w:t>
                              </w:r>
                              <w:r w:rsidRPr="00D4735B">
                                <w:rPr>
                                  <w:color w:val="EE0000"/>
                                  <w:sz w:val="20"/>
                                  <w:szCs w:val="20"/>
                                  <w:highlight w:val="yellow"/>
                                </w:rPr>
                                <w:t>nvironment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526938743" name="図 9"/>
                          <pic:cNvPicPr>
                            <a:picLocks noChangeAspect="1"/>
                          </pic:cNvPicPr>
                        </pic:nvPicPr>
                        <pic:blipFill>
                          <a:blip r:embed="rId11" cstate="print">
                            <a:extLst>
                              <a:ext uri="{28A0092B-C50C-407E-A947-70E740481C1C}">
                                <a14:useLocalDpi xmlns:a14="http://schemas.microsoft.com/office/drawing/2010/main" val="0"/>
                              </a:ext>
                            </a:extLst>
                          </a:blip>
                          <a:srcRect/>
                          <a:stretch/>
                        </pic:blipFill>
                        <pic:spPr>
                          <a:xfrm>
                            <a:off x="-137707" y="-93409"/>
                            <a:ext cx="3323753" cy="2209148"/>
                          </a:xfrm>
                          <a:prstGeom prst="rect">
                            <a:avLst/>
                          </a:prstGeom>
                          <a:ln>
                            <a:solidFill>
                              <a:schemeClr val="tx1"/>
                            </a:solidFill>
                          </a:ln>
                        </pic:spPr>
                      </pic:pic>
                    </wpg:wgp>
                  </a:graphicData>
                </a:graphic>
              </wp:inline>
            </w:drawing>
          </mc:Choice>
          <mc:Fallback>
            <w:pict>
              <v:group w14:anchorId="23A38A0E" id="_x0000_s1032" style="width:228.6pt;height:208.8pt;mso-position-horizontal-relative:char;mso-position-vertical-relative:line" coordorigin="-1377,-934" coordsize="33237,29530"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">
                <v:shape id="テキスト ボックス 5" o:spid="_x0000_s1033" type="#_x0000_t202" style="position:absolute;left:-300;top:21753;width:32160;height:684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" fillcolor="white [3201]" stroked="f" strokeweight=".5pt">
                  <v:textbox inset="0,0,0,0">
                    <w:txbxContent>
                      <w:p w14:paraId="2E9FE256" w14:textId="77777777" w:rsidR="00703ED7" w:rsidRDefault="00703ED7" w:rsidP="00703ED7">
                        <w:pPr>
                          <w:jc w:val="center"/>
                          <w:rPr>
                            <w:sz w:val="20"/>
                            <w:szCs w:val="20"/>
                          </w:rPr>
                        </w:pPr>
                        <w:r w:rsidRPr="00450790">
                          <w:rPr>
                            <w:rFonts w:hint="eastAsia"/>
                            <w:sz w:val="20"/>
                            <w:szCs w:val="20"/>
                          </w:rPr>
                          <w:t>図</w:t>
                        </w:r>
                        <w:r>
                          <w:rPr>
                            <w:rFonts w:hint="eastAsia"/>
                            <w:color w:val="EE0000"/>
                            <w:sz w:val="20"/>
                            <w:szCs w:val="20"/>
                            <w:highlight w:val="yellow"/>
                          </w:rPr>
                          <w:t>２</w:t>
                        </w:r>
                        <w:r w:rsidRPr="00D4735B">
                          <w:rPr>
                            <w:color w:val="EE0000"/>
                            <w:sz w:val="20"/>
                            <w:szCs w:val="20"/>
                            <w:highlight w:val="yellow"/>
                          </w:rPr>
                          <w:t xml:space="preserve"> VR</w:t>
                        </w:r>
                        <w:r w:rsidRPr="00D4735B">
                          <w:rPr>
                            <w:rFonts w:hint="eastAsia"/>
                            <w:color w:val="EE0000"/>
                            <w:sz w:val="20"/>
                            <w:szCs w:val="20"/>
                            <w:highlight w:val="yellow"/>
                          </w:rPr>
                          <w:t>空間内のターゲットとタスク手順</w:t>
                        </w:r>
                      </w:p>
                      <w:p w14:paraId="46BAD834" w14:textId="77777777" w:rsidR="00703ED7" w:rsidRPr="00450790" w:rsidRDefault="00703ED7" w:rsidP="00703ED7">
                        <w:pPr>
                          <w:jc w:val="center"/>
                          <w:rPr>
                            <w:sz w:val="20"/>
                            <w:szCs w:val="20"/>
                          </w:rPr>
                        </w:pPr>
                        <w:r>
                          <w:rPr>
                            <w:rFonts w:hint="eastAsia"/>
                            <w:sz w:val="20"/>
                            <w:szCs w:val="20"/>
                          </w:rPr>
                          <w:t>Fig.</w:t>
                        </w:r>
                        <w:r w:rsidRPr="00D4735B">
                          <w:rPr>
                            <w:color w:val="EE0000"/>
                            <w:sz w:val="20"/>
                            <w:szCs w:val="20"/>
                            <w:highlight w:val="yellow"/>
                          </w:rPr>
                          <w:t>2</w:t>
                        </w:r>
                        <w:r>
                          <w:rPr>
                            <w:rFonts w:hint="eastAsia"/>
                            <w:sz w:val="20"/>
                            <w:szCs w:val="20"/>
                          </w:rPr>
                          <w:t xml:space="preserve"> </w:t>
                        </w:r>
                        <w:r w:rsidRPr="00D4735B">
                          <w:rPr>
                            <w:color w:val="EE0000"/>
                            <w:sz w:val="20"/>
                            <w:szCs w:val="20"/>
                            <w:highlight w:val="yellow"/>
                          </w:rPr>
                          <w:t xml:space="preserve">Targets and </w:t>
                        </w:r>
                        <w:r>
                          <w:rPr>
                            <w:color w:val="EE0000"/>
                            <w:sz w:val="20"/>
                            <w:szCs w:val="20"/>
                            <w:highlight w:val="yellow"/>
                          </w:rPr>
                          <w:t>t</w:t>
                        </w:r>
                        <w:r w:rsidRPr="00D4735B">
                          <w:rPr>
                            <w:color w:val="EE0000"/>
                            <w:sz w:val="20"/>
                            <w:szCs w:val="20"/>
                            <w:highlight w:val="yellow"/>
                          </w:rPr>
                          <w:t xml:space="preserve">ask </w:t>
                        </w:r>
                        <w:r>
                          <w:rPr>
                            <w:color w:val="EE0000"/>
                            <w:sz w:val="20"/>
                            <w:szCs w:val="20"/>
                            <w:highlight w:val="yellow"/>
                          </w:rPr>
                          <w:t>p</w:t>
                        </w:r>
                        <w:r w:rsidRPr="00D4735B">
                          <w:rPr>
                            <w:color w:val="EE0000"/>
                            <w:sz w:val="20"/>
                            <w:szCs w:val="20"/>
                            <w:highlight w:val="yellow"/>
                          </w:rPr>
                          <w:t xml:space="preserve">rocedure in the </w:t>
                        </w:r>
                        <w:r>
                          <w:rPr>
                            <w:color w:val="EE0000"/>
                            <w:sz w:val="20"/>
                            <w:szCs w:val="20"/>
                            <w:highlight w:val="yellow"/>
                          </w:rPr>
                          <w:t>v</w:t>
                        </w:r>
                        <w:r w:rsidRPr="00D4735B">
                          <w:rPr>
                            <w:color w:val="EE0000"/>
                            <w:sz w:val="20"/>
                            <w:szCs w:val="20"/>
                            <w:highlight w:val="yellow"/>
                          </w:rPr>
                          <w:t xml:space="preserve">irtual </w:t>
                        </w:r>
                        <w:r>
                          <w:rPr>
                            <w:color w:val="EE0000"/>
                            <w:sz w:val="20"/>
                            <w:szCs w:val="20"/>
                            <w:highlight w:val="yellow"/>
                          </w:rPr>
                          <w:t>e</w:t>
                        </w:r>
                        <w:r w:rsidRPr="00D4735B">
                          <w:rPr>
                            <w:color w:val="EE0000"/>
                            <w:sz w:val="20"/>
                            <w:szCs w:val="20"/>
                            <w:highlight w:val="yellow"/>
                          </w:rPr>
                          <w:t>nvironment</w:t>
                        </w:r>
                      </w:p>
                    </w:txbxContent>
                  </v:textbox>
                </v:shape>
                <v:shape id="図 9" o:spid="_x0000_s1034" type="#_x0000_t75" style="position:absolute;left:-1377;top:-934;width:33237;height:2209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" stroked="t" strokecolor="black [3213]">
                  <v:imagedata r:id="rId12" o:title=""/>
                  <v:path arrowok="t"/>
                </v:shape>
                <w10:anchorlock/>
              </v:group>
            </w:pict>
          </mc:Fallback>
        </mc:AlternateContent>
      </w:r>
    </w:p>
    <w:p w14:paraId="6B026ACB" w14:textId="77777777" w:rsidR="00285B7E" w:rsidRDefault="00285B7E" w:rsidP="00500121">
      <w:pPr>
        <w:rPr>
          <w:rFonts w:asciiTheme="minorEastAsia" w:eastAsiaTheme="minorEastAsia" w:hAnsiTheme="minorEastAsia"/>
          <w:bCs/>
          <w:color w:val="000000" w:themeColor="text1"/>
          <w:sz w:val="20"/>
        </w:rPr>
      </w:pPr>
    </w:p>
    <w:p w14:paraId="6B824436" w14:textId="6A9218C0" w:rsidR="00A645CE" w:rsidRPr="00337043" w:rsidRDefault="002E7921" w:rsidP="00500121">
      <w:pPr>
        <w:rPr>
          <w:rFonts w:asciiTheme="minorEastAsia" w:eastAsiaTheme="minorEastAsia" w:hAnsiTheme="minorEastAsia"/>
          <w:bCs/>
          <w:color w:val="000000" w:themeColor="text1"/>
          <w:sz w:val="20"/>
        </w:rPr>
      </w:pPr>
      <w:r>
        <w:rPr>
          <w:rFonts w:asciiTheme="minorEastAsia" w:eastAsiaTheme="minorEastAsia" w:hAnsiTheme="minorEastAsia" w:hint="eastAsia"/>
          <w:bCs/>
          <w:color w:val="000000" w:themeColor="text1"/>
          <w:sz w:val="20"/>
        </w:rPr>
        <w:t xml:space="preserve">　</w:t>
      </w:r>
      <w:r w:rsidR="00082CD7" w:rsidRPr="00B913F3">
        <w:rPr>
          <w:rFonts w:asciiTheme="minorEastAsia" w:eastAsiaTheme="minorEastAsia" w:hAnsiTheme="minorEastAsia"/>
          <w:bCs/>
          <w:color w:val="000000" w:themeColor="text1"/>
          <w:sz w:val="20"/>
        </w:rPr>
        <w:t>ターゲットは空間内の9位置に配置し,各位置4</w:t>
      </w:r>
      <w:r w:rsidR="00082CD7" w:rsidRPr="00B913F3">
        <w:rPr>
          <w:rFonts w:asciiTheme="minorEastAsia" w:eastAsiaTheme="minorEastAsia" w:hAnsiTheme="minorEastAsia" w:hint="eastAsia"/>
          <w:bCs/>
          <w:color w:val="000000" w:themeColor="text1"/>
          <w:sz w:val="20"/>
        </w:rPr>
        <w:t>〜</w:t>
      </w:r>
      <w:r w:rsidR="00082CD7" w:rsidRPr="00B913F3">
        <w:rPr>
          <w:rFonts w:asciiTheme="minorEastAsia" w:eastAsiaTheme="minorEastAsia" w:hAnsiTheme="minorEastAsia"/>
          <w:bCs/>
          <w:color w:val="000000" w:themeColor="text1"/>
          <w:sz w:val="20"/>
        </w:rPr>
        <w:t>6回ずつランダムに提示する構成とした.ターゲット配置の概略を図</w:t>
      </w:r>
      <w:r w:rsidR="00082CD7" w:rsidRPr="00B913F3">
        <w:rPr>
          <w:rFonts w:asciiTheme="minorEastAsia" w:eastAsiaTheme="minorEastAsia" w:hAnsiTheme="minorEastAsia"/>
          <w:bCs/>
          <w:color w:val="EE0000"/>
          <w:sz w:val="20"/>
          <w:highlight w:val="yellow"/>
        </w:rPr>
        <w:t>３</w:t>
      </w:r>
      <w:r w:rsidR="00082CD7" w:rsidRPr="00B913F3">
        <w:rPr>
          <w:rFonts w:asciiTheme="minorEastAsia" w:eastAsiaTheme="minorEastAsia" w:hAnsiTheme="minorEastAsia"/>
          <w:bCs/>
          <w:color w:val="000000" w:themeColor="text1"/>
          <w:sz w:val="20"/>
        </w:rPr>
        <w:t>に示す.</w:t>
      </w:r>
    </w:p>
    <w:p w14:paraId="03A307BB" w14:textId="78F4A919" w:rsidR="007E6831" w:rsidRDefault="00C860EB" w:rsidP="003079B6">
      <w:pPr>
        <w:rPr>
          <w:rFonts w:asciiTheme="minorEastAsia" w:eastAsiaTheme="minorEastAsia" w:hAnsiTheme="minorEastAsia"/>
          <w:bCs/>
          <w:color w:val="EE0000"/>
          <w:sz w:val="20"/>
        </w:rPr>
      </w:pPr>
      <w:r>
        <w:rPr>
          <w:rFonts w:asciiTheme="minorEastAsia" w:eastAsiaTheme="minorEastAsia" w:hAnsiTheme="minorEastAsia" w:hint="eastAsia"/>
          <w:bCs/>
          <w:color w:val="000000" w:themeColor="text1"/>
          <w:sz w:val="20"/>
        </w:rPr>
        <w:t xml:space="preserve">　</w:t>
      </w:r>
      <w:r w:rsidR="00A645CE">
        <w:rPr>
          <w:rFonts w:asciiTheme="minorEastAsia" w:eastAsiaTheme="minorEastAsia" w:hAnsiTheme="minorEastAsia" w:hint="eastAsia"/>
          <w:bCs/>
          <w:color w:val="EE0000"/>
          <w:sz w:val="20"/>
          <w:highlight w:val="yellow"/>
        </w:rPr>
        <w:t>参加者</w:t>
      </w:r>
      <w:r w:rsidR="009D03F3" w:rsidRPr="00B913F3">
        <w:rPr>
          <w:rFonts w:asciiTheme="minorEastAsia" w:eastAsiaTheme="minorEastAsia" w:hAnsiTheme="minorEastAsia" w:hint="eastAsia"/>
          <w:bCs/>
          <w:color w:val="EE0000"/>
          <w:sz w:val="20"/>
          <w:highlight w:val="yellow"/>
        </w:rPr>
        <w:t>の視覚条件については</w:t>
      </w:r>
      <w:r w:rsidR="00650634">
        <w:rPr>
          <w:rFonts w:asciiTheme="minorEastAsia" w:eastAsiaTheme="minorEastAsia" w:hAnsiTheme="minorEastAsia" w:hint="eastAsia"/>
          <w:bCs/>
          <w:color w:val="EE0000"/>
          <w:sz w:val="20"/>
          <w:highlight w:val="yellow"/>
        </w:rPr>
        <w:t>,</w:t>
      </w:r>
      <w:r w:rsidR="009D03F3" w:rsidRPr="00B913F3">
        <w:rPr>
          <w:rFonts w:asciiTheme="minorEastAsia" w:eastAsiaTheme="minorEastAsia" w:hAnsiTheme="minorEastAsia" w:hint="eastAsia"/>
          <w:bCs/>
          <w:color w:val="EE0000"/>
          <w:sz w:val="20"/>
          <w:highlight w:val="yellow"/>
        </w:rPr>
        <w:t>裸眼</w:t>
      </w:r>
      <w:r w:rsidR="00650634">
        <w:rPr>
          <w:rFonts w:asciiTheme="minorEastAsia" w:eastAsiaTheme="minorEastAsia" w:hAnsiTheme="minorEastAsia" w:hint="eastAsia"/>
          <w:bCs/>
          <w:color w:val="EE0000"/>
          <w:sz w:val="20"/>
          <w:highlight w:val="yellow"/>
        </w:rPr>
        <w:t>,</w:t>
      </w:r>
      <w:r w:rsidR="009D03F3" w:rsidRPr="00B913F3">
        <w:rPr>
          <w:rFonts w:asciiTheme="minorEastAsia" w:eastAsiaTheme="minorEastAsia" w:hAnsiTheme="minorEastAsia" w:hint="eastAsia"/>
          <w:bCs/>
          <w:color w:val="EE0000"/>
          <w:sz w:val="20"/>
          <w:highlight w:val="yellow"/>
        </w:rPr>
        <w:t>コンタクトレンズ</w:t>
      </w:r>
      <w:r w:rsidR="00650634">
        <w:rPr>
          <w:rFonts w:asciiTheme="minorEastAsia" w:eastAsiaTheme="minorEastAsia" w:hAnsiTheme="minorEastAsia" w:hint="eastAsia"/>
          <w:bCs/>
          <w:color w:val="EE0000"/>
          <w:sz w:val="20"/>
          <w:highlight w:val="yellow"/>
        </w:rPr>
        <w:t>,</w:t>
      </w:r>
      <w:r w:rsidR="009D03F3" w:rsidRPr="00B913F3">
        <w:rPr>
          <w:rFonts w:asciiTheme="minorEastAsia" w:eastAsiaTheme="minorEastAsia" w:hAnsiTheme="minorEastAsia" w:hint="eastAsia"/>
          <w:bCs/>
          <w:color w:val="EE0000"/>
          <w:sz w:val="20"/>
          <w:highlight w:val="yellow"/>
        </w:rPr>
        <w:t>または眼鏡による矯正視を含め</w:t>
      </w:r>
      <w:r w:rsidR="00650634">
        <w:rPr>
          <w:rFonts w:asciiTheme="minorEastAsia" w:eastAsiaTheme="minorEastAsia" w:hAnsiTheme="minorEastAsia" w:hint="eastAsia"/>
          <w:bCs/>
          <w:color w:val="EE0000"/>
          <w:sz w:val="20"/>
          <w:highlight w:val="yellow"/>
        </w:rPr>
        <w:t>,</w:t>
      </w:r>
      <w:r w:rsidR="009D03F3" w:rsidRPr="00B913F3">
        <w:rPr>
          <w:rFonts w:asciiTheme="minorEastAsia" w:eastAsiaTheme="minorEastAsia" w:hAnsiTheme="minorEastAsia"/>
          <w:bCs/>
          <w:color w:val="EE0000"/>
          <w:sz w:val="20"/>
          <w:highlight w:val="yellow"/>
        </w:rPr>
        <w:t>VR</w:t>
      </w:r>
      <w:r w:rsidR="009D03F3" w:rsidRPr="00B913F3">
        <w:rPr>
          <w:rFonts w:asciiTheme="minorEastAsia" w:eastAsiaTheme="minorEastAsia" w:hAnsiTheme="minorEastAsia" w:hint="eastAsia"/>
          <w:bCs/>
          <w:color w:val="EE0000"/>
          <w:sz w:val="20"/>
          <w:highlight w:val="yellow"/>
        </w:rPr>
        <w:t>実験システム内の</w:t>
      </w:r>
      <w:r w:rsidR="009D03F3" w:rsidRPr="00B913F3">
        <w:rPr>
          <w:rFonts w:asciiTheme="minorEastAsia" w:eastAsiaTheme="minorEastAsia" w:hAnsiTheme="minorEastAsia"/>
          <w:bCs/>
          <w:color w:val="EE0000"/>
          <w:sz w:val="20"/>
          <w:highlight w:val="yellow"/>
        </w:rPr>
        <w:t>UI</w:t>
      </w:r>
      <w:r w:rsidR="009D03F3" w:rsidRPr="00B913F3">
        <w:rPr>
          <w:rFonts w:asciiTheme="minorEastAsia" w:eastAsiaTheme="minorEastAsia" w:hAnsiTheme="minorEastAsia" w:hint="eastAsia"/>
          <w:bCs/>
          <w:color w:val="EE0000"/>
          <w:sz w:val="20"/>
          <w:highlight w:val="yellow"/>
        </w:rPr>
        <w:t>が十分に視認可能であることを参加条件とした</w:t>
      </w:r>
      <w:r w:rsidR="00650634">
        <w:rPr>
          <w:rFonts w:asciiTheme="minorEastAsia" w:eastAsiaTheme="minorEastAsia" w:hAnsiTheme="minorEastAsia" w:hint="eastAsia"/>
          <w:bCs/>
          <w:color w:val="EE0000"/>
          <w:sz w:val="20"/>
          <w:highlight w:val="yellow"/>
        </w:rPr>
        <w:t>.</w:t>
      </w:r>
      <w:r w:rsidR="009D03F3" w:rsidRPr="00B913F3">
        <w:rPr>
          <w:rFonts w:asciiTheme="minorEastAsia" w:eastAsiaTheme="minorEastAsia" w:hAnsiTheme="minorEastAsia" w:hint="eastAsia"/>
          <w:bCs/>
          <w:color w:val="EE0000"/>
          <w:sz w:val="20"/>
          <w:highlight w:val="yellow"/>
        </w:rPr>
        <w:t>日常生活において眼鏡を常用している</w:t>
      </w:r>
      <w:r w:rsidR="00A574A5">
        <w:rPr>
          <w:rFonts w:asciiTheme="minorEastAsia" w:eastAsiaTheme="minorEastAsia" w:hAnsiTheme="minorEastAsia" w:hint="eastAsia"/>
          <w:bCs/>
          <w:color w:val="EE0000"/>
          <w:sz w:val="20"/>
          <w:highlight w:val="yellow"/>
        </w:rPr>
        <w:t>参加者</w:t>
      </w:r>
      <w:r w:rsidR="009D03F3" w:rsidRPr="00B913F3">
        <w:rPr>
          <w:rFonts w:asciiTheme="minorEastAsia" w:eastAsiaTheme="minorEastAsia" w:hAnsiTheme="minorEastAsia" w:hint="eastAsia"/>
          <w:bCs/>
          <w:color w:val="EE0000"/>
          <w:sz w:val="20"/>
          <w:highlight w:val="yellow"/>
        </w:rPr>
        <w:t>については</w:t>
      </w:r>
      <w:r w:rsidR="00650634">
        <w:rPr>
          <w:rFonts w:asciiTheme="minorEastAsia" w:eastAsiaTheme="minorEastAsia" w:hAnsiTheme="minorEastAsia" w:hint="eastAsia"/>
          <w:bCs/>
          <w:color w:val="EE0000"/>
          <w:sz w:val="20"/>
          <w:highlight w:val="yellow"/>
        </w:rPr>
        <w:t>,</w:t>
      </w:r>
      <w:r w:rsidR="009D03F3" w:rsidRPr="00B913F3">
        <w:rPr>
          <w:rFonts w:asciiTheme="minorEastAsia" w:eastAsiaTheme="minorEastAsia" w:hAnsiTheme="minorEastAsia" w:hint="eastAsia"/>
          <w:bCs/>
          <w:color w:val="EE0000"/>
          <w:sz w:val="20"/>
          <w:highlight w:val="yellow"/>
        </w:rPr>
        <w:t>眼鏡を装着したまま実験を実施した</w:t>
      </w:r>
      <w:r w:rsidR="00650634">
        <w:rPr>
          <w:rFonts w:asciiTheme="minorEastAsia" w:eastAsiaTheme="minorEastAsia" w:hAnsiTheme="minorEastAsia" w:hint="eastAsia"/>
          <w:bCs/>
          <w:color w:val="EE0000"/>
          <w:sz w:val="20"/>
          <w:highlight w:val="yellow"/>
        </w:rPr>
        <w:t>.</w:t>
      </w:r>
      <w:r w:rsidR="003079B6" w:rsidRPr="00B913F3">
        <w:rPr>
          <w:rFonts w:asciiTheme="minorEastAsia" w:eastAsiaTheme="minorEastAsia" w:hAnsiTheme="minorEastAsia" w:hint="eastAsia"/>
          <w:bCs/>
          <w:color w:val="EE0000"/>
          <w:sz w:val="20"/>
          <w:highlight w:val="yellow"/>
        </w:rPr>
        <w:t>体位保持具について，座位および半座位条件では，一般的な</w:t>
      </w:r>
      <w:r w:rsidR="00923C90">
        <w:rPr>
          <w:rFonts w:asciiTheme="minorEastAsia" w:eastAsiaTheme="minorEastAsia" w:hAnsiTheme="minorEastAsia" w:hint="eastAsia"/>
          <w:bCs/>
          <w:color w:val="EE0000"/>
          <w:sz w:val="20"/>
          <w:highlight w:val="yellow"/>
        </w:rPr>
        <w:t>背中</w:t>
      </w:r>
      <w:r w:rsidR="005D065B">
        <w:rPr>
          <w:rFonts w:asciiTheme="minorEastAsia" w:eastAsiaTheme="minorEastAsia" w:hAnsiTheme="minorEastAsia" w:hint="eastAsia"/>
          <w:bCs/>
          <w:color w:val="EE0000"/>
          <w:sz w:val="20"/>
          <w:highlight w:val="yellow"/>
        </w:rPr>
        <w:t>角度</w:t>
      </w:r>
      <w:r w:rsidR="005B728A">
        <w:rPr>
          <w:rFonts w:asciiTheme="minorEastAsia" w:eastAsiaTheme="minorEastAsia" w:hAnsiTheme="minorEastAsia" w:hint="eastAsia"/>
          <w:bCs/>
          <w:color w:val="EE0000"/>
          <w:sz w:val="20"/>
          <w:highlight w:val="yellow"/>
        </w:rPr>
        <w:t>を調整できる</w:t>
      </w:r>
      <w:r w:rsidR="003079B6" w:rsidRPr="00B913F3">
        <w:rPr>
          <w:rFonts w:asciiTheme="minorEastAsia" w:eastAsiaTheme="minorEastAsia" w:hAnsiTheme="minorEastAsia" w:hint="eastAsia"/>
          <w:bCs/>
          <w:color w:val="EE0000"/>
          <w:sz w:val="20"/>
          <w:highlight w:val="yellow"/>
        </w:rPr>
        <w:t>オフィスチェアを使用した</w:t>
      </w:r>
      <w:r w:rsidR="00E22261">
        <w:rPr>
          <w:rFonts w:asciiTheme="minorEastAsia" w:eastAsiaTheme="minorEastAsia" w:hAnsiTheme="minorEastAsia" w:hint="eastAsia"/>
          <w:bCs/>
          <w:color w:val="EE0000"/>
          <w:sz w:val="20"/>
          <w:highlight w:val="yellow"/>
        </w:rPr>
        <w:t>.</w:t>
      </w:r>
      <w:r w:rsidR="003079B6" w:rsidRPr="00B913F3">
        <w:rPr>
          <w:rFonts w:asciiTheme="minorEastAsia" w:eastAsiaTheme="minorEastAsia" w:hAnsiTheme="minorEastAsia" w:hint="eastAsia"/>
          <w:bCs/>
          <w:color w:val="EE0000"/>
          <w:sz w:val="20"/>
          <w:highlight w:val="yellow"/>
        </w:rPr>
        <w:t>使用した椅子は頭部支持用のヘッドレストを備えておらず，背もたれ上端はフラットな形状であった</w:t>
      </w:r>
      <w:r w:rsidR="00E22261">
        <w:rPr>
          <w:rFonts w:asciiTheme="minorEastAsia" w:eastAsiaTheme="minorEastAsia" w:hAnsiTheme="minorEastAsia" w:hint="eastAsia"/>
          <w:bCs/>
          <w:color w:val="EE0000"/>
          <w:sz w:val="20"/>
          <w:highlight w:val="yellow"/>
        </w:rPr>
        <w:t>.</w:t>
      </w:r>
      <w:r w:rsidR="003079B6" w:rsidRPr="00B913F3">
        <w:rPr>
          <w:rFonts w:asciiTheme="minorEastAsia" w:eastAsiaTheme="minorEastAsia" w:hAnsiTheme="minorEastAsia" w:hint="eastAsia"/>
          <w:bCs/>
          <w:color w:val="EE0000"/>
          <w:sz w:val="20"/>
          <w:highlight w:val="yellow"/>
        </w:rPr>
        <w:t>仰臥位条件では，床面にキャンプ用マットを敷いた上で，一般的な柔軟性の高いクッション性を有する</w:t>
      </w:r>
      <w:r w:rsidR="00F17FDA">
        <w:rPr>
          <w:rFonts w:asciiTheme="minorEastAsia" w:eastAsiaTheme="minorEastAsia" w:hAnsiTheme="minorEastAsia" w:hint="eastAsia"/>
          <w:bCs/>
          <w:color w:val="EE0000"/>
          <w:sz w:val="20"/>
          <w:highlight w:val="yellow"/>
        </w:rPr>
        <w:t>枕</w:t>
      </w:r>
      <w:r w:rsidR="003079B6" w:rsidRPr="00B913F3">
        <w:rPr>
          <w:rFonts w:asciiTheme="minorEastAsia" w:eastAsiaTheme="minorEastAsia" w:hAnsiTheme="minorEastAsia" w:hint="eastAsia"/>
          <w:bCs/>
          <w:color w:val="EE0000"/>
          <w:sz w:val="20"/>
          <w:highlight w:val="yellow"/>
        </w:rPr>
        <w:t>を使用した</w:t>
      </w:r>
      <w:r w:rsidR="00E22261">
        <w:rPr>
          <w:rFonts w:asciiTheme="minorEastAsia" w:eastAsiaTheme="minorEastAsia" w:hAnsiTheme="minorEastAsia" w:hint="eastAsia"/>
          <w:bCs/>
          <w:color w:val="EE0000"/>
          <w:sz w:val="20"/>
          <w:highlight w:val="yellow"/>
        </w:rPr>
        <w:t>.</w:t>
      </w:r>
      <w:r w:rsidR="003079B6" w:rsidRPr="00B913F3">
        <w:rPr>
          <w:rFonts w:asciiTheme="minorEastAsia" w:eastAsiaTheme="minorEastAsia" w:hAnsiTheme="minorEastAsia" w:hint="eastAsia"/>
          <w:bCs/>
          <w:color w:val="EE0000"/>
          <w:sz w:val="20"/>
          <w:highlight w:val="yellow"/>
        </w:rPr>
        <w:t>各体位条件における頭部の位置および角度については，参加者自身にとって正面方向が最も視認し</w:t>
      </w:r>
      <w:r w:rsidR="003079B6" w:rsidRPr="00B913F3">
        <w:rPr>
          <w:rFonts w:asciiTheme="minorEastAsia" w:eastAsiaTheme="minorEastAsia" w:hAnsiTheme="minorEastAsia" w:hint="eastAsia"/>
          <w:bCs/>
          <w:color w:val="EE0000"/>
          <w:sz w:val="20"/>
          <w:highlight w:val="yellow"/>
        </w:rPr>
        <w:lastRenderedPageBreak/>
        <w:t>やすい状態となるよう，実験開始前に微調整を行わせた</w:t>
      </w:r>
      <w:r w:rsidR="00E22261">
        <w:rPr>
          <w:rFonts w:asciiTheme="minorEastAsia" w:eastAsiaTheme="minorEastAsia" w:hAnsiTheme="minorEastAsia" w:hint="eastAsia"/>
          <w:bCs/>
          <w:color w:val="EE0000"/>
          <w:sz w:val="20"/>
          <w:highlight w:val="yellow"/>
        </w:rPr>
        <w:t>.</w:t>
      </w:r>
      <w:r w:rsidR="003079B6" w:rsidRPr="00B913F3">
        <w:rPr>
          <w:rFonts w:asciiTheme="minorEastAsia" w:eastAsiaTheme="minorEastAsia" w:hAnsiTheme="minorEastAsia" w:hint="eastAsia"/>
          <w:bCs/>
          <w:color w:val="EE0000"/>
          <w:sz w:val="20"/>
          <w:highlight w:val="yellow"/>
        </w:rPr>
        <w:t>その際に調整された頭部姿勢を基準として，</w:t>
      </w:r>
      <w:r w:rsidR="003079B6" w:rsidRPr="00B913F3">
        <w:rPr>
          <w:rFonts w:asciiTheme="minorEastAsia" w:eastAsiaTheme="minorEastAsia" w:hAnsiTheme="minorEastAsia"/>
          <w:bCs/>
          <w:color w:val="EE0000"/>
          <w:sz w:val="20"/>
          <w:highlight w:val="yellow"/>
        </w:rPr>
        <w:t>HMDの</w:t>
      </w:r>
      <w:r w:rsidR="00967BAB">
        <w:rPr>
          <w:rFonts w:asciiTheme="minorEastAsia" w:eastAsiaTheme="minorEastAsia" w:hAnsiTheme="minorEastAsia" w:hint="eastAsia"/>
          <w:bCs/>
          <w:color w:val="EE0000"/>
          <w:sz w:val="20"/>
          <w:highlight w:val="yellow"/>
        </w:rPr>
        <w:t>基準軸</w:t>
      </w:r>
      <w:r w:rsidR="003079B6" w:rsidRPr="00B913F3">
        <w:rPr>
          <w:rFonts w:asciiTheme="minorEastAsia" w:eastAsiaTheme="minorEastAsia" w:hAnsiTheme="minorEastAsia" w:hint="eastAsia"/>
          <w:bCs/>
          <w:color w:val="EE0000"/>
          <w:sz w:val="20"/>
          <w:highlight w:val="yellow"/>
        </w:rPr>
        <w:t>を補正し，これを各参加者における「正面」と定義した</w:t>
      </w:r>
      <w:r w:rsidR="00E22261">
        <w:rPr>
          <w:rFonts w:asciiTheme="minorEastAsia" w:eastAsiaTheme="minorEastAsia" w:hAnsiTheme="minorEastAsia" w:hint="eastAsia"/>
          <w:bCs/>
          <w:color w:val="EE0000"/>
          <w:sz w:val="20"/>
          <w:highlight w:val="yellow"/>
        </w:rPr>
        <w:t>.</w:t>
      </w:r>
      <w:r w:rsidR="003079B6" w:rsidRPr="00B913F3">
        <w:rPr>
          <w:rFonts w:asciiTheme="minorEastAsia" w:eastAsiaTheme="minorEastAsia" w:hAnsiTheme="minorEastAsia" w:hint="eastAsia"/>
          <w:bCs/>
          <w:color w:val="EE0000"/>
          <w:sz w:val="20"/>
          <w:highlight w:val="yellow"/>
        </w:rPr>
        <w:t>実験中の動作については，体幹を大きく捻る動作は行わず，首および頭部の回転のみを用いてターゲットを視認</w:t>
      </w:r>
      <w:r w:rsidR="0064497B">
        <w:rPr>
          <w:rFonts w:asciiTheme="minorEastAsia" w:eastAsiaTheme="minorEastAsia" w:hAnsiTheme="minorEastAsia" w:hint="eastAsia"/>
          <w:bCs/>
          <w:color w:val="EE0000"/>
          <w:sz w:val="20"/>
          <w:highlight w:val="yellow"/>
        </w:rPr>
        <w:t>し</w:t>
      </w:r>
      <w:r w:rsidR="003079B6" w:rsidRPr="00B913F3">
        <w:rPr>
          <w:rFonts w:asciiTheme="minorEastAsia" w:eastAsiaTheme="minorEastAsia" w:hAnsiTheme="minorEastAsia" w:hint="eastAsia"/>
          <w:bCs/>
          <w:color w:val="EE0000"/>
          <w:sz w:val="20"/>
          <w:highlight w:val="yellow"/>
        </w:rPr>
        <w:t>クリックするよう指示した</w:t>
      </w:r>
      <w:r w:rsidR="00E22261">
        <w:rPr>
          <w:rFonts w:asciiTheme="minorEastAsia" w:eastAsiaTheme="minorEastAsia" w:hAnsiTheme="minorEastAsia" w:hint="eastAsia"/>
          <w:bCs/>
          <w:color w:val="EE0000"/>
          <w:sz w:val="20"/>
          <w:highlight w:val="yellow"/>
        </w:rPr>
        <w:t>.</w:t>
      </w:r>
      <w:r w:rsidR="007B563D">
        <w:rPr>
          <w:rFonts w:asciiTheme="minorEastAsia" w:eastAsiaTheme="minorEastAsia" w:hAnsiTheme="minorEastAsia" w:hint="eastAsia"/>
          <w:bCs/>
          <w:noProof/>
          <w:color w:val="000000" w:themeColor="text1"/>
          <w:sz w:val="20"/>
        </w:rPr>
        <mc:AlternateContent>
          <mc:Choice Requires="wpg">
            <w:drawing>
              <wp:inline distT="0" distB="0" distL="0" distR="0" wp14:anchorId="240256DF" wp14:editId="3F0DB738">
                <wp:extent cx="2921635" cy="2101215"/>
                <wp:effectExtent l="12700" t="12700" r="12065" b="0"/>
                <wp:docPr id="1233644095" name="グループ化 6"/>
                <wp:cNvGraphicFramePr/>
                <a:graphic xmlns:a="http://schemas.openxmlformats.org/drawingml/2006/main">
                  <a:graphicData uri="http://schemas.microsoft.com/office/word/2010/wordprocessingGroup">
                    <wpg:wgp>
                      <wpg:cNvGrpSpPr/>
                      <wpg:grpSpPr>
                        <a:xfrm>
                          <a:off x="0" y="0"/>
                          <a:ext cx="2921635" cy="2101215"/>
                          <a:chOff x="-404967" y="-647204"/>
                          <a:chExt cx="3271187" cy="2292037"/>
                        </a:xfrm>
                      </wpg:grpSpPr>
                      <wps:wsp>
                        <wps:cNvPr id="1842871914" name="テキスト ボックス 5"/>
                        <wps:cNvSpPr txBox="1"/>
                        <wps:spPr>
                          <a:xfrm>
                            <a:off x="-404967" y="1197895"/>
                            <a:ext cx="3216095" cy="446938"/>
                          </a:xfrm>
                          <a:prstGeom prst="rect">
                            <a:avLst/>
                          </a:prstGeom>
                          <a:solidFill>
                            <a:schemeClr val="lt1"/>
                          </a:solidFill>
                          <a:ln w="6350">
                            <a:noFill/>
                          </a:ln>
                        </wps:spPr>
                        <wps:txbx>
                          <w:txbxContent>
                            <w:p w14:paraId="6C1E75B5" w14:textId="77777777" w:rsidR="007B563D" w:rsidRDefault="007B563D" w:rsidP="007B563D">
                              <w:pPr>
                                <w:jc w:val="center"/>
                                <w:rPr>
                                  <w:sz w:val="20"/>
                                  <w:szCs w:val="20"/>
                                </w:rPr>
                              </w:pPr>
                              <w:r w:rsidRPr="00450790">
                                <w:rPr>
                                  <w:rFonts w:hint="eastAsia"/>
                                  <w:sz w:val="20"/>
                                  <w:szCs w:val="20"/>
                                </w:rPr>
                                <w:t>図</w:t>
                              </w:r>
                              <w:r w:rsidRPr="008A3F6A">
                                <w:rPr>
                                  <w:rFonts w:hint="eastAsia"/>
                                  <w:color w:val="EE0000"/>
                                  <w:sz w:val="20"/>
                                  <w:szCs w:val="20"/>
                                  <w:highlight w:val="yellow"/>
                                </w:rPr>
                                <w:t>３</w:t>
                              </w:r>
                              <w:r>
                                <w:rPr>
                                  <w:sz w:val="20"/>
                                  <w:szCs w:val="20"/>
                                </w:rPr>
                                <w:t xml:space="preserve"> </w:t>
                              </w:r>
                              <w:r>
                                <w:rPr>
                                  <w:rFonts w:hint="eastAsia"/>
                                  <w:sz w:val="20"/>
                                  <w:szCs w:val="20"/>
                                </w:rPr>
                                <w:t>ターゲットの配置</w:t>
                              </w:r>
                            </w:p>
                            <w:p w14:paraId="67969305" w14:textId="77777777" w:rsidR="007B563D" w:rsidRPr="00450790" w:rsidRDefault="007B563D" w:rsidP="007B563D">
                              <w:pPr>
                                <w:jc w:val="center"/>
                                <w:rPr>
                                  <w:sz w:val="20"/>
                                  <w:szCs w:val="20"/>
                                </w:rPr>
                              </w:pPr>
                              <w:r>
                                <w:rPr>
                                  <w:rFonts w:hint="eastAsia"/>
                                  <w:sz w:val="20"/>
                                  <w:szCs w:val="20"/>
                                </w:rPr>
                                <w:t>Fig.</w:t>
                              </w:r>
                              <w:r w:rsidRPr="008A3F6A">
                                <w:rPr>
                                  <w:color w:val="EE0000"/>
                                  <w:sz w:val="20"/>
                                  <w:szCs w:val="20"/>
                                  <w:highlight w:val="yellow"/>
                                </w:rPr>
                                <w:t>3</w:t>
                              </w:r>
                              <w:r w:rsidRPr="008A3F6A">
                                <w:rPr>
                                  <w:color w:val="EE0000"/>
                                  <w:sz w:val="20"/>
                                  <w:szCs w:val="20"/>
                                </w:rPr>
                                <w:t xml:space="preserve"> </w:t>
                              </w:r>
                              <w:r w:rsidRPr="004F433F">
                                <w:rPr>
                                  <w:sz w:val="20"/>
                                  <w:szCs w:val="20"/>
                                </w:rPr>
                                <w:t>Target layout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611078026" name="図 9"/>
                          <pic:cNvPicPr>
                            <a:picLocks noChangeAspect="1"/>
                          </pic:cNvPicPr>
                        </pic:nvPicPr>
                        <pic:blipFill>
                          <a:blip r:embed="rId13" cstate="print">
                            <a:extLst>
                              <a:ext uri="{28A0092B-C50C-407E-A947-70E740481C1C}">
                                <a14:useLocalDpi xmlns:a14="http://schemas.microsoft.com/office/drawing/2010/main" val="0"/>
                              </a:ext>
                            </a:extLst>
                          </a:blip>
                          <a:srcRect/>
                          <a:stretch/>
                        </pic:blipFill>
                        <pic:spPr>
                          <a:xfrm>
                            <a:off x="-401014" y="-647204"/>
                            <a:ext cx="3267234" cy="1789211"/>
                          </a:xfrm>
                          <a:prstGeom prst="rect">
                            <a:avLst/>
                          </a:prstGeom>
                          <a:ln>
                            <a:solidFill>
                              <a:schemeClr val="tx1"/>
                            </a:solidFill>
                          </a:ln>
                        </pic:spPr>
                      </pic:pic>
                    </wpg:wgp>
                  </a:graphicData>
                </a:graphic>
              </wp:inline>
            </w:drawing>
          </mc:Choice>
          <mc:Fallback>
            <w:pict>
              <v:group w14:anchorId="240256DF" id="_x0000_s1035" style="width:230.05pt;height:165.45pt;mso-position-horizontal-relative:char;mso-position-vertical-relative:line" coordorigin="-4049,-6472" coordsize="32711,22920"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">
                <v:shape id="テキスト ボックス 5" o:spid="_x0000_s1036" type="#_x0000_t202" style="position:absolute;left:-4049;top:11978;width:32160;height:44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" fillcolor="white [3201]" stroked="f" strokeweight=".5pt">
                  <v:textbox inset="0,0,0,0">
                    <w:txbxContent>
                      <w:p w14:paraId="6C1E75B5" w14:textId="77777777" w:rsidR="007B563D" w:rsidRDefault="007B563D" w:rsidP="007B563D">
                        <w:pPr>
                          <w:jc w:val="center"/>
                          <w:rPr>
                            <w:sz w:val="20"/>
                            <w:szCs w:val="20"/>
                          </w:rPr>
                        </w:pPr>
                        <w:r w:rsidRPr="00450790">
                          <w:rPr>
                            <w:rFonts w:hint="eastAsia"/>
                            <w:sz w:val="20"/>
                            <w:szCs w:val="20"/>
                          </w:rPr>
                          <w:t>図</w:t>
                        </w:r>
                        <w:r w:rsidRPr="008A3F6A">
                          <w:rPr>
                            <w:rFonts w:hint="eastAsia"/>
                            <w:color w:val="EE0000"/>
                            <w:sz w:val="20"/>
                            <w:szCs w:val="20"/>
                            <w:highlight w:val="yellow"/>
                          </w:rPr>
                          <w:t>３</w:t>
                        </w:r>
                        <w:r>
                          <w:rPr>
                            <w:sz w:val="20"/>
                            <w:szCs w:val="20"/>
                          </w:rPr>
                          <w:t xml:space="preserve"> </w:t>
                        </w:r>
                        <w:r>
                          <w:rPr>
                            <w:rFonts w:hint="eastAsia"/>
                            <w:sz w:val="20"/>
                            <w:szCs w:val="20"/>
                          </w:rPr>
                          <w:t>ターゲットの配置</w:t>
                        </w:r>
                      </w:p>
                      <w:p w14:paraId="67969305" w14:textId="77777777" w:rsidR="007B563D" w:rsidRPr="00450790" w:rsidRDefault="007B563D" w:rsidP="007B563D">
                        <w:pPr>
                          <w:jc w:val="center"/>
                          <w:rPr>
                            <w:sz w:val="20"/>
                            <w:szCs w:val="20"/>
                          </w:rPr>
                        </w:pPr>
                        <w:r>
                          <w:rPr>
                            <w:rFonts w:hint="eastAsia"/>
                            <w:sz w:val="20"/>
                            <w:szCs w:val="20"/>
                          </w:rPr>
                          <w:t>Fig.</w:t>
                        </w:r>
                        <w:r w:rsidRPr="008A3F6A">
                          <w:rPr>
                            <w:color w:val="EE0000"/>
                            <w:sz w:val="20"/>
                            <w:szCs w:val="20"/>
                            <w:highlight w:val="yellow"/>
                          </w:rPr>
                          <w:t>3</w:t>
                        </w:r>
                        <w:r w:rsidRPr="008A3F6A">
                          <w:rPr>
                            <w:color w:val="EE0000"/>
                            <w:sz w:val="20"/>
                            <w:szCs w:val="20"/>
                          </w:rPr>
                          <w:t xml:space="preserve"> </w:t>
                        </w:r>
                        <w:r w:rsidRPr="004F433F">
                          <w:rPr>
                            <w:sz w:val="20"/>
                            <w:szCs w:val="20"/>
                          </w:rPr>
                          <w:t>Target layout</w:t>
                        </w:r>
                      </w:p>
                    </w:txbxContent>
                  </v:textbox>
                </v:shape>
                <v:shape id="図 9" o:spid="_x0000_s1037" type="#_x0000_t75" style="position:absolute;left:-4010;top:-6472;width:32672;height:1789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" stroked="t" strokecolor="black [3213]">
                  <v:imagedata r:id="rId14" o:title=""/>
                  <v:path arrowok="t"/>
                </v:shape>
                <w10:anchorlock/>
              </v:group>
            </w:pict>
          </mc:Fallback>
        </mc:AlternateContent>
      </w:r>
    </w:p>
    <w:p w14:paraId="321FE518" w14:textId="21905ABB" w:rsidR="00B44382" w:rsidRDefault="00B44382" w:rsidP="00B44382">
      <w:pPr>
        <w:jc w:val="center"/>
        <w:rPr>
          <w:sz w:val="20"/>
          <w:szCs w:val="20"/>
        </w:rPr>
      </w:pPr>
      <w:r>
        <w:rPr>
          <w:rFonts w:hint="eastAsia"/>
          <w:sz w:val="20"/>
          <w:szCs w:val="20"/>
        </w:rPr>
        <w:t>表</w:t>
      </w:r>
      <w:r w:rsidRPr="00450790">
        <w:rPr>
          <w:rFonts w:hint="eastAsia"/>
          <w:sz w:val="20"/>
          <w:szCs w:val="20"/>
        </w:rPr>
        <w:t>１</w:t>
      </w:r>
      <w:r>
        <w:rPr>
          <w:sz w:val="20"/>
          <w:szCs w:val="20"/>
        </w:rPr>
        <w:t xml:space="preserve"> </w:t>
      </w:r>
      <w:r>
        <w:rPr>
          <w:rFonts w:hint="eastAsia"/>
          <w:sz w:val="20"/>
          <w:szCs w:val="20"/>
        </w:rPr>
        <w:t>実験条件</w:t>
      </w:r>
    </w:p>
    <w:p w14:paraId="0CA49DA4" w14:textId="77777777" w:rsidR="00B44382" w:rsidRDefault="00B44382" w:rsidP="00B44382">
      <w:pPr>
        <w:jc w:val="center"/>
        <w:rPr>
          <w:szCs w:val="21"/>
        </w:rPr>
      </w:pPr>
      <w:r>
        <w:rPr>
          <w:rFonts w:hint="eastAsia"/>
          <w:szCs w:val="21"/>
        </w:rPr>
        <w:t>Table 1</w:t>
      </w:r>
      <w:r>
        <w:rPr>
          <w:rFonts w:hint="eastAsia"/>
          <w:szCs w:val="21"/>
        </w:rPr>
        <w:t xml:space="preserve">　</w:t>
      </w:r>
      <w:r>
        <w:rPr>
          <w:rFonts w:hint="eastAsia"/>
          <w:szCs w:val="21"/>
        </w:rPr>
        <w:t>E</w:t>
      </w:r>
      <w:r>
        <w:rPr>
          <w:szCs w:val="21"/>
        </w:rPr>
        <w:t>xperimental condition</w:t>
      </w:r>
    </w:p>
    <w:tbl>
      <w:tblPr>
        <w:tblStyle w:val="1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3"/>
        <w:gridCol w:w="1701"/>
        <w:gridCol w:w="1930"/>
      </w:tblGrid>
      <w:tr w:rsidR="00B44382" w14:paraId="4649E94B" w14:textId="77777777" w:rsidTr="004975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Borders>
              <w:top w:val="single" w:sz="8" w:space="0" w:color="auto"/>
              <w:bottom w:val="single" w:sz="8" w:space="0" w:color="auto"/>
            </w:tcBorders>
          </w:tcPr>
          <w:p w14:paraId="224060D7" w14:textId="77777777" w:rsidR="00B44382" w:rsidRPr="00DB0A98" w:rsidRDefault="00B44382" w:rsidP="0049752E">
            <w:pPr>
              <w:spacing w:line="240" w:lineRule="exact"/>
              <w:rPr>
                <w:rFonts w:asciiTheme="minorEastAsia" w:eastAsiaTheme="minorEastAsia" w:hAnsiTheme="minorEastAsia"/>
                <w:bCs w:val="0"/>
                <w:color w:val="000000" w:themeColor="text1"/>
                <w:sz w:val="18"/>
              </w:rPr>
            </w:pPr>
            <w:r w:rsidRPr="00DB0A98">
              <w:rPr>
                <w:rFonts w:asciiTheme="minorEastAsia" w:eastAsiaTheme="minorEastAsia" w:hAnsiTheme="minorEastAsia" w:hint="eastAsia"/>
                <w:color w:val="000000" w:themeColor="text1"/>
                <w:sz w:val="18"/>
              </w:rPr>
              <w:t>区分</w:t>
            </w:r>
          </w:p>
        </w:tc>
        <w:tc>
          <w:tcPr>
            <w:tcW w:w="1701" w:type="dxa"/>
            <w:tcBorders>
              <w:top w:val="single" w:sz="8" w:space="0" w:color="auto"/>
              <w:bottom w:val="single" w:sz="8" w:space="0" w:color="auto"/>
            </w:tcBorders>
          </w:tcPr>
          <w:p w14:paraId="1ACFDDCB" w14:textId="77777777" w:rsidR="00B44382" w:rsidRPr="00DB0A98" w:rsidRDefault="00B44382" w:rsidP="0049752E">
            <w:pPr>
              <w:spacing w:line="240" w:lineRule="exact"/>
              <w:cnfStyle w:val="100000000000" w:firstRow="1" w:lastRow="0" w:firstColumn="0" w:lastColumn="0" w:oddVBand="0" w:evenVBand="0" w:oddHBand="0" w:evenHBand="0" w:firstRowFirstColumn="0" w:firstRowLastColumn="0" w:lastRowFirstColumn="0" w:lastRowLastColumn="0"/>
              <w:rPr>
                <w:rFonts w:asciiTheme="minorEastAsia" w:eastAsiaTheme="minorEastAsia" w:hAnsiTheme="minorEastAsia"/>
                <w:bCs w:val="0"/>
                <w:color w:val="000000" w:themeColor="text1"/>
                <w:sz w:val="18"/>
              </w:rPr>
            </w:pPr>
            <w:r w:rsidRPr="00DB0A98">
              <w:rPr>
                <w:rFonts w:asciiTheme="minorEastAsia" w:eastAsiaTheme="minorEastAsia" w:hAnsiTheme="minorEastAsia" w:hint="eastAsia"/>
                <w:color w:val="000000" w:themeColor="text1"/>
                <w:sz w:val="18"/>
              </w:rPr>
              <w:t>項目</w:t>
            </w:r>
          </w:p>
        </w:tc>
        <w:tc>
          <w:tcPr>
            <w:tcW w:w="1930" w:type="dxa"/>
            <w:tcBorders>
              <w:top w:val="single" w:sz="8" w:space="0" w:color="auto"/>
              <w:bottom w:val="single" w:sz="8" w:space="0" w:color="auto"/>
            </w:tcBorders>
          </w:tcPr>
          <w:p w14:paraId="337C6560" w14:textId="77777777" w:rsidR="00B44382" w:rsidRPr="00DB0A98" w:rsidRDefault="00B44382" w:rsidP="0049752E">
            <w:pPr>
              <w:spacing w:line="240" w:lineRule="exact"/>
              <w:cnfStyle w:val="100000000000" w:firstRow="1" w:lastRow="0" w:firstColumn="0" w:lastColumn="0" w:oddVBand="0" w:evenVBand="0" w:oddHBand="0" w:evenHBand="0" w:firstRowFirstColumn="0" w:firstRowLastColumn="0" w:lastRowFirstColumn="0" w:lastRowLastColumn="0"/>
              <w:rPr>
                <w:rFonts w:asciiTheme="minorEastAsia" w:eastAsiaTheme="minorEastAsia" w:hAnsiTheme="minorEastAsia"/>
                <w:bCs w:val="0"/>
                <w:color w:val="000000" w:themeColor="text1"/>
                <w:sz w:val="18"/>
              </w:rPr>
            </w:pPr>
            <w:r w:rsidRPr="00DB0A98">
              <w:rPr>
                <w:rFonts w:asciiTheme="minorEastAsia" w:eastAsiaTheme="minorEastAsia" w:hAnsiTheme="minorEastAsia" w:hint="eastAsia"/>
                <w:color w:val="000000" w:themeColor="text1"/>
                <w:sz w:val="18"/>
              </w:rPr>
              <w:t>内容</w:t>
            </w:r>
          </w:p>
        </w:tc>
      </w:tr>
      <w:tr w:rsidR="00B44382" w14:paraId="74A25F54" w14:textId="77777777" w:rsidTr="0049752E">
        <w:trPr>
          <w:trHeight w:val="340"/>
        </w:trPr>
        <w:tc>
          <w:tcPr>
            <w:cnfStyle w:val="001000000000" w:firstRow="0" w:lastRow="0" w:firstColumn="1" w:lastColumn="0" w:oddVBand="0" w:evenVBand="0" w:oddHBand="0" w:evenHBand="0" w:firstRowFirstColumn="0" w:firstRowLastColumn="0" w:lastRowFirstColumn="0" w:lastRowLastColumn="0"/>
            <w:tcW w:w="993" w:type="dxa"/>
            <w:tcBorders>
              <w:top w:val="single" w:sz="8" w:space="0" w:color="auto"/>
              <w:bottom w:val="single" w:sz="8" w:space="0" w:color="auto"/>
            </w:tcBorders>
          </w:tcPr>
          <w:p w14:paraId="1C87BEC9" w14:textId="77777777" w:rsidR="00B44382" w:rsidRPr="0049752E" w:rsidRDefault="00B44382" w:rsidP="0049752E">
            <w:pPr>
              <w:spacing w:line="240" w:lineRule="exact"/>
              <w:rPr>
                <w:rFonts w:asciiTheme="minorEastAsia" w:eastAsiaTheme="minorEastAsia" w:hAnsiTheme="minorEastAsia"/>
                <w:b w:val="0"/>
                <w:color w:val="EE0000"/>
                <w:sz w:val="18"/>
                <w:highlight w:val="yellow"/>
              </w:rPr>
            </w:pPr>
            <w:r w:rsidRPr="0049752E">
              <w:rPr>
                <w:rFonts w:asciiTheme="minorEastAsia" w:eastAsiaTheme="minorEastAsia" w:hAnsiTheme="minorEastAsia" w:hint="eastAsia"/>
                <w:color w:val="EE0000"/>
                <w:sz w:val="18"/>
                <w:highlight w:val="yellow"/>
              </w:rPr>
              <w:t>姿勢条件</w:t>
            </w:r>
          </w:p>
        </w:tc>
        <w:tc>
          <w:tcPr>
            <w:tcW w:w="1701" w:type="dxa"/>
            <w:tcBorders>
              <w:top w:val="single" w:sz="8" w:space="0" w:color="auto"/>
              <w:bottom w:val="single" w:sz="8" w:space="0" w:color="auto"/>
            </w:tcBorders>
          </w:tcPr>
          <w:p w14:paraId="1EAEE503" w14:textId="77777777" w:rsidR="00B44382" w:rsidRPr="0049752E" w:rsidRDefault="00B44382" w:rsidP="0049752E">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EE0000"/>
                <w:sz w:val="18"/>
                <w:highlight w:val="yellow"/>
              </w:rPr>
            </w:pPr>
            <w:r w:rsidRPr="0049752E">
              <w:rPr>
                <w:rFonts w:asciiTheme="minorEastAsia" w:eastAsiaTheme="minorEastAsia" w:hAnsiTheme="minorEastAsia" w:hint="eastAsia"/>
                <w:bCs/>
                <w:color w:val="EE0000"/>
                <w:sz w:val="18"/>
                <w:highlight w:val="yellow"/>
              </w:rPr>
              <w:t>体位</w:t>
            </w:r>
          </w:p>
        </w:tc>
        <w:tc>
          <w:tcPr>
            <w:tcW w:w="1930" w:type="dxa"/>
            <w:tcBorders>
              <w:top w:val="single" w:sz="8" w:space="0" w:color="auto"/>
              <w:bottom w:val="single" w:sz="8" w:space="0" w:color="auto"/>
            </w:tcBorders>
          </w:tcPr>
          <w:p w14:paraId="36945C36" w14:textId="77777777" w:rsidR="00B44382" w:rsidRPr="0049752E" w:rsidRDefault="00B44382" w:rsidP="0049752E">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EE0000"/>
                <w:sz w:val="18"/>
                <w:highlight w:val="yellow"/>
              </w:rPr>
            </w:pPr>
            <w:r w:rsidRPr="0049752E">
              <w:rPr>
                <w:rFonts w:asciiTheme="minorEastAsia" w:eastAsiaTheme="minorEastAsia" w:hAnsiTheme="minorEastAsia" w:hint="eastAsia"/>
                <w:bCs/>
                <w:color w:val="EE0000"/>
                <w:sz w:val="18"/>
                <w:highlight w:val="yellow"/>
              </w:rPr>
              <w:t>座位</w:t>
            </w:r>
            <w:r w:rsidRPr="0049752E">
              <w:rPr>
                <w:rFonts w:asciiTheme="minorEastAsia" w:eastAsiaTheme="minorEastAsia" w:hAnsiTheme="minorEastAsia"/>
                <w:bCs/>
                <w:color w:val="EE0000"/>
                <w:sz w:val="18"/>
                <w:highlight w:val="yellow"/>
              </w:rPr>
              <w:t>,</w:t>
            </w:r>
            <w:r w:rsidRPr="0049752E">
              <w:rPr>
                <w:rFonts w:asciiTheme="minorEastAsia" w:eastAsiaTheme="minorEastAsia" w:hAnsiTheme="minorEastAsia" w:hint="eastAsia"/>
                <w:bCs/>
                <w:color w:val="EE0000"/>
                <w:sz w:val="18"/>
                <w:highlight w:val="yellow"/>
              </w:rPr>
              <w:t>半座位</w:t>
            </w:r>
            <w:r w:rsidRPr="0049752E">
              <w:rPr>
                <w:rFonts w:asciiTheme="minorEastAsia" w:eastAsiaTheme="minorEastAsia" w:hAnsiTheme="minorEastAsia"/>
                <w:bCs/>
                <w:color w:val="EE0000"/>
                <w:sz w:val="18"/>
                <w:highlight w:val="yellow"/>
              </w:rPr>
              <w:t>,</w:t>
            </w:r>
            <w:r w:rsidRPr="0049752E">
              <w:rPr>
                <w:rFonts w:asciiTheme="minorEastAsia" w:eastAsiaTheme="minorEastAsia" w:hAnsiTheme="minorEastAsia" w:hint="eastAsia"/>
                <w:bCs/>
                <w:color w:val="EE0000"/>
                <w:sz w:val="18"/>
                <w:highlight w:val="yellow"/>
              </w:rPr>
              <w:t>仰臥位</w:t>
            </w:r>
          </w:p>
        </w:tc>
      </w:tr>
      <w:tr w:rsidR="00B44382" w14:paraId="21982056" w14:textId="77777777" w:rsidTr="0049752E">
        <w:trPr>
          <w:trHeight w:val="340"/>
        </w:trPr>
        <w:tc>
          <w:tcPr>
            <w:cnfStyle w:val="001000000000" w:firstRow="0" w:lastRow="0" w:firstColumn="1" w:lastColumn="0" w:oddVBand="0" w:evenVBand="0" w:oddHBand="0" w:evenHBand="0" w:firstRowFirstColumn="0" w:firstRowLastColumn="0" w:lastRowFirstColumn="0" w:lastRowLastColumn="0"/>
            <w:tcW w:w="993" w:type="dxa"/>
            <w:tcBorders>
              <w:top w:val="single" w:sz="8" w:space="0" w:color="auto"/>
            </w:tcBorders>
          </w:tcPr>
          <w:p w14:paraId="142FFFF2" w14:textId="77777777" w:rsidR="00B44382" w:rsidRPr="0049752E" w:rsidRDefault="00B44382" w:rsidP="0049752E">
            <w:pPr>
              <w:spacing w:line="240" w:lineRule="exact"/>
              <w:rPr>
                <w:rFonts w:asciiTheme="minorEastAsia" w:eastAsiaTheme="minorEastAsia" w:hAnsiTheme="minorEastAsia"/>
                <w:color w:val="EE0000"/>
                <w:sz w:val="18"/>
                <w:highlight w:val="yellow"/>
              </w:rPr>
            </w:pPr>
          </w:p>
        </w:tc>
        <w:tc>
          <w:tcPr>
            <w:tcW w:w="1701" w:type="dxa"/>
            <w:tcBorders>
              <w:top w:val="single" w:sz="8" w:space="0" w:color="auto"/>
            </w:tcBorders>
          </w:tcPr>
          <w:p w14:paraId="107AA615" w14:textId="77777777" w:rsidR="00B44382" w:rsidRPr="0049752E" w:rsidRDefault="00B44382" w:rsidP="0049752E">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EE0000"/>
                <w:sz w:val="18"/>
                <w:highlight w:val="yellow"/>
              </w:rPr>
            </w:pPr>
            <w:r w:rsidRPr="0049752E">
              <w:rPr>
                <w:rFonts w:asciiTheme="minorEastAsia" w:eastAsiaTheme="minorEastAsia" w:hAnsiTheme="minorEastAsia" w:hint="eastAsia"/>
                <w:bCs/>
                <w:color w:val="EE0000"/>
                <w:sz w:val="18"/>
                <w:highlight w:val="yellow"/>
              </w:rPr>
              <w:t>実施順序</w:t>
            </w:r>
          </w:p>
        </w:tc>
        <w:tc>
          <w:tcPr>
            <w:tcW w:w="1930" w:type="dxa"/>
            <w:tcBorders>
              <w:top w:val="single" w:sz="8" w:space="0" w:color="auto"/>
            </w:tcBorders>
          </w:tcPr>
          <w:p w14:paraId="4C422BD3" w14:textId="77777777" w:rsidR="00B44382" w:rsidRPr="0049752E" w:rsidRDefault="00B44382" w:rsidP="0049752E">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EE0000"/>
                <w:sz w:val="18"/>
                <w:highlight w:val="yellow"/>
              </w:rPr>
            </w:pPr>
            <w:r w:rsidRPr="0049752E">
              <w:rPr>
                <w:rFonts w:asciiTheme="minorEastAsia" w:eastAsiaTheme="minorEastAsia" w:hAnsiTheme="minorEastAsia" w:hint="eastAsia"/>
                <w:bCs/>
                <w:color w:val="EE0000"/>
                <w:sz w:val="18"/>
                <w:highlight w:val="yellow"/>
              </w:rPr>
              <w:t>座位</w:t>
            </w:r>
            <w:r w:rsidRPr="0049752E">
              <w:rPr>
                <w:rFonts w:asciiTheme="minorEastAsia" w:eastAsiaTheme="minorEastAsia" w:hAnsiTheme="minorEastAsia"/>
                <w:bCs/>
                <w:color w:val="EE0000"/>
                <w:sz w:val="18"/>
                <w:highlight w:val="yellow"/>
              </w:rPr>
              <w:t>,</w:t>
            </w:r>
            <w:r w:rsidRPr="0049752E">
              <w:rPr>
                <w:rFonts w:asciiTheme="minorEastAsia" w:eastAsiaTheme="minorEastAsia" w:hAnsiTheme="minorEastAsia" w:hint="eastAsia"/>
                <w:bCs/>
                <w:color w:val="EE0000"/>
                <w:sz w:val="18"/>
                <w:highlight w:val="yellow"/>
              </w:rPr>
              <w:t>半座位</w:t>
            </w:r>
            <w:r w:rsidRPr="0049752E">
              <w:rPr>
                <w:rFonts w:asciiTheme="minorEastAsia" w:eastAsiaTheme="minorEastAsia" w:hAnsiTheme="minorEastAsia"/>
                <w:bCs/>
                <w:color w:val="EE0000"/>
                <w:sz w:val="18"/>
                <w:highlight w:val="yellow"/>
              </w:rPr>
              <w:t>,</w:t>
            </w:r>
            <w:r w:rsidRPr="0049752E">
              <w:rPr>
                <w:rFonts w:asciiTheme="minorEastAsia" w:eastAsiaTheme="minorEastAsia" w:hAnsiTheme="minorEastAsia" w:hint="eastAsia"/>
                <w:bCs/>
                <w:color w:val="EE0000"/>
                <w:sz w:val="18"/>
                <w:highlight w:val="yellow"/>
              </w:rPr>
              <w:t>仰臥位の順で実施</w:t>
            </w:r>
          </w:p>
        </w:tc>
      </w:tr>
    </w:tbl>
    <w:p w14:paraId="641D3F2F" w14:textId="5FDE391B" w:rsidR="00B44382" w:rsidRDefault="00B44382" w:rsidP="00B44382">
      <w:pPr>
        <w:rPr>
          <w:rFonts w:asciiTheme="minorEastAsia" w:eastAsiaTheme="minorEastAsia" w:hAnsiTheme="minorEastAsia"/>
          <w:bCs/>
          <w:color w:val="000000" w:themeColor="text1"/>
          <w:sz w:val="20"/>
        </w:rPr>
      </w:pPr>
    </w:p>
    <w:p w14:paraId="510DD3E7" w14:textId="77777777" w:rsidR="00B44382" w:rsidRPr="0049752E" w:rsidRDefault="00B44382" w:rsidP="00B44382">
      <w:pPr>
        <w:jc w:val="center"/>
        <w:rPr>
          <w:color w:val="EE0000"/>
          <w:sz w:val="20"/>
          <w:szCs w:val="20"/>
          <w:highlight w:val="yellow"/>
        </w:rPr>
      </w:pPr>
      <w:r w:rsidRPr="0049752E">
        <w:rPr>
          <w:rFonts w:hint="eastAsia"/>
          <w:color w:val="EE0000"/>
          <w:sz w:val="20"/>
          <w:szCs w:val="20"/>
          <w:highlight w:val="yellow"/>
        </w:rPr>
        <w:t>表</w:t>
      </w:r>
      <w:r>
        <w:rPr>
          <w:rFonts w:hint="eastAsia"/>
          <w:color w:val="EE0000"/>
          <w:sz w:val="20"/>
          <w:szCs w:val="20"/>
          <w:highlight w:val="yellow"/>
        </w:rPr>
        <w:t>２</w:t>
      </w:r>
      <w:r w:rsidRPr="0049752E">
        <w:rPr>
          <w:color w:val="EE0000"/>
          <w:sz w:val="20"/>
          <w:szCs w:val="20"/>
          <w:highlight w:val="yellow"/>
        </w:rPr>
        <w:t xml:space="preserve"> </w:t>
      </w:r>
      <w:r w:rsidRPr="0049752E">
        <w:rPr>
          <w:rFonts w:hint="eastAsia"/>
          <w:color w:val="EE0000"/>
          <w:sz w:val="20"/>
          <w:szCs w:val="20"/>
          <w:highlight w:val="yellow"/>
        </w:rPr>
        <w:t>実験設定および評価指標</w:t>
      </w:r>
    </w:p>
    <w:p w14:paraId="1A8718FD" w14:textId="77777777" w:rsidR="00B44382" w:rsidRPr="0049752E" w:rsidRDefault="00B44382" w:rsidP="00B44382">
      <w:pPr>
        <w:jc w:val="center"/>
        <w:rPr>
          <w:color w:val="EE0000"/>
          <w:szCs w:val="21"/>
          <w:highlight w:val="yellow"/>
        </w:rPr>
      </w:pPr>
      <w:r w:rsidRPr="0049752E">
        <w:rPr>
          <w:color w:val="EE0000"/>
          <w:szCs w:val="21"/>
          <w:highlight w:val="yellow"/>
        </w:rPr>
        <w:t xml:space="preserve">Table </w:t>
      </w:r>
      <w:r>
        <w:rPr>
          <w:color w:val="EE0000"/>
          <w:szCs w:val="21"/>
          <w:highlight w:val="yellow"/>
        </w:rPr>
        <w:t>2</w:t>
      </w:r>
      <w:r w:rsidRPr="0049752E">
        <w:rPr>
          <w:rFonts w:hint="eastAsia"/>
          <w:color w:val="EE0000"/>
          <w:szCs w:val="21"/>
          <w:highlight w:val="yellow"/>
        </w:rPr>
        <w:t xml:space="preserve">　</w:t>
      </w:r>
      <w:r w:rsidRPr="0049752E">
        <w:rPr>
          <w:color w:val="EE0000"/>
          <w:szCs w:val="21"/>
          <w:highlight w:val="yellow"/>
        </w:rPr>
        <w:t>Experimental setup and outcome measures</w:t>
      </w:r>
    </w:p>
    <w:tbl>
      <w:tblPr>
        <w:tblStyle w:val="1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3"/>
        <w:gridCol w:w="1701"/>
        <w:gridCol w:w="1930"/>
      </w:tblGrid>
      <w:tr w:rsidR="00B44382" w:rsidRPr="00BB40B2" w14:paraId="10E3B1BF" w14:textId="77777777" w:rsidTr="004975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Borders>
              <w:top w:val="single" w:sz="8" w:space="0" w:color="auto"/>
              <w:bottom w:val="single" w:sz="8" w:space="0" w:color="auto"/>
            </w:tcBorders>
          </w:tcPr>
          <w:p w14:paraId="4BD6741B" w14:textId="77777777" w:rsidR="00B44382" w:rsidRPr="00B913F3" w:rsidRDefault="00B44382" w:rsidP="0049752E">
            <w:pPr>
              <w:spacing w:line="240" w:lineRule="exact"/>
              <w:rPr>
                <w:rFonts w:asciiTheme="minorEastAsia" w:eastAsiaTheme="minorEastAsia" w:hAnsiTheme="minorEastAsia"/>
                <w:bCs w:val="0"/>
                <w:color w:val="000000" w:themeColor="text1"/>
                <w:sz w:val="18"/>
              </w:rPr>
            </w:pPr>
            <w:r w:rsidRPr="00B913F3">
              <w:rPr>
                <w:rFonts w:asciiTheme="minorEastAsia" w:eastAsiaTheme="minorEastAsia" w:hAnsiTheme="minorEastAsia" w:hint="eastAsia"/>
                <w:color w:val="000000" w:themeColor="text1"/>
                <w:sz w:val="18"/>
              </w:rPr>
              <w:t>区分</w:t>
            </w:r>
          </w:p>
        </w:tc>
        <w:tc>
          <w:tcPr>
            <w:tcW w:w="1701" w:type="dxa"/>
            <w:tcBorders>
              <w:top w:val="single" w:sz="8" w:space="0" w:color="auto"/>
              <w:bottom w:val="single" w:sz="8" w:space="0" w:color="auto"/>
            </w:tcBorders>
          </w:tcPr>
          <w:p w14:paraId="7D31139C" w14:textId="77777777" w:rsidR="00B44382" w:rsidRPr="00B913F3" w:rsidRDefault="00B44382" w:rsidP="0049752E">
            <w:pPr>
              <w:spacing w:line="240" w:lineRule="exact"/>
              <w:cnfStyle w:val="100000000000" w:firstRow="1" w:lastRow="0" w:firstColumn="0" w:lastColumn="0" w:oddVBand="0" w:evenVBand="0" w:oddHBand="0" w:evenHBand="0" w:firstRowFirstColumn="0" w:firstRowLastColumn="0" w:lastRowFirstColumn="0" w:lastRowLastColumn="0"/>
              <w:rPr>
                <w:rFonts w:asciiTheme="minorEastAsia" w:eastAsiaTheme="minorEastAsia" w:hAnsiTheme="minorEastAsia"/>
                <w:bCs w:val="0"/>
                <w:color w:val="000000" w:themeColor="text1"/>
                <w:sz w:val="18"/>
              </w:rPr>
            </w:pPr>
            <w:r w:rsidRPr="00B913F3">
              <w:rPr>
                <w:rFonts w:asciiTheme="minorEastAsia" w:eastAsiaTheme="minorEastAsia" w:hAnsiTheme="minorEastAsia" w:hint="eastAsia"/>
                <w:color w:val="000000" w:themeColor="text1"/>
                <w:sz w:val="18"/>
              </w:rPr>
              <w:t>項目</w:t>
            </w:r>
          </w:p>
        </w:tc>
        <w:tc>
          <w:tcPr>
            <w:tcW w:w="1930" w:type="dxa"/>
            <w:tcBorders>
              <w:top w:val="single" w:sz="8" w:space="0" w:color="auto"/>
              <w:bottom w:val="single" w:sz="8" w:space="0" w:color="auto"/>
            </w:tcBorders>
          </w:tcPr>
          <w:p w14:paraId="5ECA45C6" w14:textId="77777777" w:rsidR="00B44382" w:rsidRPr="00B913F3" w:rsidRDefault="00B44382" w:rsidP="0049752E">
            <w:pPr>
              <w:spacing w:line="240" w:lineRule="exact"/>
              <w:cnfStyle w:val="100000000000" w:firstRow="1" w:lastRow="0" w:firstColumn="0" w:lastColumn="0" w:oddVBand="0" w:evenVBand="0" w:oddHBand="0" w:evenHBand="0" w:firstRowFirstColumn="0" w:firstRowLastColumn="0" w:lastRowFirstColumn="0" w:lastRowLastColumn="0"/>
              <w:rPr>
                <w:rFonts w:asciiTheme="minorEastAsia" w:eastAsiaTheme="minorEastAsia" w:hAnsiTheme="minorEastAsia"/>
                <w:bCs w:val="0"/>
                <w:color w:val="000000" w:themeColor="text1"/>
                <w:sz w:val="18"/>
              </w:rPr>
            </w:pPr>
            <w:r w:rsidRPr="00B913F3">
              <w:rPr>
                <w:rFonts w:asciiTheme="minorEastAsia" w:eastAsiaTheme="minorEastAsia" w:hAnsiTheme="minorEastAsia" w:hint="eastAsia"/>
                <w:color w:val="000000" w:themeColor="text1"/>
                <w:sz w:val="18"/>
              </w:rPr>
              <w:t>内容</w:t>
            </w:r>
          </w:p>
        </w:tc>
      </w:tr>
      <w:tr w:rsidR="00B44382" w:rsidRPr="00BB40B2" w14:paraId="717B4BB3" w14:textId="77777777" w:rsidTr="0049752E">
        <w:trPr>
          <w:trHeight w:val="635"/>
        </w:trPr>
        <w:tc>
          <w:tcPr>
            <w:cnfStyle w:val="001000000000" w:firstRow="0" w:lastRow="0" w:firstColumn="1" w:lastColumn="0" w:oddVBand="0" w:evenVBand="0" w:oddHBand="0" w:evenHBand="0" w:firstRowFirstColumn="0" w:firstRowLastColumn="0" w:lastRowFirstColumn="0" w:lastRowLastColumn="0"/>
            <w:tcW w:w="993" w:type="dxa"/>
            <w:vMerge w:val="restart"/>
            <w:tcBorders>
              <w:top w:val="single" w:sz="8" w:space="0" w:color="auto"/>
            </w:tcBorders>
          </w:tcPr>
          <w:p w14:paraId="0A26A6AF" w14:textId="77777777" w:rsidR="00B44382" w:rsidRPr="00B913F3" w:rsidRDefault="00B44382" w:rsidP="0049752E">
            <w:pPr>
              <w:spacing w:line="240" w:lineRule="exact"/>
              <w:rPr>
                <w:rFonts w:asciiTheme="minorEastAsia" w:eastAsiaTheme="minorEastAsia" w:hAnsiTheme="minorEastAsia"/>
                <w:b w:val="0"/>
                <w:color w:val="000000" w:themeColor="text1"/>
                <w:sz w:val="18"/>
              </w:rPr>
            </w:pPr>
            <w:r w:rsidRPr="00B913F3">
              <w:rPr>
                <w:rFonts w:asciiTheme="minorEastAsia" w:eastAsiaTheme="minorEastAsia" w:hAnsiTheme="minorEastAsia" w:hint="eastAsia"/>
                <w:color w:val="000000" w:themeColor="text1"/>
                <w:sz w:val="18"/>
              </w:rPr>
              <w:t>参加者</w:t>
            </w:r>
          </w:p>
        </w:tc>
        <w:tc>
          <w:tcPr>
            <w:tcW w:w="1701" w:type="dxa"/>
            <w:tcBorders>
              <w:top w:val="single" w:sz="8" w:space="0" w:color="auto"/>
            </w:tcBorders>
          </w:tcPr>
          <w:p w14:paraId="07D54731" w14:textId="77777777" w:rsidR="00B44382" w:rsidRPr="00B913F3" w:rsidRDefault="00B44382" w:rsidP="0049752E">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B913F3">
              <w:rPr>
                <w:rFonts w:asciiTheme="minorEastAsia" w:eastAsiaTheme="minorEastAsia" w:hAnsiTheme="minorEastAsia" w:hint="eastAsia"/>
                <w:bCs/>
                <w:color w:val="000000" w:themeColor="text1"/>
                <w:sz w:val="18"/>
              </w:rPr>
              <w:t>人数</w:t>
            </w:r>
          </w:p>
        </w:tc>
        <w:tc>
          <w:tcPr>
            <w:tcW w:w="1930" w:type="dxa"/>
            <w:tcBorders>
              <w:top w:val="single" w:sz="8" w:space="0" w:color="auto"/>
            </w:tcBorders>
          </w:tcPr>
          <w:p w14:paraId="1C18DE72" w14:textId="77777777" w:rsidR="00B44382" w:rsidRPr="009B2830" w:rsidRDefault="00B44382" w:rsidP="0049752E">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EE0000"/>
                <w:sz w:val="18"/>
                <w:highlight w:val="yellow"/>
              </w:rPr>
            </w:pPr>
            <w:r w:rsidRPr="009B2830">
              <w:rPr>
                <w:rFonts w:asciiTheme="minorEastAsia" w:eastAsiaTheme="minorEastAsia" w:hAnsiTheme="minorEastAsia" w:hint="eastAsia"/>
                <w:bCs/>
                <w:color w:val="EE0000"/>
                <w:sz w:val="18"/>
                <w:highlight w:val="yellow"/>
              </w:rPr>
              <w:t>男性</w:t>
            </w:r>
            <w:r w:rsidRPr="009B2830">
              <w:rPr>
                <w:rFonts w:asciiTheme="minorEastAsia" w:eastAsiaTheme="minorEastAsia" w:hAnsiTheme="minorEastAsia"/>
                <w:bCs/>
                <w:color w:val="EE0000"/>
                <w:sz w:val="18"/>
                <w:highlight w:val="yellow"/>
              </w:rPr>
              <w:t>6</w:t>
            </w:r>
            <w:r w:rsidRPr="009B2830">
              <w:rPr>
                <w:rFonts w:asciiTheme="minorEastAsia" w:eastAsiaTheme="minorEastAsia" w:hAnsiTheme="minorEastAsia" w:hint="eastAsia"/>
                <w:bCs/>
                <w:color w:val="EE0000"/>
                <w:sz w:val="18"/>
                <w:highlight w:val="yellow"/>
              </w:rPr>
              <w:t>名</w:t>
            </w:r>
            <w:r w:rsidRPr="009B2830">
              <w:rPr>
                <w:rFonts w:asciiTheme="minorEastAsia" w:eastAsiaTheme="minorEastAsia" w:hAnsiTheme="minorEastAsia"/>
                <w:bCs/>
                <w:color w:val="EE0000"/>
                <w:sz w:val="18"/>
                <w:highlight w:val="yellow"/>
              </w:rPr>
              <w:t>,</w:t>
            </w:r>
            <w:r w:rsidRPr="009B2830">
              <w:rPr>
                <w:rFonts w:asciiTheme="minorEastAsia" w:eastAsiaTheme="minorEastAsia" w:hAnsiTheme="minorEastAsia" w:hint="eastAsia"/>
                <w:bCs/>
                <w:color w:val="EE0000"/>
                <w:sz w:val="18"/>
                <w:highlight w:val="yellow"/>
              </w:rPr>
              <w:t>女性</w:t>
            </w:r>
            <w:r w:rsidRPr="009B2830">
              <w:rPr>
                <w:rFonts w:asciiTheme="minorEastAsia" w:eastAsiaTheme="minorEastAsia" w:hAnsiTheme="minorEastAsia"/>
                <w:bCs/>
                <w:color w:val="EE0000"/>
                <w:sz w:val="18"/>
                <w:highlight w:val="yellow"/>
              </w:rPr>
              <w:t>6</w:t>
            </w:r>
            <w:r w:rsidRPr="009B2830">
              <w:rPr>
                <w:rFonts w:asciiTheme="minorEastAsia" w:eastAsiaTheme="minorEastAsia" w:hAnsiTheme="minorEastAsia" w:hint="eastAsia"/>
                <w:bCs/>
                <w:color w:val="EE0000"/>
                <w:sz w:val="18"/>
                <w:highlight w:val="yellow"/>
              </w:rPr>
              <w:t>名</w:t>
            </w:r>
          </w:p>
          <w:p w14:paraId="011A855F" w14:textId="77777777" w:rsidR="00B44382" w:rsidRPr="00B913F3" w:rsidRDefault="00B44382" w:rsidP="0049752E">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EE0000"/>
                <w:sz w:val="18"/>
              </w:rPr>
            </w:pPr>
            <w:r w:rsidRPr="009B2830">
              <w:rPr>
                <w:rFonts w:asciiTheme="minorEastAsia" w:eastAsiaTheme="minorEastAsia" w:hAnsiTheme="minorEastAsia" w:hint="eastAsia"/>
                <w:bCs/>
                <w:color w:val="EE0000"/>
                <w:sz w:val="18"/>
                <w:highlight w:val="yellow"/>
              </w:rPr>
              <w:t>計</w:t>
            </w:r>
            <w:r w:rsidRPr="009B2830">
              <w:rPr>
                <w:rFonts w:asciiTheme="minorEastAsia" w:eastAsiaTheme="minorEastAsia" w:hAnsiTheme="minorEastAsia"/>
                <w:bCs/>
                <w:color w:val="EE0000"/>
                <w:sz w:val="18"/>
                <w:highlight w:val="yellow"/>
              </w:rPr>
              <w:t>12</w:t>
            </w:r>
            <w:r w:rsidRPr="009B2830">
              <w:rPr>
                <w:rFonts w:asciiTheme="minorEastAsia" w:eastAsiaTheme="minorEastAsia" w:hAnsiTheme="minorEastAsia" w:hint="eastAsia"/>
                <w:bCs/>
                <w:color w:val="EE0000"/>
                <w:sz w:val="18"/>
                <w:highlight w:val="yellow"/>
              </w:rPr>
              <w:t>名</w:t>
            </w:r>
          </w:p>
        </w:tc>
      </w:tr>
      <w:tr w:rsidR="00B44382" w:rsidRPr="00BB40B2" w14:paraId="4F27BF49" w14:textId="77777777" w:rsidTr="0049752E">
        <w:trPr>
          <w:trHeight w:val="340"/>
        </w:trPr>
        <w:tc>
          <w:tcPr>
            <w:cnfStyle w:val="001000000000" w:firstRow="0" w:lastRow="0" w:firstColumn="1" w:lastColumn="0" w:oddVBand="0" w:evenVBand="0" w:oddHBand="0" w:evenHBand="0" w:firstRowFirstColumn="0" w:firstRowLastColumn="0" w:lastRowFirstColumn="0" w:lastRowLastColumn="0"/>
            <w:tcW w:w="993" w:type="dxa"/>
            <w:vMerge/>
          </w:tcPr>
          <w:p w14:paraId="22140917" w14:textId="77777777" w:rsidR="00B44382" w:rsidRPr="00B913F3" w:rsidRDefault="00B44382" w:rsidP="0049752E">
            <w:pPr>
              <w:spacing w:line="240" w:lineRule="exact"/>
              <w:rPr>
                <w:rFonts w:asciiTheme="minorEastAsia" w:eastAsiaTheme="minorEastAsia" w:hAnsiTheme="minorEastAsia"/>
                <w:bCs w:val="0"/>
                <w:color w:val="000000" w:themeColor="text1"/>
                <w:sz w:val="18"/>
              </w:rPr>
            </w:pPr>
          </w:p>
        </w:tc>
        <w:tc>
          <w:tcPr>
            <w:tcW w:w="1701" w:type="dxa"/>
          </w:tcPr>
          <w:p w14:paraId="75AD8E58" w14:textId="77777777" w:rsidR="00B44382" w:rsidRPr="00B913F3" w:rsidRDefault="00B44382" w:rsidP="0049752E">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B913F3">
              <w:rPr>
                <w:rFonts w:asciiTheme="minorEastAsia" w:eastAsiaTheme="minorEastAsia" w:hAnsiTheme="minorEastAsia" w:hint="eastAsia"/>
                <w:bCs/>
                <w:color w:val="000000" w:themeColor="text1"/>
                <w:sz w:val="18"/>
              </w:rPr>
              <w:t>年齢</w:t>
            </w:r>
          </w:p>
        </w:tc>
        <w:tc>
          <w:tcPr>
            <w:tcW w:w="1930" w:type="dxa"/>
          </w:tcPr>
          <w:p w14:paraId="1E3AC1C1" w14:textId="77777777" w:rsidR="00B44382" w:rsidRPr="00B913F3" w:rsidRDefault="00B44382" w:rsidP="0049752E">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B913F3">
              <w:rPr>
                <w:rFonts w:asciiTheme="minorEastAsia" w:eastAsiaTheme="minorEastAsia" w:hAnsiTheme="minorEastAsia"/>
                <w:bCs/>
                <w:color w:val="000000" w:themeColor="text1"/>
                <w:sz w:val="18"/>
              </w:rPr>
              <w:t>20</w:t>
            </w:r>
            <w:r w:rsidRPr="00B913F3">
              <w:rPr>
                <w:rFonts w:asciiTheme="minorEastAsia" w:eastAsiaTheme="minorEastAsia" w:hAnsiTheme="minorEastAsia" w:hint="eastAsia"/>
                <w:bCs/>
                <w:color w:val="000000" w:themeColor="text1"/>
                <w:sz w:val="18"/>
              </w:rPr>
              <w:t>〜</w:t>
            </w:r>
            <w:r w:rsidRPr="00B913F3">
              <w:rPr>
                <w:rFonts w:asciiTheme="minorEastAsia" w:eastAsiaTheme="minorEastAsia" w:hAnsiTheme="minorEastAsia"/>
                <w:bCs/>
                <w:color w:val="000000" w:themeColor="text1"/>
                <w:sz w:val="18"/>
              </w:rPr>
              <w:t>22</w:t>
            </w:r>
            <w:r w:rsidRPr="00B913F3">
              <w:rPr>
                <w:rFonts w:asciiTheme="minorEastAsia" w:eastAsiaTheme="minorEastAsia" w:hAnsiTheme="minorEastAsia" w:hint="eastAsia"/>
                <w:bCs/>
                <w:color w:val="000000" w:themeColor="text1"/>
                <w:sz w:val="18"/>
              </w:rPr>
              <w:t>歳</w:t>
            </w:r>
          </w:p>
        </w:tc>
      </w:tr>
      <w:tr w:rsidR="00B44382" w:rsidRPr="00EE32A9" w14:paraId="31A45043" w14:textId="77777777" w:rsidTr="0049752E">
        <w:trPr>
          <w:trHeight w:val="340"/>
        </w:trPr>
        <w:tc>
          <w:tcPr>
            <w:cnfStyle w:val="001000000000" w:firstRow="0" w:lastRow="0" w:firstColumn="1" w:lastColumn="0" w:oddVBand="0" w:evenVBand="0" w:oddHBand="0" w:evenHBand="0" w:firstRowFirstColumn="0" w:firstRowLastColumn="0" w:lastRowFirstColumn="0" w:lastRowLastColumn="0"/>
            <w:tcW w:w="993" w:type="dxa"/>
          </w:tcPr>
          <w:p w14:paraId="42E239DF" w14:textId="77777777" w:rsidR="00B44382" w:rsidRPr="00B913F3" w:rsidRDefault="00B44382" w:rsidP="0049752E">
            <w:pPr>
              <w:spacing w:line="240" w:lineRule="exact"/>
              <w:rPr>
                <w:rFonts w:asciiTheme="minorEastAsia" w:eastAsiaTheme="minorEastAsia" w:hAnsiTheme="minorEastAsia"/>
                <w:bCs w:val="0"/>
                <w:color w:val="000000" w:themeColor="text1"/>
                <w:sz w:val="18"/>
              </w:rPr>
            </w:pPr>
          </w:p>
        </w:tc>
        <w:tc>
          <w:tcPr>
            <w:tcW w:w="1701" w:type="dxa"/>
          </w:tcPr>
          <w:p w14:paraId="7BD2FE7E" w14:textId="77777777" w:rsidR="00B44382" w:rsidRPr="00B913F3" w:rsidRDefault="00B44382" w:rsidP="0049752E">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B913F3">
              <w:rPr>
                <w:rFonts w:asciiTheme="minorEastAsia" w:eastAsiaTheme="minorEastAsia" w:hAnsiTheme="minorEastAsia" w:hint="eastAsia"/>
                <w:bCs/>
                <w:color w:val="000000" w:themeColor="text1"/>
                <w:sz w:val="18"/>
              </w:rPr>
              <w:t>利き手</w:t>
            </w:r>
          </w:p>
        </w:tc>
        <w:tc>
          <w:tcPr>
            <w:tcW w:w="1930" w:type="dxa"/>
          </w:tcPr>
          <w:p w14:paraId="687A29D9" w14:textId="77777777" w:rsidR="00B44382" w:rsidRPr="00B913F3" w:rsidRDefault="00B44382" w:rsidP="0049752E">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B913F3">
              <w:rPr>
                <w:rFonts w:asciiTheme="minorEastAsia" w:eastAsiaTheme="minorEastAsia" w:hAnsiTheme="minorEastAsia" w:hint="eastAsia"/>
                <w:bCs/>
                <w:color w:val="000000" w:themeColor="text1"/>
                <w:sz w:val="18"/>
              </w:rPr>
              <w:t>全員右利き</w:t>
            </w:r>
          </w:p>
        </w:tc>
      </w:tr>
      <w:tr w:rsidR="00B44382" w:rsidRPr="00BB40B2" w14:paraId="03B7181D" w14:textId="77777777" w:rsidTr="0049752E">
        <w:trPr>
          <w:trHeight w:val="340"/>
        </w:trPr>
        <w:tc>
          <w:tcPr>
            <w:cnfStyle w:val="001000000000" w:firstRow="0" w:lastRow="0" w:firstColumn="1" w:lastColumn="0" w:oddVBand="0" w:evenVBand="0" w:oddHBand="0" w:evenHBand="0" w:firstRowFirstColumn="0" w:firstRowLastColumn="0" w:lastRowFirstColumn="0" w:lastRowLastColumn="0"/>
            <w:tcW w:w="993" w:type="dxa"/>
            <w:vMerge w:val="restart"/>
          </w:tcPr>
          <w:p w14:paraId="07A7D96F" w14:textId="77777777" w:rsidR="00B44382" w:rsidRPr="00B913F3" w:rsidRDefault="00B44382" w:rsidP="0049752E">
            <w:pPr>
              <w:spacing w:line="240" w:lineRule="exact"/>
              <w:rPr>
                <w:rFonts w:asciiTheme="minorEastAsia" w:eastAsiaTheme="minorEastAsia" w:hAnsiTheme="minorEastAsia"/>
                <w:b w:val="0"/>
                <w:color w:val="000000" w:themeColor="text1"/>
                <w:sz w:val="18"/>
              </w:rPr>
            </w:pPr>
            <w:r w:rsidRPr="00B913F3">
              <w:rPr>
                <w:rFonts w:asciiTheme="minorEastAsia" w:eastAsiaTheme="minorEastAsia" w:hAnsiTheme="minorEastAsia" w:hint="eastAsia"/>
                <w:color w:val="000000" w:themeColor="text1"/>
                <w:sz w:val="18"/>
              </w:rPr>
              <w:t>実験仕様</w:t>
            </w:r>
          </w:p>
        </w:tc>
        <w:tc>
          <w:tcPr>
            <w:tcW w:w="1701" w:type="dxa"/>
          </w:tcPr>
          <w:p w14:paraId="4D4D288D" w14:textId="77777777" w:rsidR="00B44382" w:rsidRPr="00B913F3" w:rsidRDefault="00B44382" w:rsidP="0049752E">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B913F3">
              <w:rPr>
                <w:rFonts w:asciiTheme="minorEastAsia" w:eastAsiaTheme="minorEastAsia" w:hAnsiTheme="minorEastAsia" w:hint="eastAsia"/>
                <w:bCs/>
                <w:color w:val="000000" w:themeColor="text1"/>
                <w:sz w:val="18"/>
              </w:rPr>
              <w:t>制限時間</w:t>
            </w:r>
          </w:p>
        </w:tc>
        <w:tc>
          <w:tcPr>
            <w:tcW w:w="1930" w:type="dxa"/>
          </w:tcPr>
          <w:p w14:paraId="24199007" w14:textId="77777777" w:rsidR="00B44382" w:rsidRPr="00B913F3" w:rsidRDefault="00B44382" w:rsidP="0049752E">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B913F3">
              <w:rPr>
                <w:rFonts w:asciiTheme="minorEastAsia" w:eastAsiaTheme="minorEastAsia" w:hAnsiTheme="minorEastAsia"/>
                <w:bCs/>
                <w:color w:val="000000" w:themeColor="text1"/>
                <w:sz w:val="18"/>
              </w:rPr>
              <w:t>各ターゲット5 s</w:t>
            </w:r>
          </w:p>
        </w:tc>
      </w:tr>
      <w:tr w:rsidR="00B44382" w:rsidRPr="00BB40B2" w14:paraId="173541A2" w14:textId="77777777" w:rsidTr="0049752E">
        <w:trPr>
          <w:trHeight w:val="340"/>
        </w:trPr>
        <w:tc>
          <w:tcPr>
            <w:cnfStyle w:val="001000000000" w:firstRow="0" w:lastRow="0" w:firstColumn="1" w:lastColumn="0" w:oddVBand="0" w:evenVBand="0" w:oddHBand="0" w:evenHBand="0" w:firstRowFirstColumn="0" w:firstRowLastColumn="0" w:lastRowFirstColumn="0" w:lastRowLastColumn="0"/>
            <w:tcW w:w="993" w:type="dxa"/>
            <w:vMerge/>
          </w:tcPr>
          <w:p w14:paraId="2224D386" w14:textId="77777777" w:rsidR="00B44382" w:rsidRPr="00B913F3" w:rsidRDefault="00B44382" w:rsidP="0049752E">
            <w:pPr>
              <w:spacing w:line="240" w:lineRule="exact"/>
              <w:rPr>
                <w:rFonts w:asciiTheme="minorEastAsia" w:eastAsiaTheme="minorEastAsia" w:hAnsiTheme="minorEastAsia"/>
                <w:b w:val="0"/>
                <w:color w:val="000000" w:themeColor="text1"/>
                <w:sz w:val="18"/>
              </w:rPr>
            </w:pPr>
          </w:p>
        </w:tc>
        <w:tc>
          <w:tcPr>
            <w:tcW w:w="1701" w:type="dxa"/>
          </w:tcPr>
          <w:p w14:paraId="79D37DFD" w14:textId="77777777" w:rsidR="00B44382" w:rsidRPr="00B913F3" w:rsidRDefault="00B44382" w:rsidP="0049752E">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B913F3">
              <w:rPr>
                <w:rFonts w:asciiTheme="minorEastAsia" w:eastAsiaTheme="minorEastAsia" w:hAnsiTheme="minorEastAsia" w:hint="eastAsia"/>
                <w:bCs/>
                <w:color w:val="000000" w:themeColor="text1"/>
                <w:sz w:val="18"/>
              </w:rPr>
              <w:t>ターゲットサイズ</w:t>
            </w:r>
          </w:p>
        </w:tc>
        <w:tc>
          <w:tcPr>
            <w:tcW w:w="1930" w:type="dxa"/>
          </w:tcPr>
          <w:p w14:paraId="41954999" w14:textId="77777777" w:rsidR="00B44382" w:rsidRPr="00B913F3" w:rsidRDefault="00B44382" w:rsidP="0049752E">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B913F3">
              <w:rPr>
                <w:rFonts w:asciiTheme="minorEastAsia" w:eastAsiaTheme="minorEastAsia" w:hAnsiTheme="minorEastAsia"/>
                <w:bCs/>
                <w:color w:val="000000" w:themeColor="text1"/>
                <w:sz w:val="18"/>
              </w:rPr>
              <w:t>視</w:t>
            </w:r>
            <w:r w:rsidRPr="00B913F3">
              <w:rPr>
                <w:rFonts w:asciiTheme="minorEastAsia" w:eastAsiaTheme="minorEastAsia" w:hAnsiTheme="minorEastAsia" w:hint="eastAsia"/>
                <w:bCs/>
                <w:color w:val="000000" w:themeColor="text1"/>
                <w:sz w:val="18"/>
              </w:rPr>
              <w:t>角</w:t>
            </w:r>
            <w:r w:rsidRPr="00B913F3">
              <w:rPr>
                <w:rFonts w:asciiTheme="minorEastAsia" w:eastAsiaTheme="minorEastAsia" w:hAnsiTheme="minorEastAsia"/>
                <w:bCs/>
                <w:color w:val="000000" w:themeColor="text1"/>
                <w:sz w:val="18"/>
              </w:rPr>
              <w:t>1.5 °</w:t>
            </w:r>
          </w:p>
        </w:tc>
      </w:tr>
      <w:tr w:rsidR="00B44382" w:rsidRPr="00BB40B2" w14:paraId="2DA0E19C" w14:textId="77777777" w:rsidTr="0049752E">
        <w:trPr>
          <w:trHeight w:val="340"/>
        </w:trPr>
        <w:tc>
          <w:tcPr>
            <w:cnfStyle w:val="001000000000" w:firstRow="0" w:lastRow="0" w:firstColumn="1" w:lastColumn="0" w:oddVBand="0" w:evenVBand="0" w:oddHBand="0" w:evenHBand="0" w:firstRowFirstColumn="0" w:firstRowLastColumn="0" w:lastRowFirstColumn="0" w:lastRowLastColumn="0"/>
            <w:tcW w:w="993" w:type="dxa"/>
            <w:vMerge/>
          </w:tcPr>
          <w:p w14:paraId="7123AF87" w14:textId="77777777" w:rsidR="00B44382" w:rsidRPr="00B913F3" w:rsidRDefault="00B44382" w:rsidP="0049752E">
            <w:pPr>
              <w:spacing w:line="240" w:lineRule="exact"/>
              <w:rPr>
                <w:rFonts w:asciiTheme="minorEastAsia" w:eastAsiaTheme="minorEastAsia" w:hAnsiTheme="minorEastAsia"/>
                <w:bCs w:val="0"/>
                <w:color w:val="000000" w:themeColor="text1"/>
                <w:sz w:val="18"/>
              </w:rPr>
            </w:pPr>
          </w:p>
        </w:tc>
        <w:tc>
          <w:tcPr>
            <w:tcW w:w="1701" w:type="dxa"/>
          </w:tcPr>
          <w:p w14:paraId="0111B96B" w14:textId="77777777" w:rsidR="00B44382" w:rsidRPr="00B913F3" w:rsidRDefault="00B44382" w:rsidP="0049752E">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B913F3">
              <w:rPr>
                <w:rFonts w:asciiTheme="minorEastAsia" w:eastAsiaTheme="minorEastAsia" w:hAnsiTheme="minorEastAsia" w:hint="eastAsia"/>
                <w:bCs/>
                <w:color w:val="000000" w:themeColor="text1"/>
                <w:sz w:val="18"/>
              </w:rPr>
              <w:t>ターゲット距離</w:t>
            </w:r>
          </w:p>
        </w:tc>
        <w:tc>
          <w:tcPr>
            <w:tcW w:w="1930" w:type="dxa"/>
          </w:tcPr>
          <w:p w14:paraId="2002FC97" w14:textId="77777777" w:rsidR="00B44382" w:rsidRPr="00B913F3" w:rsidRDefault="00B44382" w:rsidP="0049752E">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B913F3">
              <w:rPr>
                <w:rFonts w:asciiTheme="minorEastAsia" w:eastAsiaTheme="minorEastAsia" w:hAnsiTheme="minorEastAsia"/>
                <w:bCs/>
                <w:color w:val="000000" w:themeColor="text1"/>
                <w:sz w:val="18"/>
              </w:rPr>
              <w:t>仮想空間内1.5m固定</w:t>
            </w:r>
          </w:p>
        </w:tc>
      </w:tr>
      <w:tr w:rsidR="00B44382" w:rsidRPr="00BB40B2" w14:paraId="72FE0B86" w14:textId="77777777" w:rsidTr="0049752E">
        <w:trPr>
          <w:trHeight w:val="340"/>
        </w:trPr>
        <w:tc>
          <w:tcPr>
            <w:cnfStyle w:val="001000000000" w:firstRow="0" w:lastRow="0" w:firstColumn="1" w:lastColumn="0" w:oddVBand="0" w:evenVBand="0" w:oddHBand="0" w:evenHBand="0" w:firstRowFirstColumn="0" w:firstRowLastColumn="0" w:lastRowFirstColumn="0" w:lastRowLastColumn="0"/>
            <w:tcW w:w="993" w:type="dxa"/>
            <w:vMerge w:val="restart"/>
          </w:tcPr>
          <w:p w14:paraId="0FFBD7DB" w14:textId="77777777" w:rsidR="00B44382" w:rsidRPr="00B913F3" w:rsidRDefault="00B44382" w:rsidP="0049752E">
            <w:pPr>
              <w:spacing w:line="240" w:lineRule="exact"/>
              <w:rPr>
                <w:rFonts w:asciiTheme="minorEastAsia" w:eastAsiaTheme="minorEastAsia" w:hAnsiTheme="minorEastAsia"/>
                <w:b w:val="0"/>
                <w:color w:val="000000" w:themeColor="text1"/>
                <w:sz w:val="18"/>
              </w:rPr>
            </w:pPr>
            <w:r w:rsidRPr="00B913F3">
              <w:rPr>
                <w:rFonts w:asciiTheme="minorEastAsia" w:eastAsiaTheme="minorEastAsia" w:hAnsiTheme="minorEastAsia" w:hint="eastAsia"/>
                <w:color w:val="000000" w:themeColor="text1"/>
                <w:sz w:val="18"/>
              </w:rPr>
              <w:t>実験環境</w:t>
            </w:r>
          </w:p>
        </w:tc>
        <w:tc>
          <w:tcPr>
            <w:tcW w:w="1701" w:type="dxa"/>
          </w:tcPr>
          <w:p w14:paraId="4B94B4E7" w14:textId="77777777" w:rsidR="00B44382" w:rsidRPr="00B913F3" w:rsidRDefault="00B44382" w:rsidP="0049752E">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B913F3">
              <w:rPr>
                <w:rFonts w:hint="eastAsia"/>
                <w:color w:val="000000" w:themeColor="text1"/>
                <w:sz w:val="18"/>
                <w:szCs w:val="21"/>
              </w:rPr>
              <w:t>実施場所</w:t>
            </w:r>
          </w:p>
        </w:tc>
        <w:tc>
          <w:tcPr>
            <w:tcW w:w="1930" w:type="dxa"/>
          </w:tcPr>
          <w:p w14:paraId="22ECD6ED" w14:textId="77777777" w:rsidR="00B44382" w:rsidRPr="00B913F3" w:rsidRDefault="00B44382" w:rsidP="0049752E">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B913F3">
              <w:rPr>
                <w:rFonts w:hint="eastAsia"/>
                <w:color w:val="000000" w:themeColor="text1"/>
                <w:sz w:val="18"/>
                <w:szCs w:val="21"/>
              </w:rPr>
              <w:t>静かな実験室</w:t>
            </w:r>
          </w:p>
        </w:tc>
      </w:tr>
      <w:tr w:rsidR="00B44382" w:rsidRPr="00BB40B2" w14:paraId="701125E2" w14:textId="77777777" w:rsidTr="0049752E">
        <w:trPr>
          <w:trHeight w:val="340"/>
        </w:trPr>
        <w:tc>
          <w:tcPr>
            <w:cnfStyle w:val="001000000000" w:firstRow="0" w:lastRow="0" w:firstColumn="1" w:lastColumn="0" w:oddVBand="0" w:evenVBand="0" w:oddHBand="0" w:evenHBand="0" w:firstRowFirstColumn="0" w:firstRowLastColumn="0" w:lastRowFirstColumn="0" w:lastRowLastColumn="0"/>
            <w:tcW w:w="993" w:type="dxa"/>
            <w:vMerge/>
          </w:tcPr>
          <w:p w14:paraId="170D142F" w14:textId="77777777" w:rsidR="00B44382" w:rsidRPr="00B913F3" w:rsidRDefault="00B44382" w:rsidP="0049752E">
            <w:pPr>
              <w:spacing w:line="240" w:lineRule="exact"/>
              <w:rPr>
                <w:rFonts w:asciiTheme="minorEastAsia" w:eastAsiaTheme="minorEastAsia" w:hAnsiTheme="minorEastAsia"/>
                <w:b w:val="0"/>
                <w:color w:val="000000" w:themeColor="text1"/>
                <w:sz w:val="18"/>
              </w:rPr>
            </w:pPr>
          </w:p>
        </w:tc>
        <w:tc>
          <w:tcPr>
            <w:tcW w:w="1701" w:type="dxa"/>
          </w:tcPr>
          <w:p w14:paraId="6BCC1654" w14:textId="77777777" w:rsidR="00B44382" w:rsidRPr="00B913F3" w:rsidRDefault="00B44382" w:rsidP="0049752E">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B913F3">
              <w:rPr>
                <w:rFonts w:hint="eastAsia"/>
                <w:color w:val="000000" w:themeColor="text1"/>
                <w:sz w:val="18"/>
                <w:szCs w:val="21"/>
              </w:rPr>
              <w:t>体位保持具</w:t>
            </w:r>
          </w:p>
        </w:tc>
        <w:tc>
          <w:tcPr>
            <w:tcW w:w="1930" w:type="dxa"/>
          </w:tcPr>
          <w:p w14:paraId="0F818AC1" w14:textId="77777777" w:rsidR="00B44382" w:rsidRPr="00B913F3" w:rsidRDefault="00B44382" w:rsidP="0049752E">
            <w:pPr>
              <w:spacing w:line="240" w:lineRule="exact"/>
              <w:cnfStyle w:val="000000000000" w:firstRow="0" w:lastRow="0" w:firstColumn="0" w:lastColumn="0" w:oddVBand="0" w:evenVBand="0" w:oddHBand="0" w:evenHBand="0" w:firstRowFirstColumn="0" w:firstRowLastColumn="0" w:lastRowFirstColumn="0" w:lastRowLastColumn="0"/>
              <w:rPr>
                <w:color w:val="000000" w:themeColor="text1"/>
                <w:sz w:val="18"/>
                <w:szCs w:val="21"/>
              </w:rPr>
            </w:pPr>
            <w:r w:rsidRPr="00B913F3">
              <w:rPr>
                <w:rFonts w:hint="eastAsia"/>
                <w:color w:val="000000" w:themeColor="text1"/>
                <w:sz w:val="18"/>
                <w:szCs w:val="21"/>
              </w:rPr>
              <w:t>オフィスチェア</w:t>
            </w:r>
            <w:r w:rsidRPr="00B913F3">
              <w:rPr>
                <w:color w:val="000000" w:themeColor="text1"/>
                <w:sz w:val="18"/>
                <w:szCs w:val="21"/>
              </w:rPr>
              <w:t>,</w:t>
            </w:r>
            <w:r w:rsidRPr="00B913F3">
              <w:rPr>
                <w:rFonts w:hint="eastAsia"/>
                <w:color w:val="000000" w:themeColor="text1"/>
                <w:sz w:val="18"/>
                <w:szCs w:val="21"/>
              </w:rPr>
              <w:t>キャンプ用マット</w:t>
            </w:r>
            <w:r w:rsidRPr="00B913F3">
              <w:rPr>
                <w:color w:val="000000" w:themeColor="text1"/>
                <w:sz w:val="18"/>
                <w:szCs w:val="21"/>
              </w:rPr>
              <w:t>,</w:t>
            </w:r>
            <w:r w:rsidRPr="00B913F3">
              <w:rPr>
                <w:rFonts w:hint="eastAsia"/>
                <w:color w:val="000000" w:themeColor="text1"/>
                <w:sz w:val="18"/>
                <w:szCs w:val="21"/>
              </w:rPr>
              <w:t>枕</w:t>
            </w:r>
          </w:p>
          <w:p w14:paraId="77B4D9B6" w14:textId="77777777" w:rsidR="00B44382" w:rsidRPr="00B913F3" w:rsidRDefault="00B44382" w:rsidP="0049752E">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p>
        </w:tc>
      </w:tr>
      <w:tr w:rsidR="00B44382" w:rsidRPr="00BB40B2" w14:paraId="5866A390" w14:textId="77777777" w:rsidTr="0049752E">
        <w:trPr>
          <w:trHeight w:val="586"/>
        </w:trPr>
        <w:tc>
          <w:tcPr>
            <w:cnfStyle w:val="001000000000" w:firstRow="0" w:lastRow="0" w:firstColumn="1" w:lastColumn="0" w:oddVBand="0" w:evenVBand="0" w:oddHBand="0" w:evenHBand="0" w:firstRowFirstColumn="0" w:firstRowLastColumn="0" w:lastRowFirstColumn="0" w:lastRowLastColumn="0"/>
            <w:tcW w:w="993" w:type="dxa"/>
            <w:vMerge w:val="restart"/>
          </w:tcPr>
          <w:p w14:paraId="5CE73839" w14:textId="77777777" w:rsidR="00B44382" w:rsidRPr="00B913F3" w:rsidRDefault="00B44382" w:rsidP="0049752E">
            <w:pPr>
              <w:spacing w:line="240" w:lineRule="exact"/>
              <w:rPr>
                <w:rFonts w:asciiTheme="minorEastAsia" w:eastAsiaTheme="minorEastAsia" w:hAnsiTheme="minorEastAsia"/>
                <w:b w:val="0"/>
                <w:color w:val="000000" w:themeColor="text1"/>
                <w:sz w:val="18"/>
              </w:rPr>
            </w:pPr>
            <w:r w:rsidRPr="00B913F3">
              <w:rPr>
                <w:rFonts w:asciiTheme="minorEastAsia" w:eastAsiaTheme="minorEastAsia" w:hAnsiTheme="minorEastAsia" w:hint="eastAsia"/>
                <w:color w:val="000000" w:themeColor="text1"/>
                <w:sz w:val="18"/>
              </w:rPr>
              <w:t>取得指標</w:t>
            </w:r>
          </w:p>
        </w:tc>
        <w:tc>
          <w:tcPr>
            <w:tcW w:w="1701" w:type="dxa"/>
          </w:tcPr>
          <w:p w14:paraId="2D64DCEB" w14:textId="77777777" w:rsidR="00B44382" w:rsidRPr="00B913F3" w:rsidRDefault="00B44382" w:rsidP="0049752E">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B913F3">
              <w:rPr>
                <w:rFonts w:asciiTheme="minorEastAsia" w:eastAsiaTheme="minorEastAsia" w:hAnsiTheme="minorEastAsia" w:hint="eastAsia"/>
                <w:bCs/>
                <w:color w:val="000000" w:themeColor="text1"/>
                <w:sz w:val="18"/>
              </w:rPr>
              <w:t>反応時間</w:t>
            </w:r>
          </w:p>
        </w:tc>
        <w:tc>
          <w:tcPr>
            <w:tcW w:w="1930" w:type="dxa"/>
          </w:tcPr>
          <w:p w14:paraId="117BE0AA" w14:textId="77777777" w:rsidR="00B44382" w:rsidRPr="00B913F3" w:rsidRDefault="00B44382" w:rsidP="0049752E">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B913F3">
              <w:rPr>
                <w:rFonts w:asciiTheme="minorEastAsia" w:eastAsiaTheme="minorEastAsia" w:hAnsiTheme="minorEastAsia" w:hint="eastAsia"/>
                <w:bCs/>
                <w:color w:val="000000" w:themeColor="text1"/>
                <w:sz w:val="18"/>
              </w:rPr>
              <w:t>ターゲットクリックまでの時間</w:t>
            </w:r>
            <w:r w:rsidRPr="00B913F3">
              <w:rPr>
                <w:rFonts w:asciiTheme="minorEastAsia" w:eastAsiaTheme="minorEastAsia" w:hAnsiTheme="minorEastAsia"/>
                <w:bCs/>
                <w:color w:val="000000" w:themeColor="text1"/>
                <w:sz w:val="18"/>
              </w:rPr>
              <w:t>(s)</w:t>
            </w:r>
          </w:p>
        </w:tc>
      </w:tr>
      <w:tr w:rsidR="00B44382" w:rsidRPr="00BB40B2" w14:paraId="2B9E5484" w14:textId="77777777" w:rsidTr="0049752E">
        <w:trPr>
          <w:trHeight w:val="679"/>
        </w:trPr>
        <w:tc>
          <w:tcPr>
            <w:cnfStyle w:val="001000000000" w:firstRow="0" w:lastRow="0" w:firstColumn="1" w:lastColumn="0" w:oddVBand="0" w:evenVBand="0" w:oddHBand="0" w:evenHBand="0" w:firstRowFirstColumn="0" w:firstRowLastColumn="0" w:lastRowFirstColumn="0" w:lastRowLastColumn="0"/>
            <w:tcW w:w="993" w:type="dxa"/>
            <w:vMerge/>
          </w:tcPr>
          <w:p w14:paraId="749DA1ED" w14:textId="77777777" w:rsidR="00B44382" w:rsidRPr="00B913F3" w:rsidRDefault="00B44382" w:rsidP="0049752E">
            <w:pPr>
              <w:spacing w:line="240" w:lineRule="exact"/>
              <w:rPr>
                <w:rFonts w:asciiTheme="minorEastAsia" w:eastAsiaTheme="minorEastAsia" w:hAnsiTheme="minorEastAsia"/>
                <w:b w:val="0"/>
                <w:color w:val="000000" w:themeColor="text1"/>
                <w:sz w:val="18"/>
              </w:rPr>
            </w:pPr>
          </w:p>
        </w:tc>
        <w:tc>
          <w:tcPr>
            <w:tcW w:w="1701" w:type="dxa"/>
          </w:tcPr>
          <w:p w14:paraId="5E5A0066" w14:textId="77777777" w:rsidR="00B44382" w:rsidRPr="00B913F3" w:rsidRDefault="00B44382" w:rsidP="0049752E">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vertAlign w:val="superscript"/>
              </w:rPr>
            </w:pPr>
            <w:r w:rsidRPr="00B913F3">
              <w:rPr>
                <w:rFonts w:asciiTheme="minorEastAsia" w:eastAsiaTheme="minorEastAsia" w:hAnsiTheme="minorEastAsia" w:hint="eastAsia"/>
                <w:bCs/>
                <w:color w:val="000000" w:themeColor="text1"/>
                <w:sz w:val="18"/>
              </w:rPr>
              <w:t>失敗回数</w:t>
            </w:r>
          </w:p>
        </w:tc>
        <w:tc>
          <w:tcPr>
            <w:tcW w:w="1930" w:type="dxa"/>
          </w:tcPr>
          <w:p w14:paraId="3DCE3A46" w14:textId="77777777" w:rsidR="00B44382" w:rsidRPr="00B913F3" w:rsidRDefault="00B44382" w:rsidP="0049752E">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B913F3">
              <w:rPr>
                <w:rFonts w:asciiTheme="minorEastAsia" w:eastAsiaTheme="minorEastAsia" w:hAnsiTheme="minorEastAsia"/>
                <w:bCs/>
                <w:color w:val="000000" w:themeColor="text1"/>
                <w:sz w:val="18"/>
              </w:rPr>
              <w:t>ターゲットクリックに失敗した回数</w:t>
            </w:r>
          </w:p>
        </w:tc>
      </w:tr>
      <w:tr w:rsidR="00B44382" w:rsidRPr="00BB40B2" w14:paraId="1019F9D2" w14:textId="77777777" w:rsidTr="0049752E">
        <w:trPr>
          <w:trHeight w:val="464"/>
        </w:trPr>
        <w:tc>
          <w:tcPr>
            <w:cnfStyle w:val="001000000000" w:firstRow="0" w:lastRow="0" w:firstColumn="1" w:lastColumn="0" w:oddVBand="0" w:evenVBand="0" w:oddHBand="0" w:evenHBand="0" w:firstRowFirstColumn="0" w:firstRowLastColumn="0" w:lastRowFirstColumn="0" w:lastRowLastColumn="0"/>
            <w:tcW w:w="993" w:type="dxa"/>
            <w:vMerge/>
          </w:tcPr>
          <w:p w14:paraId="741D118F" w14:textId="77777777" w:rsidR="00B44382" w:rsidRPr="00B913F3" w:rsidRDefault="00B44382" w:rsidP="0049752E">
            <w:pPr>
              <w:spacing w:line="240" w:lineRule="exact"/>
              <w:rPr>
                <w:rFonts w:asciiTheme="minorEastAsia" w:eastAsiaTheme="minorEastAsia" w:hAnsiTheme="minorEastAsia"/>
                <w:b w:val="0"/>
                <w:color w:val="000000" w:themeColor="text1"/>
                <w:sz w:val="18"/>
              </w:rPr>
            </w:pPr>
          </w:p>
        </w:tc>
        <w:tc>
          <w:tcPr>
            <w:tcW w:w="1701" w:type="dxa"/>
          </w:tcPr>
          <w:p w14:paraId="1A379157" w14:textId="77777777" w:rsidR="00B44382" w:rsidRPr="00B913F3" w:rsidRDefault="00B44382" w:rsidP="0049752E">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B913F3">
              <w:rPr>
                <w:rFonts w:asciiTheme="minorEastAsia" w:eastAsiaTheme="minorEastAsia" w:hAnsiTheme="minorEastAsia" w:hint="eastAsia"/>
                <w:bCs/>
                <w:color w:val="000000" w:themeColor="text1"/>
                <w:sz w:val="18"/>
              </w:rPr>
              <w:t>頭部移動量</w:t>
            </w:r>
          </w:p>
        </w:tc>
        <w:tc>
          <w:tcPr>
            <w:tcW w:w="1930" w:type="dxa"/>
          </w:tcPr>
          <w:p w14:paraId="60CF69C8" w14:textId="77777777" w:rsidR="00B44382" w:rsidRPr="00B913F3" w:rsidRDefault="00B44382" w:rsidP="0049752E">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B913F3">
              <w:rPr>
                <w:rFonts w:asciiTheme="minorEastAsia" w:eastAsiaTheme="minorEastAsia" w:hAnsiTheme="minorEastAsia" w:hint="eastAsia"/>
                <w:bCs/>
                <w:color w:val="000000" w:themeColor="text1"/>
                <w:sz w:val="18"/>
              </w:rPr>
              <w:t>頭部移動の総距離</w:t>
            </w:r>
            <w:r w:rsidRPr="00B913F3">
              <w:rPr>
                <w:rFonts w:asciiTheme="minorEastAsia" w:eastAsiaTheme="minorEastAsia" w:hAnsiTheme="minorEastAsia"/>
                <w:bCs/>
                <w:color w:val="000000" w:themeColor="text1"/>
                <w:sz w:val="18"/>
              </w:rPr>
              <w:t>(m)</w:t>
            </w:r>
          </w:p>
        </w:tc>
      </w:tr>
      <w:tr w:rsidR="00B44382" w:rsidRPr="00BB40B2" w14:paraId="1CF58AD3" w14:textId="77777777" w:rsidTr="0049752E">
        <w:trPr>
          <w:trHeight w:val="847"/>
        </w:trPr>
        <w:tc>
          <w:tcPr>
            <w:cnfStyle w:val="001000000000" w:firstRow="0" w:lastRow="0" w:firstColumn="1" w:lastColumn="0" w:oddVBand="0" w:evenVBand="0" w:oddHBand="0" w:evenHBand="0" w:firstRowFirstColumn="0" w:firstRowLastColumn="0" w:lastRowFirstColumn="0" w:lastRowLastColumn="0"/>
            <w:tcW w:w="993" w:type="dxa"/>
            <w:vMerge/>
          </w:tcPr>
          <w:p w14:paraId="4F91B0CD" w14:textId="77777777" w:rsidR="00B44382" w:rsidRPr="00B913F3" w:rsidRDefault="00B44382" w:rsidP="0049752E">
            <w:pPr>
              <w:spacing w:line="240" w:lineRule="exact"/>
              <w:rPr>
                <w:rFonts w:asciiTheme="minorEastAsia" w:eastAsiaTheme="minorEastAsia" w:hAnsiTheme="minorEastAsia"/>
                <w:b w:val="0"/>
                <w:color w:val="000000" w:themeColor="text1"/>
                <w:sz w:val="18"/>
              </w:rPr>
            </w:pPr>
          </w:p>
        </w:tc>
        <w:tc>
          <w:tcPr>
            <w:tcW w:w="1701" w:type="dxa"/>
          </w:tcPr>
          <w:p w14:paraId="23387534" w14:textId="77777777" w:rsidR="00B44382" w:rsidRPr="00B913F3" w:rsidRDefault="00B44382" w:rsidP="0049752E">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B913F3">
              <w:rPr>
                <w:rFonts w:asciiTheme="minorEastAsia" w:eastAsiaTheme="minorEastAsia" w:hAnsiTheme="minorEastAsia" w:hint="eastAsia"/>
                <w:bCs/>
                <w:color w:val="000000" w:themeColor="text1"/>
                <w:sz w:val="18"/>
              </w:rPr>
              <w:t>右手コントローラの総軌跡長</w:t>
            </w:r>
          </w:p>
        </w:tc>
        <w:tc>
          <w:tcPr>
            <w:tcW w:w="1930" w:type="dxa"/>
          </w:tcPr>
          <w:p w14:paraId="47F4FF5E" w14:textId="77777777" w:rsidR="00B44382" w:rsidRPr="00B913F3" w:rsidRDefault="00B44382" w:rsidP="0049752E">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B913F3">
              <w:rPr>
                <w:rFonts w:asciiTheme="minorEastAsia" w:eastAsiaTheme="minorEastAsia" w:hAnsiTheme="minorEastAsia" w:hint="eastAsia"/>
                <w:bCs/>
                <w:color w:val="000000" w:themeColor="text1"/>
                <w:sz w:val="18"/>
              </w:rPr>
              <w:t>ターゲットクリックまでの右手</w:t>
            </w:r>
            <w:r w:rsidRPr="00B913F3">
              <w:rPr>
                <w:rFonts w:asciiTheme="minorEastAsia" w:eastAsiaTheme="minorEastAsia" w:hAnsiTheme="minorEastAsia"/>
                <w:bCs/>
                <w:color w:val="000000" w:themeColor="text1"/>
                <w:sz w:val="18"/>
              </w:rPr>
              <w:t>コントローラ</w:t>
            </w:r>
            <w:r w:rsidRPr="00B913F3">
              <w:rPr>
                <w:rFonts w:asciiTheme="minorEastAsia" w:eastAsiaTheme="minorEastAsia" w:hAnsiTheme="minorEastAsia" w:hint="eastAsia"/>
                <w:bCs/>
                <w:color w:val="000000" w:themeColor="text1"/>
                <w:sz w:val="18"/>
              </w:rPr>
              <w:t>の</w:t>
            </w:r>
            <w:r w:rsidRPr="00B913F3">
              <w:rPr>
                <w:rFonts w:asciiTheme="minorEastAsia" w:eastAsiaTheme="minorEastAsia" w:hAnsiTheme="minorEastAsia"/>
                <w:bCs/>
                <w:color w:val="000000" w:themeColor="text1"/>
                <w:sz w:val="18"/>
              </w:rPr>
              <w:t>移動距離（mm）</w:t>
            </w:r>
          </w:p>
        </w:tc>
      </w:tr>
      <w:tr w:rsidR="00B44382" w:rsidRPr="00BB40B2" w14:paraId="56996707" w14:textId="77777777" w:rsidTr="0049752E">
        <w:trPr>
          <w:trHeight w:val="340"/>
        </w:trPr>
        <w:tc>
          <w:tcPr>
            <w:cnfStyle w:val="001000000000" w:firstRow="0" w:lastRow="0" w:firstColumn="1" w:lastColumn="0" w:oddVBand="0" w:evenVBand="0" w:oddHBand="0" w:evenHBand="0" w:firstRowFirstColumn="0" w:firstRowLastColumn="0" w:lastRowFirstColumn="0" w:lastRowLastColumn="0"/>
            <w:tcW w:w="993" w:type="dxa"/>
            <w:vMerge/>
          </w:tcPr>
          <w:p w14:paraId="12DB73AE" w14:textId="77777777" w:rsidR="00B44382" w:rsidRPr="00B913F3" w:rsidRDefault="00B44382" w:rsidP="0049752E">
            <w:pPr>
              <w:spacing w:line="240" w:lineRule="exact"/>
              <w:rPr>
                <w:rFonts w:asciiTheme="minorEastAsia" w:eastAsiaTheme="minorEastAsia" w:hAnsiTheme="minorEastAsia"/>
                <w:b w:val="0"/>
                <w:color w:val="000000" w:themeColor="text1"/>
                <w:sz w:val="18"/>
              </w:rPr>
            </w:pPr>
          </w:p>
        </w:tc>
        <w:tc>
          <w:tcPr>
            <w:tcW w:w="1701" w:type="dxa"/>
          </w:tcPr>
          <w:p w14:paraId="07F1A871" w14:textId="77777777" w:rsidR="00B44382" w:rsidRPr="00B913F3" w:rsidRDefault="00B44382" w:rsidP="0049752E">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B913F3">
              <w:rPr>
                <w:rFonts w:asciiTheme="minorEastAsia" w:eastAsiaTheme="minorEastAsia" w:hAnsiTheme="minorEastAsia"/>
                <w:bCs/>
                <w:color w:val="000000" w:themeColor="text1"/>
                <w:sz w:val="18"/>
              </w:rPr>
              <w:t>VR</w:t>
            </w:r>
            <w:r w:rsidRPr="00B913F3">
              <w:rPr>
                <w:rFonts w:ascii="Apple Color Emoji" w:eastAsiaTheme="minorEastAsia" w:hAnsi="Apple Color Emoji" w:cs="Apple Color Emoji" w:hint="eastAsia"/>
                <w:bCs/>
                <w:color w:val="000000" w:themeColor="text1"/>
                <w:sz w:val="18"/>
              </w:rPr>
              <w:t>酔いスコア</w:t>
            </w:r>
          </w:p>
        </w:tc>
        <w:tc>
          <w:tcPr>
            <w:tcW w:w="1930" w:type="dxa"/>
          </w:tcPr>
          <w:p w14:paraId="5CD79C70" w14:textId="01DAABA7" w:rsidR="00B44382" w:rsidRPr="00B913F3" w:rsidRDefault="00B44382" w:rsidP="0049752E">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B913F3">
              <w:rPr>
                <w:rFonts w:asciiTheme="minorEastAsia" w:eastAsiaTheme="minorEastAsia" w:hAnsiTheme="minorEastAsia"/>
                <w:bCs/>
                <w:color w:val="000000" w:themeColor="text1"/>
                <w:sz w:val="18"/>
              </w:rPr>
              <w:t>CSQ-VRを基礎とした6項目の自己評価（7段階リッカート</w:t>
            </w:r>
            <w:r w:rsidRPr="00B913F3">
              <w:rPr>
                <w:rFonts w:asciiTheme="minorEastAsia" w:eastAsiaTheme="minorEastAsia" w:hAnsiTheme="minorEastAsia" w:hint="eastAsia"/>
                <w:bCs/>
                <w:color w:val="000000" w:themeColor="text1"/>
                <w:sz w:val="18"/>
              </w:rPr>
              <w:t>尺度</w:t>
            </w:r>
            <w:r w:rsidRPr="00B913F3">
              <w:rPr>
                <w:rFonts w:asciiTheme="minorEastAsia" w:eastAsiaTheme="minorEastAsia" w:hAnsiTheme="minorEastAsia"/>
                <w:bCs/>
                <w:color w:val="000000" w:themeColor="text1"/>
                <w:sz w:val="18"/>
              </w:rPr>
              <w:t>）</w:t>
            </w:r>
          </w:p>
        </w:tc>
      </w:tr>
    </w:tbl>
    <w:p w14:paraId="59576894" w14:textId="77777777" w:rsidR="00853807" w:rsidRDefault="00853807" w:rsidP="003079B6">
      <w:pPr>
        <w:rPr>
          <w:rFonts w:asciiTheme="minorEastAsia" w:eastAsiaTheme="minorEastAsia" w:hAnsiTheme="minorEastAsia"/>
          <w:bCs/>
          <w:color w:val="EE0000"/>
          <w:sz w:val="20"/>
        </w:rPr>
      </w:pPr>
    </w:p>
    <w:p w14:paraId="76E01000" w14:textId="3CF7E62F" w:rsidR="00BC3798" w:rsidRPr="00B913F3" w:rsidRDefault="003079B6" w:rsidP="003079B6">
      <w:pPr>
        <w:rPr>
          <w:rFonts w:asciiTheme="minorEastAsia" w:eastAsiaTheme="minorEastAsia" w:hAnsiTheme="minorEastAsia"/>
          <w:bCs/>
          <w:color w:val="EE0000"/>
          <w:sz w:val="20"/>
        </w:rPr>
      </w:pPr>
      <w:r>
        <w:rPr>
          <w:rFonts w:asciiTheme="minorEastAsia" w:eastAsiaTheme="minorEastAsia" w:hAnsiTheme="minorEastAsia" w:hint="eastAsia"/>
          <w:bCs/>
          <w:color w:val="EE0000"/>
          <w:sz w:val="20"/>
        </w:rPr>
        <w:t xml:space="preserve">　</w:t>
      </w:r>
      <w:r w:rsidR="000C66A4" w:rsidRPr="000C66A4">
        <w:rPr>
          <w:rFonts w:asciiTheme="minorEastAsia" w:eastAsiaTheme="minorEastAsia" w:hAnsiTheme="minorEastAsia"/>
          <w:bCs/>
          <w:color w:val="000000" w:themeColor="text1"/>
          <w:sz w:val="20"/>
        </w:rPr>
        <w:t>実験条件である3種類の体位（座位</w:t>
      </w:r>
      <w:r w:rsidR="00405965">
        <w:rPr>
          <w:rFonts w:asciiTheme="minorEastAsia" w:eastAsiaTheme="minorEastAsia" w:hAnsiTheme="minorEastAsia"/>
          <w:bCs/>
          <w:color w:val="000000" w:themeColor="text1"/>
          <w:sz w:val="20"/>
        </w:rPr>
        <w:t>,</w:t>
      </w:r>
      <w:r w:rsidR="000C66A4" w:rsidRPr="000C66A4">
        <w:rPr>
          <w:rFonts w:asciiTheme="minorEastAsia" w:eastAsiaTheme="minorEastAsia" w:hAnsiTheme="minorEastAsia"/>
          <w:bCs/>
          <w:color w:val="000000" w:themeColor="text1"/>
          <w:sz w:val="20"/>
        </w:rPr>
        <w:t>半座位</w:t>
      </w:r>
      <w:r w:rsidR="00405965">
        <w:rPr>
          <w:rFonts w:asciiTheme="minorEastAsia" w:eastAsiaTheme="minorEastAsia" w:hAnsiTheme="minorEastAsia"/>
          <w:bCs/>
          <w:color w:val="000000" w:themeColor="text1"/>
          <w:sz w:val="20"/>
        </w:rPr>
        <w:t>,</w:t>
      </w:r>
      <w:r w:rsidR="000C66A4" w:rsidRPr="000C66A4">
        <w:rPr>
          <w:rFonts w:asciiTheme="minorEastAsia" w:eastAsiaTheme="minorEastAsia" w:hAnsiTheme="minorEastAsia"/>
          <w:bCs/>
          <w:color w:val="000000" w:themeColor="text1"/>
          <w:sz w:val="20"/>
        </w:rPr>
        <w:t>仰臥位）の</w:t>
      </w:r>
      <w:r w:rsidR="009B3796">
        <w:rPr>
          <w:rFonts w:asciiTheme="minorEastAsia" w:eastAsiaTheme="minorEastAsia" w:hAnsiTheme="minorEastAsia" w:hint="eastAsia"/>
          <w:bCs/>
          <w:color w:val="000000" w:themeColor="text1"/>
          <w:sz w:val="20"/>
        </w:rPr>
        <w:t>実施</w:t>
      </w:r>
      <w:r w:rsidR="000C66A4" w:rsidRPr="000C66A4">
        <w:rPr>
          <w:rFonts w:asciiTheme="minorEastAsia" w:eastAsiaTheme="minorEastAsia" w:hAnsiTheme="minorEastAsia"/>
          <w:bCs/>
          <w:color w:val="000000" w:themeColor="text1"/>
          <w:sz w:val="20"/>
        </w:rPr>
        <w:t>順序は</w:t>
      </w:r>
      <w:r w:rsidR="00405965">
        <w:rPr>
          <w:rFonts w:asciiTheme="minorEastAsia" w:eastAsiaTheme="minorEastAsia" w:hAnsiTheme="minorEastAsia"/>
          <w:bCs/>
          <w:color w:val="000000" w:themeColor="text1"/>
          <w:sz w:val="20"/>
        </w:rPr>
        <w:t>,</w:t>
      </w:r>
      <w:r w:rsidR="000C66A4" w:rsidRPr="000C66A4">
        <w:rPr>
          <w:rFonts w:asciiTheme="minorEastAsia" w:eastAsiaTheme="minorEastAsia" w:hAnsiTheme="minorEastAsia"/>
          <w:bCs/>
          <w:color w:val="000000" w:themeColor="text1"/>
          <w:sz w:val="20"/>
        </w:rPr>
        <w:t>全参加者においてこの順で固定して実施した</w:t>
      </w:r>
      <w:r w:rsidR="00405965">
        <w:rPr>
          <w:rFonts w:asciiTheme="minorEastAsia" w:eastAsiaTheme="minorEastAsia" w:hAnsiTheme="minorEastAsia"/>
          <w:bCs/>
          <w:color w:val="000000" w:themeColor="text1"/>
          <w:sz w:val="20"/>
        </w:rPr>
        <w:t>.</w:t>
      </w:r>
      <w:r w:rsidR="000C66A4" w:rsidRPr="000C66A4">
        <w:rPr>
          <w:rFonts w:asciiTheme="minorEastAsia" w:eastAsiaTheme="minorEastAsia" w:hAnsiTheme="minorEastAsia"/>
          <w:bCs/>
          <w:color w:val="000000" w:themeColor="text1"/>
          <w:sz w:val="20"/>
        </w:rPr>
        <w:t>順序を固定することによる</w:t>
      </w:r>
      <w:r w:rsidR="009B3796">
        <w:rPr>
          <w:rFonts w:asciiTheme="minorEastAsia" w:eastAsiaTheme="minorEastAsia" w:hAnsiTheme="minorEastAsia" w:hint="eastAsia"/>
          <w:bCs/>
          <w:color w:val="000000" w:themeColor="text1"/>
          <w:sz w:val="20"/>
        </w:rPr>
        <w:t>学習</w:t>
      </w:r>
      <w:r w:rsidR="000C66A4" w:rsidRPr="000C66A4">
        <w:rPr>
          <w:rFonts w:asciiTheme="minorEastAsia" w:eastAsiaTheme="minorEastAsia" w:hAnsiTheme="minorEastAsia"/>
          <w:bCs/>
          <w:color w:val="000000" w:themeColor="text1"/>
          <w:sz w:val="20"/>
        </w:rPr>
        <w:t>効果の影響を最小限に抑えるため</w:t>
      </w:r>
      <w:r w:rsidR="00405965">
        <w:rPr>
          <w:rFonts w:asciiTheme="minorEastAsia" w:eastAsiaTheme="minorEastAsia" w:hAnsiTheme="minorEastAsia"/>
          <w:bCs/>
          <w:color w:val="000000" w:themeColor="text1"/>
          <w:sz w:val="20"/>
        </w:rPr>
        <w:t>,</w:t>
      </w:r>
      <w:r w:rsidR="000C66A4" w:rsidRPr="000C66A4">
        <w:rPr>
          <w:rFonts w:asciiTheme="minorEastAsia" w:eastAsiaTheme="minorEastAsia" w:hAnsiTheme="minorEastAsia"/>
          <w:bCs/>
          <w:color w:val="000000" w:themeColor="text1"/>
          <w:sz w:val="20"/>
        </w:rPr>
        <w:t>本試行を開始する前に</w:t>
      </w:r>
      <w:r w:rsidR="00405965">
        <w:rPr>
          <w:rFonts w:asciiTheme="minorEastAsia" w:eastAsiaTheme="minorEastAsia" w:hAnsiTheme="minorEastAsia"/>
          <w:bCs/>
          <w:color w:val="000000" w:themeColor="text1"/>
          <w:sz w:val="20"/>
        </w:rPr>
        <w:t>,</w:t>
      </w:r>
      <w:r w:rsidR="000C66A4" w:rsidRPr="000C66A4">
        <w:rPr>
          <w:rFonts w:asciiTheme="minorEastAsia" w:eastAsiaTheme="minorEastAsia" w:hAnsiTheme="minorEastAsia"/>
          <w:bCs/>
          <w:color w:val="000000" w:themeColor="text1"/>
          <w:sz w:val="20"/>
        </w:rPr>
        <w:t>実験参加者が操作に十分に慣れたと自己申告するまで</w:t>
      </w:r>
      <w:r w:rsidR="006A007C">
        <w:rPr>
          <w:rFonts w:asciiTheme="minorEastAsia" w:eastAsiaTheme="minorEastAsia" w:hAnsiTheme="minorEastAsia" w:hint="eastAsia"/>
          <w:bCs/>
          <w:color w:val="000000" w:themeColor="text1"/>
          <w:sz w:val="20"/>
        </w:rPr>
        <w:t>本試行</w:t>
      </w:r>
      <w:r w:rsidR="002C6576">
        <w:rPr>
          <w:rFonts w:asciiTheme="minorEastAsia" w:eastAsiaTheme="minorEastAsia" w:hAnsiTheme="minorEastAsia" w:hint="eastAsia"/>
          <w:bCs/>
          <w:color w:val="000000" w:themeColor="text1"/>
          <w:sz w:val="20"/>
        </w:rPr>
        <w:t>と同様の条件で練習試行</w:t>
      </w:r>
      <w:r w:rsidR="000C66A4" w:rsidRPr="000C66A4">
        <w:rPr>
          <w:rFonts w:asciiTheme="minorEastAsia" w:eastAsiaTheme="minorEastAsia" w:hAnsiTheme="minorEastAsia"/>
          <w:bCs/>
          <w:color w:val="000000" w:themeColor="text1"/>
          <w:sz w:val="20"/>
        </w:rPr>
        <w:t>を実施した</w:t>
      </w:r>
      <w:r w:rsidR="00405965">
        <w:rPr>
          <w:rFonts w:asciiTheme="minorEastAsia" w:eastAsiaTheme="minorEastAsia" w:hAnsiTheme="minorEastAsia"/>
          <w:bCs/>
          <w:color w:val="000000" w:themeColor="text1"/>
          <w:sz w:val="20"/>
        </w:rPr>
        <w:t>.</w:t>
      </w:r>
    </w:p>
    <w:p w14:paraId="572A6CDB" w14:textId="5F356BE7" w:rsidR="009A7A88" w:rsidRDefault="00BC3798" w:rsidP="009F4EA0">
      <w:pPr>
        <w:rPr>
          <w:rFonts w:asciiTheme="minorEastAsia" w:eastAsiaTheme="minorEastAsia" w:hAnsiTheme="minorEastAsia"/>
          <w:bCs/>
          <w:color w:val="000000" w:themeColor="text1"/>
          <w:sz w:val="20"/>
        </w:rPr>
      </w:pPr>
      <w:r>
        <w:rPr>
          <w:rFonts w:asciiTheme="minorEastAsia" w:eastAsiaTheme="minorEastAsia" w:hAnsiTheme="minorEastAsia" w:hint="eastAsia"/>
          <w:bCs/>
          <w:color w:val="000000" w:themeColor="text1"/>
          <w:sz w:val="20"/>
        </w:rPr>
        <w:t xml:space="preserve">　</w:t>
      </w:r>
      <w:r w:rsidR="00740988" w:rsidRPr="00740988">
        <w:rPr>
          <w:rFonts w:asciiTheme="minorEastAsia" w:eastAsiaTheme="minorEastAsia" w:hAnsiTheme="minorEastAsia" w:hint="eastAsia"/>
          <w:bCs/>
          <w:color w:val="000000" w:themeColor="text1"/>
          <w:sz w:val="20"/>
        </w:rPr>
        <w:t>評価指標として</w:t>
      </w:r>
      <w:r w:rsidR="00AD3E50">
        <w:rPr>
          <w:rFonts w:asciiTheme="minorEastAsia" w:eastAsiaTheme="minorEastAsia" w:hAnsiTheme="minorEastAsia" w:hint="eastAsia"/>
          <w:bCs/>
          <w:color w:val="000000" w:themeColor="text1"/>
          <w:sz w:val="20"/>
        </w:rPr>
        <w:t>,</w:t>
      </w:r>
      <w:r w:rsidR="00740988" w:rsidRPr="00740988">
        <w:rPr>
          <w:rFonts w:asciiTheme="minorEastAsia" w:eastAsiaTheme="minorEastAsia" w:hAnsiTheme="minorEastAsia" w:hint="eastAsia"/>
          <w:bCs/>
          <w:color w:val="000000" w:themeColor="text1"/>
          <w:sz w:val="20"/>
        </w:rPr>
        <w:t>反応時間</w:t>
      </w:r>
      <w:r w:rsidR="00AD3E50">
        <w:rPr>
          <w:rFonts w:asciiTheme="minorEastAsia" w:eastAsiaTheme="minorEastAsia" w:hAnsiTheme="minorEastAsia" w:hint="eastAsia"/>
          <w:bCs/>
          <w:color w:val="000000" w:themeColor="text1"/>
          <w:sz w:val="20"/>
        </w:rPr>
        <w:t>,</w:t>
      </w:r>
      <w:r w:rsidR="00740988" w:rsidRPr="00740988">
        <w:rPr>
          <w:rFonts w:asciiTheme="minorEastAsia" w:eastAsiaTheme="minorEastAsia" w:hAnsiTheme="minorEastAsia" w:hint="eastAsia"/>
          <w:bCs/>
          <w:color w:val="000000" w:themeColor="text1"/>
          <w:sz w:val="20"/>
        </w:rPr>
        <w:t>成功率</w:t>
      </w:r>
      <w:r w:rsidR="00AD3E50">
        <w:rPr>
          <w:rFonts w:asciiTheme="minorEastAsia" w:eastAsiaTheme="minorEastAsia" w:hAnsiTheme="minorEastAsia" w:hint="eastAsia"/>
          <w:bCs/>
          <w:color w:val="000000" w:themeColor="text1"/>
          <w:sz w:val="20"/>
        </w:rPr>
        <w:t>,</w:t>
      </w:r>
      <w:r w:rsidR="00740988" w:rsidRPr="00740988">
        <w:rPr>
          <w:rFonts w:asciiTheme="minorEastAsia" w:eastAsiaTheme="minorEastAsia" w:hAnsiTheme="minorEastAsia" w:hint="eastAsia"/>
          <w:bCs/>
          <w:color w:val="000000" w:themeColor="text1"/>
          <w:sz w:val="20"/>
        </w:rPr>
        <w:t>ミスクリック回数に加え</w:t>
      </w:r>
      <w:r w:rsidR="00AD3E50">
        <w:rPr>
          <w:rFonts w:asciiTheme="minorEastAsia" w:eastAsiaTheme="minorEastAsia" w:hAnsiTheme="minorEastAsia" w:hint="eastAsia"/>
          <w:bCs/>
          <w:color w:val="000000" w:themeColor="text1"/>
          <w:sz w:val="20"/>
        </w:rPr>
        <w:t>,</w:t>
      </w:r>
      <w:r w:rsidR="006527E8">
        <w:rPr>
          <w:rFonts w:asciiTheme="minorEastAsia" w:eastAsiaTheme="minorEastAsia" w:hAnsiTheme="minorEastAsia" w:hint="eastAsia"/>
          <w:bCs/>
          <w:color w:val="000000" w:themeColor="text1"/>
          <w:sz w:val="20"/>
        </w:rPr>
        <w:t>右手コントローラの</w:t>
      </w:r>
      <w:r w:rsidR="00740988" w:rsidRPr="00740988">
        <w:rPr>
          <w:rFonts w:asciiTheme="minorEastAsia" w:eastAsiaTheme="minorEastAsia" w:hAnsiTheme="minorEastAsia" w:hint="eastAsia"/>
          <w:bCs/>
          <w:color w:val="000000" w:themeColor="text1"/>
          <w:sz w:val="20"/>
        </w:rPr>
        <w:t>軌跡</w:t>
      </w:r>
      <w:r w:rsidR="006527E8">
        <w:rPr>
          <w:rFonts w:asciiTheme="minorEastAsia" w:eastAsiaTheme="minorEastAsia" w:hAnsiTheme="minorEastAsia" w:hint="eastAsia"/>
          <w:bCs/>
          <w:color w:val="000000" w:themeColor="text1"/>
          <w:sz w:val="20"/>
        </w:rPr>
        <w:t>データを取得し</w:t>
      </w:r>
      <w:r w:rsidR="006527E8">
        <w:rPr>
          <w:rFonts w:asciiTheme="minorEastAsia" w:eastAsiaTheme="minorEastAsia" w:hAnsiTheme="minorEastAsia"/>
          <w:bCs/>
          <w:color w:val="000000" w:themeColor="text1"/>
          <w:sz w:val="20"/>
        </w:rPr>
        <w:t>,</w:t>
      </w:r>
      <w:r w:rsidR="00740988" w:rsidRPr="00740988">
        <w:rPr>
          <w:rFonts w:asciiTheme="minorEastAsia" w:eastAsiaTheme="minorEastAsia" w:hAnsiTheme="minorEastAsia" w:hint="eastAsia"/>
          <w:bCs/>
          <w:color w:val="000000" w:themeColor="text1"/>
          <w:sz w:val="20"/>
        </w:rPr>
        <w:t>軌跡長</w:t>
      </w:r>
      <w:r w:rsidR="0099610B" w:rsidRPr="00B913F3">
        <w:rPr>
          <w:rFonts w:asciiTheme="minorEastAsia" w:eastAsiaTheme="minorEastAsia" w:hAnsiTheme="minorEastAsia"/>
          <w:bCs/>
          <w:color w:val="EE0000"/>
          <w:sz w:val="20"/>
          <w:highlight w:val="yellow"/>
        </w:rPr>
        <w:t>,</w:t>
      </w:r>
      <w:r w:rsidR="0099610B" w:rsidRPr="00B913F3">
        <w:rPr>
          <w:rFonts w:asciiTheme="minorEastAsia" w:eastAsiaTheme="minorEastAsia" w:hAnsiTheme="minorEastAsia" w:hint="eastAsia"/>
          <w:bCs/>
          <w:color w:val="EE0000"/>
          <w:sz w:val="20"/>
          <w:highlight w:val="yellow"/>
        </w:rPr>
        <w:t>平均曲率</w:t>
      </w:r>
      <w:r w:rsidR="0099610B" w:rsidRPr="00B913F3">
        <w:rPr>
          <w:rFonts w:asciiTheme="minorEastAsia" w:eastAsiaTheme="minorEastAsia" w:hAnsiTheme="minorEastAsia"/>
          <w:bCs/>
          <w:color w:val="EE0000"/>
          <w:sz w:val="20"/>
          <w:highlight w:val="yellow"/>
        </w:rPr>
        <w:t>,滑らかさ指標,平均ジャーク</w:t>
      </w:r>
      <w:r w:rsidR="00740988" w:rsidRPr="00740988">
        <w:rPr>
          <w:rFonts w:asciiTheme="minorEastAsia" w:eastAsiaTheme="minorEastAsia" w:hAnsiTheme="minorEastAsia" w:hint="eastAsia"/>
          <w:bCs/>
          <w:color w:val="000000" w:themeColor="text1"/>
          <w:sz w:val="20"/>
        </w:rPr>
        <w:t>を算出</w:t>
      </w:r>
      <w:r w:rsidR="00C77C93">
        <w:rPr>
          <w:rFonts w:asciiTheme="minorEastAsia" w:eastAsiaTheme="minorEastAsia" w:hAnsiTheme="minorEastAsia" w:hint="eastAsia"/>
          <w:bCs/>
          <w:color w:val="000000" w:themeColor="text1"/>
          <w:sz w:val="20"/>
        </w:rPr>
        <w:t>した</w:t>
      </w:r>
      <w:r w:rsidR="00C77C93">
        <w:rPr>
          <w:rFonts w:asciiTheme="minorEastAsia" w:eastAsiaTheme="minorEastAsia" w:hAnsiTheme="minorEastAsia"/>
          <w:bCs/>
          <w:color w:val="000000" w:themeColor="text1"/>
          <w:sz w:val="20"/>
        </w:rPr>
        <w:t>.</w:t>
      </w:r>
      <w:r w:rsidR="00A103BA" w:rsidRPr="00A103BA">
        <w:rPr>
          <w:rFonts w:asciiTheme="minorEastAsia" w:eastAsiaTheme="minorEastAsia" w:hAnsiTheme="minorEastAsia"/>
          <w:bCs/>
          <w:color w:val="000000" w:themeColor="text1"/>
          <w:sz w:val="20"/>
        </w:rPr>
        <w:t>また</w:t>
      </w:r>
      <w:r w:rsidR="00C77C93">
        <w:rPr>
          <w:rFonts w:asciiTheme="minorEastAsia" w:eastAsiaTheme="minorEastAsia" w:hAnsiTheme="minorEastAsia"/>
          <w:bCs/>
          <w:color w:val="000000" w:themeColor="text1"/>
          <w:sz w:val="20"/>
        </w:rPr>
        <w:t>,</w:t>
      </w:r>
      <w:r w:rsidR="00A103BA" w:rsidRPr="00A103BA">
        <w:rPr>
          <w:rFonts w:asciiTheme="minorEastAsia" w:eastAsiaTheme="minorEastAsia" w:hAnsiTheme="minorEastAsia"/>
          <w:bCs/>
          <w:color w:val="000000" w:themeColor="text1"/>
          <w:sz w:val="20"/>
        </w:rPr>
        <w:t>VR酔いの評価にはCSQ-VR</w:t>
      </w:r>
      <w:r w:rsidR="00585BA9">
        <w:rPr>
          <w:rFonts w:asciiTheme="minorEastAsia" w:eastAsiaTheme="minorEastAsia" w:hAnsiTheme="minorEastAsia"/>
          <w:bCs/>
          <w:color w:val="EE0000"/>
          <w:sz w:val="20"/>
          <w:highlight w:val="yellow"/>
          <w:vertAlign w:val="superscript"/>
        </w:rPr>
        <w:t>6</w:t>
      </w:r>
      <w:r w:rsidR="00A103BA">
        <w:rPr>
          <w:rFonts w:asciiTheme="minorEastAsia" w:eastAsiaTheme="minorEastAsia" w:hAnsiTheme="minorEastAsia"/>
          <w:bCs/>
          <w:color w:val="000000" w:themeColor="text1"/>
          <w:sz w:val="20"/>
          <w:vertAlign w:val="superscript"/>
        </w:rPr>
        <w:t>)</w:t>
      </w:r>
      <w:r w:rsidR="00A103BA" w:rsidRPr="00A103BA">
        <w:rPr>
          <w:rFonts w:asciiTheme="minorEastAsia" w:eastAsiaTheme="minorEastAsia" w:hAnsiTheme="minorEastAsia"/>
          <w:bCs/>
          <w:color w:val="000000" w:themeColor="text1"/>
          <w:sz w:val="20"/>
        </w:rPr>
        <w:t>に基づく7段階リッカート尺度の6項目を用い</w:t>
      </w:r>
      <w:r w:rsidR="00526EF1">
        <w:rPr>
          <w:rFonts w:asciiTheme="minorEastAsia" w:eastAsiaTheme="minorEastAsia" w:hAnsiTheme="minorEastAsia"/>
          <w:bCs/>
          <w:color w:val="000000" w:themeColor="text1"/>
          <w:sz w:val="20"/>
        </w:rPr>
        <w:t>,</w:t>
      </w:r>
      <w:r w:rsidR="00A103BA" w:rsidRPr="00A103BA">
        <w:rPr>
          <w:rFonts w:asciiTheme="minorEastAsia" w:eastAsiaTheme="minorEastAsia" w:hAnsiTheme="minorEastAsia"/>
          <w:bCs/>
          <w:color w:val="000000" w:themeColor="text1"/>
          <w:sz w:val="20"/>
        </w:rPr>
        <w:t>各体位条件におけるスコアを測定した</w:t>
      </w:r>
      <w:r w:rsidR="00526EF1">
        <w:rPr>
          <w:rFonts w:asciiTheme="minorEastAsia" w:eastAsiaTheme="minorEastAsia" w:hAnsiTheme="minorEastAsia"/>
          <w:bCs/>
          <w:color w:val="000000" w:themeColor="text1"/>
          <w:sz w:val="20"/>
        </w:rPr>
        <w:t>.</w:t>
      </w:r>
    </w:p>
    <w:p w14:paraId="0B91A636" w14:textId="4533CB71" w:rsidR="009A7A88" w:rsidRPr="00B913F3" w:rsidRDefault="009A7A88" w:rsidP="009A7A88">
      <w:pPr>
        <w:rPr>
          <w:rFonts w:asciiTheme="minorEastAsia" w:eastAsiaTheme="minorEastAsia" w:hAnsiTheme="minorEastAsia"/>
          <w:bCs/>
          <w:color w:val="EE0000"/>
          <w:sz w:val="20"/>
          <w:highlight w:val="yellow"/>
        </w:rPr>
      </w:pPr>
      <w:r>
        <w:rPr>
          <w:rFonts w:asciiTheme="minorEastAsia" w:eastAsiaTheme="minorEastAsia" w:hAnsiTheme="minorEastAsia" w:hint="eastAsia"/>
          <w:bCs/>
          <w:color w:val="000000" w:themeColor="text1"/>
          <w:sz w:val="20"/>
        </w:rPr>
        <w:t xml:space="preserve">　</w:t>
      </w:r>
      <w:r w:rsidRPr="00B913F3">
        <w:rPr>
          <w:rFonts w:asciiTheme="minorEastAsia" w:eastAsiaTheme="minorEastAsia" w:hAnsiTheme="minorEastAsia" w:hint="eastAsia"/>
          <w:bCs/>
          <w:color w:val="EE0000"/>
          <w:sz w:val="20"/>
          <w:highlight w:val="yellow"/>
        </w:rPr>
        <w:t>右手</w:t>
      </w:r>
      <w:r w:rsidRPr="00B913F3">
        <w:rPr>
          <w:rFonts w:asciiTheme="minorEastAsia" w:eastAsiaTheme="minorEastAsia" w:hAnsiTheme="minorEastAsia"/>
          <w:bCs/>
          <w:color w:val="EE0000"/>
          <w:sz w:val="20"/>
          <w:highlight w:val="yellow"/>
        </w:rPr>
        <w:t>コントローラの操作特性を定量化するために,以下の指標を算出した.各サンプルの位置</w:t>
      </w:r>
      <m:oMath>
        <m:sSub>
          <m:sSubPr>
            <m:ctrlPr>
              <w:rPr>
                <w:rFonts w:ascii="Cambria Math" w:hAnsi="Cambria Math"/>
                <w:i/>
                <w:color w:val="EE0000"/>
                <w:szCs w:val="21"/>
                <w:highlight w:val="yellow"/>
              </w:rPr>
            </m:ctrlPr>
          </m:sSubPr>
          <m:e>
            <m:r>
              <w:rPr>
                <w:rFonts w:ascii="Cambria Math" w:hAnsi="Cambria Math"/>
                <w:color w:val="EE0000"/>
                <w:szCs w:val="21"/>
                <w:highlight w:val="yellow"/>
              </w:rPr>
              <m:t>p</m:t>
            </m:r>
          </m:e>
          <m:sub>
            <m:r>
              <w:rPr>
                <w:rFonts w:ascii="Cambria Math" w:hAnsi="Cambria Math"/>
                <w:color w:val="EE0000"/>
                <w:szCs w:val="21"/>
                <w:highlight w:val="yellow"/>
              </w:rPr>
              <m:t>i</m:t>
            </m:r>
          </m:sub>
        </m:sSub>
      </m:oMath>
      <w:r w:rsidRPr="00B913F3">
        <w:rPr>
          <w:rFonts w:asciiTheme="minorEastAsia" w:eastAsiaTheme="minorEastAsia" w:hAnsiTheme="minorEastAsia"/>
          <w:bCs/>
          <w:color w:val="EE0000"/>
          <w:sz w:val="20"/>
          <w:highlight w:val="yellow"/>
        </w:rPr>
        <w:t>を,タイムスタンプを</w:t>
      </w:r>
      <m:oMath>
        <m:sSub>
          <m:sSubPr>
            <m:ctrlPr>
              <w:rPr>
                <w:rFonts w:ascii="Cambria Math" w:hAnsi="Cambria Math"/>
                <w:i/>
                <w:color w:val="EE0000"/>
                <w:szCs w:val="21"/>
                <w:highlight w:val="yellow"/>
              </w:rPr>
            </m:ctrlPr>
          </m:sSubPr>
          <m:e>
            <m:r>
              <w:rPr>
                <w:rFonts w:ascii="Cambria Math" w:hAnsi="Cambria Math"/>
                <w:color w:val="EE0000"/>
                <w:szCs w:val="21"/>
                <w:highlight w:val="yellow"/>
              </w:rPr>
              <m:t>t</m:t>
            </m:r>
          </m:e>
          <m:sub>
            <m:r>
              <w:rPr>
                <w:rFonts w:ascii="Cambria Math" w:hAnsi="Cambria Math"/>
                <w:color w:val="EE0000"/>
                <w:szCs w:val="21"/>
                <w:highlight w:val="yellow"/>
              </w:rPr>
              <m:t>i</m:t>
            </m:r>
          </m:sub>
        </m:sSub>
      </m:oMath>
      <w:r w:rsidRPr="00B913F3">
        <w:rPr>
          <w:rFonts w:asciiTheme="minorEastAsia" w:eastAsiaTheme="minorEastAsia" w:hAnsiTheme="minorEastAsia"/>
          <w:bCs/>
          <w:color w:val="EE0000"/>
          <w:sz w:val="20"/>
          <w:highlight w:val="yellow"/>
        </w:rPr>
        <w:t>とすると,各サンプル間の速度</w:t>
      </w:r>
      <m:oMath>
        <m:sSub>
          <m:sSubPr>
            <m:ctrlPr>
              <w:rPr>
                <w:rFonts w:ascii="Cambria Math" w:hAnsi="Cambria Math"/>
                <w:i/>
                <w:color w:val="EE0000"/>
                <w:szCs w:val="21"/>
                <w:highlight w:val="yellow"/>
              </w:rPr>
            </m:ctrlPr>
          </m:sSubPr>
          <m:e>
            <m:r>
              <w:rPr>
                <w:rFonts w:ascii="Cambria Math" w:hAnsi="Cambria Math"/>
                <w:color w:val="EE0000"/>
                <w:szCs w:val="21"/>
                <w:highlight w:val="yellow"/>
              </w:rPr>
              <m:t>v</m:t>
            </m:r>
          </m:e>
          <m:sub>
            <m:r>
              <w:rPr>
                <w:rFonts w:ascii="Cambria Math" w:hAnsi="Cambria Math"/>
                <w:color w:val="EE0000"/>
                <w:szCs w:val="21"/>
                <w:highlight w:val="yellow"/>
              </w:rPr>
              <m:t>i</m:t>
            </m:r>
          </m:sub>
        </m:sSub>
      </m:oMath>
      <w:r w:rsidRPr="00B913F3">
        <w:rPr>
          <w:rFonts w:asciiTheme="minorEastAsia" w:eastAsiaTheme="minorEastAsia" w:hAnsiTheme="minorEastAsia"/>
          <w:bCs/>
          <w:color w:val="EE0000"/>
          <w:sz w:val="20"/>
          <w:highlight w:val="yellow"/>
        </w:rPr>
        <w:t>は式(1)で定義される.</w:t>
      </w:r>
    </w:p>
    <w:p w14:paraId="6DA22F58" w14:textId="77777777" w:rsidR="009A7A88" w:rsidRPr="00B913F3" w:rsidRDefault="00000000" w:rsidP="009A7A88">
      <w:pPr>
        <w:jc w:val="center"/>
        <w:rPr>
          <w:color w:val="EE0000"/>
          <w:szCs w:val="21"/>
          <w:highlight w:val="yellow"/>
        </w:rPr>
      </w:pPr>
      <m:oMath>
        <m:sSub>
          <m:sSubPr>
            <m:ctrlPr>
              <w:rPr>
                <w:rFonts w:ascii="Cambria Math" w:hAnsi="Cambria Math"/>
                <w:i/>
                <w:color w:val="EE0000"/>
                <w:szCs w:val="21"/>
                <w:highlight w:val="yellow"/>
              </w:rPr>
            </m:ctrlPr>
          </m:sSubPr>
          <m:e>
            <m:r>
              <w:rPr>
                <w:rFonts w:ascii="Cambria Math" w:hAnsi="Cambria Math"/>
                <w:color w:val="EE0000"/>
                <w:szCs w:val="21"/>
                <w:highlight w:val="yellow"/>
              </w:rPr>
              <m:t>v</m:t>
            </m:r>
          </m:e>
          <m:sub>
            <m:r>
              <w:rPr>
                <w:rFonts w:ascii="Cambria Math" w:hAnsi="Cambria Math"/>
                <w:color w:val="EE0000"/>
                <w:szCs w:val="21"/>
                <w:highlight w:val="yellow"/>
              </w:rPr>
              <m:t>i</m:t>
            </m:r>
          </m:sub>
        </m:sSub>
        <m:r>
          <w:rPr>
            <w:rFonts w:ascii="Cambria Math" w:hAnsi="Cambria Math"/>
            <w:color w:val="EE0000"/>
            <w:szCs w:val="21"/>
            <w:highlight w:val="yellow"/>
          </w:rPr>
          <m:t xml:space="preserve"> = </m:t>
        </m:r>
        <m:f>
          <m:fPr>
            <m:ctrlPr>
              <w:rPr>
                <w:rFonts w:ascii="Cambria Math" w:hAnsi="Cambria Math"/>
                <w:i/>
                <w:color w:val="EE0000"/>
                <w:szCs w:val="21"/>
                <w:highlight w:val="yellow"/>
              </w:rPr>
            </m:ctrlPr>
          </m:fPr>
          <m:num>
            <m:r>
              <w:rPr>
                <w:rFonts w:ascii="Cambria Math" w:hAnsi="Cambria Math"/>
                <w:color w:val="EE0000"/>
                <w:szCs w:val="21"/>
                <w:highlight w:val="yellow"/>
              </w:rPr>
              <m:t>|</m:t>
            </m:r>
            <m:sSub>
              <m:sSubPr>
                <m:ctrlPr>
                  <w:rPr>
                    <w:rFonts w:ascii="Cambria Math" w:hAnsi="Cambria Math"/>
                    <w:i/>
                    <w:color w:val="EE0000"/>
                    <w:szCs w:val="21"/>
                    <w:highlight w:val="yellow"/>
                  </w:rPr>
                </m:ctrlPr>
              </m:sSubPr>
              <m:e>
                <m:r>
                  <w:rPr>
                    <w:rFonts w:ascii="Cambria Math" w:hAnsi="Cambria Math"/>
                    <w:color w:val="EE0000"/>
                    <w:szCs w:val="21"/>
                    <w:highlight w:val="yellow"/>
                  </w:rPr>
                  <m:t>p</m:t>
                </m:r>
              </m:e>
              <m:sub>
                <m:r>
                  <w:rPr>
                    <w:rFonts w:ascii="Cambria Math" w:hAnsi="Cambria Math"/>
                    <w:color w:val="EE0000"/>
                    <w:szCs w:val="21"/>
                    <w:highlight w:val="yellow"/>
                  </w:rPr>
                  <m:t>i</m:t>
                </m:r>
              </m:sub>
            </m:sSub>
            <m:r>
              <w:rPr>
                <w:rFonts w:ascii="Cambria Math" w:hAnsi="Cambria Math"/>
                <w:color w:val="EE0000"/>
                <w:szCs w:val="21"/>
                <w:highlight w:val="yellow"/>
              </w:rPr>
              <m:t xml:space="preserve"> </m:t>
            </m:r>
            <m:r>
              <w:rPr>
                <w:rFonts w:ascii="Cambria Math" w:hAnsi="Cambria Math" w:hint="eastAsia"/>
                <w:color w:val="EE0000"/>
                <w:szCs w:val="21"/>
                <w:highlight w:val="yellow"/>
              </w:rPr>
              <m:t>-</m:t>
            </m:r>
            <m:r>
              <w:rPr>
                <w:rFonts w:ascii="Cambria Math" w:hAnsi="Cambria Math"/>
                <w:color w:val="EE0000"/>
                <w:szCs w:val="21"/>
                <w:highlight w:val="yellow"/>
              </w:rPr>
              <m:t xml:space="preserve"> </m:t>
            </m:r>
            <m:sSub>
              <m:sSubPr>
                <m:ctrlPr>
                  <w:rPr>
                    <w:rFonts w:ascii="Cambria Math" w:hAnsi="Cambria Math"/>
                    <w:i/>
                    <w:color w:val="EE0000"/>
                    <w:szCs w:val="21"/>
                    <w:highlight w:val="yellow"/>
                  </w:rPr>
                </m:ctrlPr>
              </m:sSubPr>
              <m:e>
                <m:r>
                  <w:rPr>
                    <w:rFonts w:ascii="Cambria Math" w:hAnsi="Cambria Math"/>
                    <w:color w:val="EE0000"/>
                    <w:szCs w:val="21"/>
                    <w:highlight w:val="yellow"/>
                  </w:rPr>
                  <m:t>p</m:t>
                </m:r>
              </m:e>
              <m:sub>
                <m:r>
                  <w:rPr>
                    <w:rFonts w:ascii="Cambria Math" w:hAnsi="Cambria Math"/>
                    <w:color w:val="EE0000"/>
                    <w:szCs w:val="21"/>
                    <w:highlight w:val="yellow"/>
                  </w:rPr>
                  <m:t>i</m:t>
                </m:r>
                <m:r>
                  <w:rPr>
                    <w:rFonts w:ascii="Cambria Math" w:hAnsi="Cambria Math" w:hint="eastAsia"/>
                    <w:color w:val="EE0000"/>
                    <w:szCs w:val="21"/>
                    <w:highlight w:val="yellow"/>
                  </w:rPr>
                  <m:t>-</m:t>
                </m:r>
                <m:r>
                  <w:rPr>
                    <w:rFonts w:ascii="Cambria Math" w:hAnsi="Cambria Math"/>
                    <w:color w:val="EE0000"/>
                    <w:szCs w:val="21"/>
                    <w:highlight w:val="yellow"/>
                  </w:rPr>
                  <m:t>1</m:t>
                </m:r>
              </m:sub>
            </m:sSub>
            <m:r>
              <w:rPr>
                <w:rFonts w:ascii="Cambria Math" w:hAnsi="Cambria Math"/>
                <w:color w:val="EE0000"/>
                <w:szCs w:val="21"/>
                <w:highlight w:val="yellow"/>
              </w:rPr>
              <m:t>|</m:t>
            </m:r>
          </m:num>
          <m:den>
            <m:sSub>
              <m:sSubPr>
                <m:ctrlPr>
                  <w:rPr>
                    <w:rFonts w:ascii="Cambria Math" w:hAnsi="Cambria Math"/>
                    <w:i/>
                    <w:color w:val="EE0000"/>
                    <w:szCs w:val="21"/>
                    <w:highlight w:val="yellow"/>
                  </w:rPr>
                </m:ctrlPr>
              </m:sSubPr>
              <m:e>
                <m:r>
                  <w:rPr>
                    <w:rFonts w:ascii="Cambria Math" w:hAnsi="Cambria Math"/>
                    <w:color w:val="EE0000"/>
                    <w:szCs w:val="21"/>
                    <w:highlight w:val="yellow"/>
                  </w:rPr>
                  <m:t>t</m:t>
                </m:r>
              </m:e>
              <m:sub>
                <m:r>
                  <w:rPr>
                    <w:rFonts w:ascii="Cambria Math" w:hAnsi="Cambria Math"/>
                    <w:color w:val="EE0000"/>
                    <w:szCs w:val="21"/>
                    <w:highlight w:val="yellow"/>
                  </w:rPr>
                  <m:t>i</m:t>
                </m:r>
              </m:sub>
            </m:sSub>
            <m:r>
              <w:rPr>
                <w:rFonts w:ascii="Cambria Math" w:hAnsi="Cambria Math"/>
                <w:color w:val="EE0000"/>
                <w:szCs w:val="21"/>
                <w:highlight w:val="yellow"/>
              </w:rPr>
              <m:t xml:space="preserve"> </m:t>
            </m:r>
            <m:r>
              <w:rPr>
                <w:rFonts w:ascii="Cambria Math" w:hAnsi="Cambria Math" w:hint="eastAsia"/>
                <w:color w:val="EE0000"/>
                <w:szCs w:val="21"/>
                <w:highlight w:val="yellow"/>
              </w:rPr>
              <m:t>-</m:t>
            </m:r>
            <m:r>
              <w:rPr>
                <w:rFonts w:ascii="Cambria Math" w:hAnsi="Cambria Math"/>
                <w:color w:val="EE0000"/>
                <w:szCs w:val="21"/>
                <w:highlight w:val="yellow"/>
              </w:rPr>
              <m:t xml:space="preserve"> </m:t>
            </m:r>
            <m:sSub>
              <m:sSubPr>
                <m:ctrlPr>
                  <w:rPr>
                    <w:rFonts w:ascii="Cambria Math" w:hAnsi="Cambria Math"/>
                    <w:i/>
                    <w:color w:val="EE0000"/>
                    <w:szCs w:val="21"/>
                    <w:highlight w:val="yellow"/>
                  </w:rPr>
                </m:ctrlPr>
              </m:sSubPr>
              <m:e>
                <m:r>
                  <w:rPr>
                    <w:rFonts w:ascii="Cambria Math" w:hAnsi="Cambria Math"/>
                    <w:color w:val="EE0000"/>
                    <w:szCs w:val="21"/>
                    <w:highlight w:val="yellow"/>
                  </w:rPr>
                  <m:t>t</m:t>
                </m:r>
              </m:e>
              <m:sub>
                <m:r>
                  <w:rPr>
                    <w:rFonts w:ascii="Cambria Math" w:hAnsi="Cambria Math"/>
                    <w:color w:val="EE0000"/>
                    <w:szCs w:val="21"/>
                    <w:highlight w:val="yellow"/>
                  </w:rPr>
                  <m:t>i</m:t>
                </m:r>
                <m:r>
                  <w:rPr>
                    <w:rFonts w:ascii="Cambria Math" w:hAnsi="Cambria Math" w:hint="eastAsia"/>
                    <w:color w:val="EE0000"/>
                    <w:szCs w:val="21"/>
                    <w:highlight w:val="yellow"/>
                  </w:rPr>
                  <m:t>-</m:t>
                </m:r>
                <m:r>
                  <w:rPr>
                    <w:rFonts w:ascii="Cambria Math" w:hAnsi="Cambria Math"/>
                    <w:color w:val="EE0000"/>
                    <w:szCs w:val="21"/>
                    <w:highlight w:val="yellow"/>
                  </w:rPr>
                  <m:t>1</m:t>
                </m:r>
              </m:sub>
            </m:sSub>
          </m:den>
        </m:f>
      </m:oMath>
      <w:r w:rsidR="009A7A88" w:rsidRPr="00B913F3">
        <w:rPr>
          <w:rFonts w:hint="eastAsia"/>
          <w:color w:val="EE0000"/>
          <w:szCs w:val="21"/>
          <w:highlight w:val="yellow"/>
        </w:rPr>
        <w:t xml:space="preserve">　　</w:t>
      </w:r>
      <w:r w:rsidR="009A7A88" w:rsidRPr="00B913F3">
        <w:rPr>
          <w:color w:val="EE0000"/>
          <w:szCs w:val="21"/>
          <w:highlight w:val="yellow"/>
        </w:rPr>
        <w:t>(1)</w:t>
      </w:r>
    </w:p>
    <w:p w14:paraId="01FF38FC" w14:textId="05BB2493" w:rsidR="009A7A88" w:rsidRPr="00B913F3" w:rsidRDefault="009A7A88" w:rsidP="009A7A88">
      <w:pPr>
        <w:rPr>
          <w:rFonts w:asciiTheme="minorEastAsia" w:eastAsiaTheme="minorEastAsia" w:hAnsiTheme="minorEastAsia"/>
          <w:bCs/>
          <w:color w:val="EE0000"/>
          <w:sz w:val="20"/>
          <w:highlight w:val="yellow"/>
        </w:rPr>
      </w:pPr>
      <w:r w:rsidRPr="00B913F3">
        <w:rPr>
          <w:rFonts w:asciiTheme="minorEastAsia" w:eastAsiaTheme="minorEastAsia" w:hAnsiTheme="minorEastAsia" w:hint="eastAsia"/>
          <w:bCs/>
          <w:color w:val="EE0000"/>
          <w:sz w:val="20"/>
          <w:highlight w:val="yellow"/>
        </w:rPr>
        <w:t xml:space="preserve">　</w:t>
      </w:r>
      <w:r w:rsidRPr="00B913F3">
        <w:rPr>
          <w:rFonts w:asciiTheme="minorEastAsia" w:eastAsiaTheme="minorEastAsia" w:hAnsiTheme="minorEastAsia"/>
          <w:bCs/>
          <w:color w:val="EE0000"/>
          <w:sz w:val="20"/>
          <w:highlight w:val="yellow"/>
        </w:rPr>
        <w:t>これに基づき,全サンプルの平均速度</w:t>
      </w:r>
      <w:r w:rsidRPr="00B913F3">
        <w:rPr>
          <w:color w:val="EE0000"/>
          <w:szCs w:val="21"/>
          <w:highlight w:val="yellow"/>
        </w:rPr>
        <w:t>(</w:t>
      </w:r>
      <m:oMath>
        <m:r>
          <w:rPr>
            <w:rFonts w:ascii="Cambria Math" w:hAnsi="Cambria Math"/>
            <w:color w:val="EE0000"/>
            <w:szCs w:val="21"/>
            <w:highlight w:val="yellow"/>
          </w:rPr>
          <m:t>Mean Velocity = mean(</m:t>
        </m:r>
        <m:sSub>
          <m:sSubPr>
            <m:ctrlPr>
              <w:rPr>
                <w:rFonts w:ascii="Cambria Math" w:hAnsi="Cambria Math"/>
                <w:i/>
                <w:color w:val="EE0000"/>
                <w:szCs w:val="21"/>
                <w:highlight w:val="yellow"/>
              </w:rPr>
            </m:ctrlPr>
          </m:sSubPr>
          <m:e>
            <m:r>
              <w:rPr>
                <w:rFonts w:ascii="Cambria Math" w:hAnsi="Cambria Math"/>
                <w:color w:val="EE0000"/>
                <w:szCs w:val="21"/>
                <w:highlight w:val="yellow"/>
              </w:rPr>
              <m:t>v</m:t>
            </m:r>
          </m:e>
          <m:sub>
            <m:r>
              <w:rPr>
                <w:rFonts w:ascii="Cambria Math" w:hAnsi="Cambria Math"/>
                <w:color w:val="EE0000"/>
                <w:szCs w:val="21"/>
                <w:highlight w:val="yellow"/>
              </w:rPr>
              <m:t>i</m:t>
            </m:r>
          </m:sub>
        </m:sSub>
        <m:r>
          <w:rPr>
            <w:rFonts w:ascii="Cambria Math" w:hAnsi="Cambria Math"/>
            <w:color w:val="EE0000"/>
            <w:szCs w:val="21"/>
            <w:highlight w:val="yellow"/>
          </w:rPr>
          <m:t>))</m:t>
        </m:r>
      </m:oMath>
      <w:r w:rsidRPr="00B913F3">
        <w:rPr>
          <w:rFonts w:asciiTheme="minorEastAsia" w:eastAsiaTheme="minorEastAsia" w:hAnsiTheme="minorEastAsia"/>
          <w:bCs/>
          <w:color w:val="EE0000"/>
          <w:sz w:val="20"/>
          <w:highlight w:val="yellow"/>
        </w:rPr>
        <w:t>を求めた.また,動作の滑らかさ指標(Smoothness)は速度の変動係数として定義し,式(2)を用いて算出した.</w:t>
      </w:r>
    </w:p>
    <w:p w14:paraId="3739D252" w14:textId="77777777" w:rsidR="009A7A88" w:rsidRPr="00B913F3" w:rsidRDefault="009A7A88" w:rsidP="009A7A88">
      <w:pPr>
        <w:jc w:val="center"/>
        <w:rPr>
          <w:color w:val="EE0000"/>
          <w:szCs w:val="21"/>
          <w:highlight w:val="yellow"/>
        </w:rPr>
      </w:pPr>
      <m:oMath>
        <m:r>
          <w:rPr>
            <w:rFonts w:ascii="Cambria Math" w:hAnsi="Cambria Math"/>
            <w:color w:val="EE0000"/>
            <w:szCs w:val="21"/>
            <w:highlight w:val="yellow"/>
          </w:rPr>
          <m:t xml:space="preserve">Smoothness = </m:t>
        </m:r>
        <m:f>
          <m:fPr>
            <m:ctrlPr>
              <w:rPr>
                <w:rFonts w:ascii="Cambria Math" w:hAnsi="Cambria Math"/>
                <w:i/>
                <w:color w:val="EE0000"/>
                <w:szCs w:val="21"/>
                <w:highlight w:val="yellow"/>
              </w:rPr>
            </m:ctrlPr>
          </m:fPr>
          <m:num>
            <m:r>
              <w:rPr>
                <w:rFonts w:ascii="Cambria Math" w:hAnsi="Cambria Math"/>
                <w:color w:val="EE0000"/>
                <w:szCs w:val="21"/>
                <w:highlight w:val="yellow"/>
              </w:rPr>
              <m:t>std(</m:t>
            </m:r>
            <m:sSub>
              <m:sSubPr>
                <m:ctrlPr>
                  <w:rPr>
                    <w:rFonts w:ascii="Cambria Math" w:hAnsi="Cambria Math"/>
                    <w:i/>
                    <w:color w:val="EE0000"/>
                    <w:szCs w:val="21"/>
                    <w:highlight w:val="yellow"/>
                  </w:rPr>
                </m:ctrlPr>
              </m:sSubPr>
              <m:e>
                <m:r>
                  <w:rPr>
                    <w:rFonts w:ascii="Cambria Math" w:hAnsi="Cambria Math"/>
                    <w:color w:val="EE0000"/>
                    <w:szCs w:val="21"/>
                    <w:highlight w:val="yellow"/>
                  </w:rPr>
                  <m:t>v</m:t>
                </m:r>
              </m:e>
              <m:sub>
                <m:r>
                  <w:rPr>
                    <w:rFonts w:ascii="Cambria Math" w:hAnsi="Cambria Math"/>
                    <w:color w:val="EE0000"/>
                    <w:szCs w:val="21"/>
                    <w:highlight w:val="yellow"/>
                  </w:rPr>
                  <m:t>i</m:t>
                </m:r>
              </m:sub>
            </m:sSub>
            <m:r>
              <w:rPr>
                <w:rFonts w:ascii="Cambria Math" w:hAnsi="Cambria Math"/>
                <w:color w:val="EE0000"/>
                <w:szCs w:val="21"/>
                <w:highlight w:val="yellow"/>
              </w:rPr>
              <m:t>)</m:t>
            </m:r>
          </m:num>
          <m:den>
            <m:r>
              <w:rPr>
                <w:rFonts w:ascii="Cambria Math" w:hAnsi="Cambria Math"/>
                <w:color w:val="EE0000"/>
                <w:szCs w:val="21"/>
                <w:highlight w:val="yellow"/>
              </w:rPr>
              <m:t>mean(</m:t>
            </m:r>
            <m:sSub>
              <m:sSubPr>
                <m:ctrlPr>
                  <w:rPr>
                    <w:rFonts w:ascii="Cambria Math" w:hAnsi="Cambria Math"/>
                    <w:i/>
                    <w:color w:val="EE0000"/>
                    <w:szCs w:val="21"/>
                    <w:highlight w:val="yellow"/>
                  </w:rPr>
                </m:ctrlPr>
              </m:sSubPr>
              <m:e>
                <m:r>
                  <w:rPr>
                    <w:rFonts w:ascii="Cambria Math" w:hAnsi="Cambria Math"/>
                    <w:color w:val="EE0000"/>
                    <w:szCs w:val="21"/>
                    <w:highlight w:val="yellow"/>
                  </w:rPr>
                  <m:t>v</m:t>
                </m:r>
              </m:e>
              <m:sub>
                <m:r>
                  <w:rPr>
                    <w:rFonts w:ascii="Cambria Math" w:hAnsi="Cambria Math"/>
                    <w:color w:val="EE0000"/>
                    <w:szCs w:val="21"/>
                    <w:highlight w:val="yellow"/>
                  </w:rPr>
                  <m:t>i</m:t>
                </m:r>
              </m:sub>
            </m:sSub>
            <m:r>
              <w:rPr>
                <w:rFonts w:ascii="Cambria Math" w:hAnsi="Cambria Math"/>
                <w:color w:val="EE0000"/>
                <w:szCs w:val="21"/>
                <w:highlight w:val="yellow"/>
              </w:rPr>
              <m:t>)</m:t>
            </m:r>
          </m:den>
        </m:f>
      </m:oMath>
      <w:r w:rsidRPr="00B913F3">
        <w:rPr>
          <w:color w:val="EE0000"/>
          <w:szCs w:val="21"/>
          <w:highlight w:val="yellow"/>
        </w:rPr>
        <w:t xml:space="preserve">   (2)</w:t>
      </w:r>
    </w:p>
    <w:p w14:paraId="62C895AF" w14:textId="23FE039A" w:rsidR="009A7A88" w:rsidRDefault="009A7A88" w:rsidP="009A7A88">
      <w:pPr>
        <w:rPr>
          <w:rFonts w:asciiTheme="minorEastAsia" w:eastAsiaTheme="minorEastAsia" w:hAnsiTheme="minorEastAsia"/>
          <w:bCs/>
          <w:color w:val="EE0000"/>
          <w:sz w:val="20"/>
        </w:rPr>
      </w:pPr>
      <w:r w:rsidRPr="00B913F3">
        <w:rPr>
          <w:rFonts w:asciiTheme="minorEastAsia" w:eastAsiaTheme="minorEastAsia" w:hAnsiTheme="minorEastAsia" w:hint="eastAsia"/>
          <w:bCs/>
          <w:color w:val="EE0000"/>
          <w:sz w:val="20"/>
          <w:highlight w:val="yellow"/>
        </w:rPr>
        <w:t xml:space="preserve">　</w:t>
      </w:r>
      <w:r w:rsidRPr="00B913F3">
        <w:rPr>
          <w:rFonts w:asciiTheme="minorEastAsia" w:eastAsiaTheme="minorEastAsia" w:hAnsiTheme="minorEastAsia"/>
          <w:bCs/>
          <w:color w:val="EE0000"/>
          <w:sz w:val="20"/>
          <w:highlight w:val="yellow"/>
        </w:rPr>
        <w:t>なお,本指標は値が小さいほど動作が滑らかであることを示す.さらに,速度列の勾配から加速度</w:t>
      </w:r>
      <m:oMath>
        <m:sSub>
          <m:sSubPr>
            <m:ctrlPr>
              <w:rPr>
                <w:rFonts w:ascii="Cambria Math" w:hAnsi="Cambria Math"/>
                <w:i/>
                <w:color w:val="EE0000"/>
                <w:szCs w:val="21"/>
                <w:highlight w:val="yellow"/>
              </w:rPr>
            </m:ctrlPr>
          </m:sSubPr>
          <m:e>
            <m:r>
              <w:rPr>
                <w:rFonts w:ascii="Cambria Math" w:hAnsi="Cambria Math"/>
                <w:color w:val="EE0000"/>
                <w:szCs w:val="21"/>
                <w:highlight w:val="yellow"/>
              </w:rPr>
              <m:t>a</m:t>
            </m:r>
          </m:e>
          <m:sub>
            <m:r>
              <w:rPr>
                <w:rFonts w:ascii="Cambria Math" w:hAnsi="Cambria Math"/>
                <w:color w:val="EE0000"/>
                <w:szCs w:val="21"/>
                <w:highlight w:val="yellow"/>
              </w:rPr>
              <m:t>i</m:t>
            </m:r>
          </m:sub>
        </m:sSub>
      </m:oMath>
      <w:r w:rsidRPr="00B913F3">
        <w:rPr>
          <w:rFonts w:asciiTheme="minorEastAsia" w:eastAsiaTheme="minorEastAsia" w:hAnsiTheme="minorEastAsia"/>
          <w:bCs/>
          <w:color w:val="EE0000"/>
          <w:sz w:val="20"/>
          <w:highlight w:val="yellow"/>
        </w:rPr>
        <w:t>,およびジャーク</w:t>
      </w:r>
      <m:oMath>
        <m:sSub>
          <m:sSubPr>
            <m:ctrlPr>
              <w:rPr>
                <w:rFonts w:ascii="Cambria Math" w:hAnsi="Cambria Math"/>
                <w:i/>
                <w:color w:val="EE0000"/>
                <w:szCs w:val="21"/>
                <w:highlight w:val="yellow"/>
              </w:rPr>
            </m:ctrlPr>
          </m:sSubPr>
          <m:e>
            <m:r>
              <w:rPr>
                <w:rFonts w:ascii="Cambria Math" w:hAnsi="Cambria Math"/>
                <w:color w:val="EE0000"/>
                <w:szCs w:val="21"/>
                <w:highlight w:val="yellow"/>
              </w:rPr>
              <m:t>j</m:t>
            </m:r>
          </m:e>
          <m:sub>
            <m:r>
              <w:rPr>
                <w:rFonts w:ascii="Cambria Math" w:hAnsi="Cambria Math"/>
                <w:color w:val="EE0000"/>
                <w:szCs w:val="21"/>
                <w:highlight w:val="yellow"/>
              </w:rPr>
              <m:t>i</m:t>
            </m:r>
          </m:sub>
        </m:sSub>
      </m:oMath>
      <w:r w:rsidRPr="00B913F3">
        <w:rPr>
          <w:rFonts w:asciiTheme="minorEastAsia" w:eastAsiaTheme="minorEastAsia" w:hAnsiTheme="minorEastAsia"/>
          <w:bCs/>
          <w:color w:val="EE0000"/>
          <w:sz w:val="20"/>
          <w:highlight w:val="yellow"/>
        </w:rPr>
        <w:t>を順次求め,その平均値</w:t>
      </w:r>
      <m:oMath>
        <m:r>
          <w:rPr>
            <w:rFonts w:ascii="Cambria Math" w:hAnsi="Cambria Math"/>
            <w:color w:val="EE0000"/>
            <w:szCs w:val="21"/>
            <w:highlight w:val="yellow"/>
          </w:rPr>
          <m:t>(Mean Jerk)</m:t>
        </m:r>
      </m:oMath>
      <w:r w:rsidRPr="00B913F3">
        <w:rPr>
          <w:rFonts w:asciiTheme="minorEastAsia" w:eastAsiaTheme="minorEastAsia" w:hAnsiTheme="minorEastAsia"/>
          <w:bCs/>
          <w:color w:val="EE0000"/>
          <w:sz w:val="20"/>
          <w:highlight w:val="yellow"/>
        </w:rPr>
        <w:t>を算出した.</w:t>
      </w:r>
    </w:p>
    <w:p w14:paraId="55D60FC5" w14:textId="6EEBFD68" w:rsidR="0099610B" w:rsidRPr="00B913F3" w:rsidRDefault="0099610B" w:rsidP="009A7A88">
      <w:pPr>
        <w:rPr>
          <w:rFonts w:asciiTheme="minorEastAsia" w:eastAsiaTheme="minorEastAsia" w:hAnsiTheme="minorEastAsia"/>
          <w:bCs/>
          <w:color w:val="EE0000"/>
          <w:sz w:val="20"/>
        </w:rPr>
      </w:pPr>
      <w:r>
        <w:rPr>
          <w:rFonts w:asciiTheme="minorEastAsia" w:eastAsiaTheme="minorEastAsia" w:hAnsiTheme="minorEastAsia" w:hint="eastAsia"/>
          <w:bCs/>
          <w:color w:val="EE0000"/>
          <w:sz w:val="20"/>
        </w:rPr>
        <w:t xml:space="preserve">　</w:t>
      </w:r>
      <w:r w:rsidRPr="00B913F3">
        <w:rPr>
          <w:rFonts w:asciiTheme="minorEastAsia" w:eastAsiaTheme="minorEastAsia" w:hAnsiTheme="minorEastAsia" w:hint="eastAsia"/>
          <w:bCs/>
          <w:color w:val="EE0000"/>
          <w:sz w:val="20"/>
          <w:highlight w:val="yellow"/>
        </w:rPr>
        <w:t>主観的な</w:t>
      </w:r>
      <w:r w:rsidRPr="00B913F3">
        <w:rPr>
          <w:rFonts w:asciiTheme="minorEastAsia" w:eastAsiaTheme="minorEastAsia" w:hAnsiTheme="minorEastAsia"/>
          <w:bCs/>
          <w:color w:val="EE0000"/>
          <w:sz w:val="20"/>
          <w:highlight w:val="yellow"/>
        </w:rPr>
        <w:t>VR酔いの評価には,CSQ-VRを用いた.CSQ-VRは,VR環境における酔い（VRISE）を評価するためにKourtesisらによって開発された指標であり,吐き気（Nausea）,前庭感覚（Vestibular）,眼球運動（Oculomotor）の3カテゴリー,計6項目で構成されている.各項目は「1：Absent（なし）」から「7：Extreme（極限）」までの7段階のリッカート尺度で回答を求めるものである.スコアの算出にあたっては,各項目の合計値を「VR</w:t>
      </w:r>
      <w:r w:rsidRPr="00B913F3">
        <w:rPr>
          <w:rFonts w:asciiTheme="minorEastAsia" w:eastAsiaTheme="minorEastAsia" w:hAnsiTheme="minorEastAsia" w:hint="eastAsia"/>
          <w:bCs/>
          <w:color w:val="EE0000"/>
          <w:sz w:val="20"/>
          <w:highlight w:val="yellow"/>
        </w:rPr>
        <w:t>酔いスコア」とした</w:t>
      </w:r>
      <w:r w:rsidRPr="00B913F3">
        <w:rPr>
          <w:rFonts w:asciiTheme="minorEastAsia" w:eastAsiaTheme="minorEastAsia" w:hAnsiTheme="minorEastAsia"/>
          <w:bCs/>
          <w:color w:val="EE0000"/>
          <w:sz w:val="20"/>
          <w:highlight w:val="yellow"/>
        </w:rPr>
        <w:t>.この算出方法により,VR</w:t>
      </w:r>
      <w:r w:rsidRPr="00B913F3">
        <w:rPr>
          <w:rFonts w:asciiTheme="minorEastAsia" w:eastAsiaTheme="minorEastAsia" w:hAnsiTheme="minorEastAsia" w:hint="eastAsia"/>
          <w:bCs/>
          <w:color w:val="EE0000"/>
          <w:sz w:val="20"/>
          <w:highlight w:val="yellow"/>
        </w:rPr>
        <w:t>酔いスコア</w:t>
      </w:r>
      <w:r w:rsidRPr="00B913F3">
        <w:rPr>
          <w:rFonts w:asciiTheme="minorEastAsia" w:eastAsiaTheme="minorEastAsia" w:hAnsiTheme="minorEastAsia"/>
          <w:bCs/>
          <w:color w:val="EE0000"/>
          <w:sz w:val="20"/>
          <w:highlight w:val="yellow"/>
        </w:rPr>
        <w:t>の理論上の最小値は6,最大値は</w:t>
      </w:r>
      <w:r w:rsidRPr="00B913F3">
        <w:rPr>
          <w:rFonts w:asciiTheme="minorEastAsia" w:eastAsiaTheme="minorEastAsia" w:hAnsiTheme="minorEastAsia"/>
          <w:bCs/>
          <w:color w:val="EE0000"/>
          <w:sz w:val="20"/>
          <w:highlight w:val="yellow"/>
        </w:rPr>
        <w:lastRenderedPageBreak/>
        <w:t>42となる.</w:t>
      </w:r>
    </w:p>
    <w:p w14:paraId="05912F78" w14:textId="55E52F68" w:rsidR="004509E8" w:rsidRDefault="009A7A88" w:rsidP="009F4EA0">
      <w:pPr>
        <w:rPr>
          <w:rFonts w:asciiTheme="minorEastAsia" w:eastAsiaTheme="minorEastAsia" w:hAnsiTheme="minorEastAsia"/>
          <w:bCs/>
          <w:color w:val="000000" w:themeColor="text1"/>
          <w:sz w:val="20"/>
        </w:rPr>
      </w:pPr>
      <w:r>
        <w:rPr>
          <w:rFonts w:asciiTheme="minorEastAsia" w:eastAsiaTheme="minorEastAsia" w:hAnsiTheme="minorEastAsia" w:hint="eastAsia"/>
          <w:bCs/>
          <w:color w:val="000000" w:themeColor="text1"/>
          <w:sz w:val="20"/>
        </w:rPr>
        <w:t xml:space="preserve">　</w:t>
      </w:r>
      <w:r w:rsidR="003979A8" w:rsidRPr="00B913F3">
        <w:rPr>
          <w:rFonts w:asciiTheme="minorEastAsia" w:eastAsiaTheme="minorEastAsia" w:hAnsiTheme="minorEastAsia"/>
          <w:bCs/>
          <w:color w:val="EE0000"/>
          <w:sz w:val="20"/>
          <w:highlight w:val="yellow"/>
        </w:rPr>
        <w:t>また，全実験終了後に半構造化インタビューを実施した</w:t>
      </w:r>
      <w:r w:rsidR="006F79D4">
        <w:rPr>
          <w:rFonts w:asciiTheme="minorEastAsia" w:eastAsiaTheme="minorEastAsia" w:hAnsiTheme="minorEastAsia"/>
          <w:bCs/>
          <w:color w:val="EE0000"/>
          <w:sz w:val="20"/>
          <w:highlight w:val="yellow"/>
        </w:rPr>
        <w:t>.</w:t>
      </w:r>
      <w:r w:rsidR="003979A8" w:rsidRPr="00B913F3">
        <w:rPr>
          <w:rFonts w:asciiTheme="minorEastAsia" w:eastAsiaTheme="minorEastAsia" w:hAnsiTheme="minorEastAsia"/>
          <w:bCs/>
          <w:color w:val="EE0000"/>
          <w:sz w:val="20"/>
          <w:highlight w:val="yellow"/>
        </w:rPr>
        <w:t>インタビューでは，各体位条件における操作感の違いを把握することを目的とし，「最もクリックが</w:t>
      </w:r>
      <w:r w:rsidR="003979A8">
        <w:rPr>
          <w:rFonts w:asciiTheme="minorEastAsia" w:eastAsiaTheme="minorEastAsia" w:hAnsiTheme="minorEastAsia" w:hint="eastAsia"/>
          <w:bCs/>
          <w:color w:val="EE0000"/>
          <w:sz w:val="20"/>
          <w:highlight w:val="yellow"/>
        </w:rPr>
        <w:t>難しかったと</w:t>
      </w:r>
      <w:r w:rsidR="003979A8" w:rsidRPr="00B913F3">
        <w:rPr>
          <w:rFonts w:asciiTheme="minorEastAsia" w:eastAsiaTheme="minorEastAsia" w:hAnsiTheme="minorEastAsia"/>
          <w:bCs/>
          <w:color w:val="EE0000"/>
          <w:sz w:val="20"/>
          <w:highlight w:val="yellow"/>
        </w:rPr>
        <w:t>感じた</w:t>
      </w:r>
      <w:r w:rsidR="003979A8">
        <w:rPr>
          <w:rFonts w:asciiTheme="minorEastAsia" w:eastAsiaTheme="minorEastAsia" w:hAnsiTheme="minorEastAsia" w:hint="eastAsia"/>
          <w:bCs/>
          <w:color w:val="EE0000"/>
          <w:sz w:val="20"/>
          <w:highlight w:val="yellow"/>
        </w:rPr>
        <w:t>体位はどの体位でしたか？</w:t>
      </w:r>
      <w:r w:rsidR="003979A8" w:rsidRPr="00B913F3">
        <w:rPr>
          <w:rFonts w:asciiTheme="minorEastAsia" w:eastAsiaTheme="minorEastAsia" w:hAnsiTheme="minorEastAsia"/>
          <w:bCs/>
          <w:color w:val="EE0000"/>
          <w:sz w:val="20"/>
          <w:highlight w:val="yellow"/>
        </w:rPr>
        <w:t>」，「その体位において特に操作が</w:t>
      </w:r>
      <w:r w:rsidR="003979A8">
        <w:rPr>
          <w:rFonts w:asciiTheme="minorEastAsia" w:eastAsiaTheme="minorEastAsia" w:hAnsiTheme="minorEastAsia" w:hint="eastAsia"/>
          <w:bCs/>
          <w:color w:val="EE0000"/>
          <w:sz w:val="20"/>
          <w:highlight w:val="yellow"/>
        </w:rPr>
        <w:t>難しかった</w:t>
      </w:r>
      <w:r w:rsidR="003979A8" w:rsidRPr="00B913F3">
        <w:rPr>
          <w:rFonts w:asciiTheme="minorEastAsia" w:eastAsiaTheme="minorEastAsia" w:hAnsiTheme="minorEastAsia"/>
          <w:bCs/>
          <w:color w:val="EE0000"/>
          <w:sz w:val="20"/>
          <w:highlight w:val="yellow"/>
        </w:rPr>
        <w:t>ターゲットの位置はどこ</w:t>
      </w:r>
      <w:r w:rsidR="003979A8">
        <w:rPr>
          <w:rFonts w:asciiTheme="minorEastAsia" w:eastAsiaTheme="minorEastAsia" w:hAnsiTheme="minorEastAsia" w:hint="eastAsia"/>
          <w:bCs/>
          <w:color w:val="EE0000"/>
          <w:sz w:val="20"/>
          <w:highlight w:val="yellow"/>
        </w:rPr>
        <w:t>ですか？</w:t>
      </w:r>
      <w:r w:rsidR="003979A8" w:rsidRPr="00B913F3">
        <w:rPr>
          <w:rFonts w:asciiTheme="minorEastAsia" w:eastAsiaTheme="minorEastAsia" w:hAnsiTheme="minorEastAsia"/>
          <w:bCs/>
          <w:color w:val="EE0000"/>
          <w:sz w:val="20"/>
          <w:highlight w:val="yellow"/>
        </w:rPr>
        <w:t>」を中心に質問を行った</w:t>
      </w:r>
      <w:r w:rsidR="006F79D4">
        <w:rPr>
          <w:rFonts w:asciiTheme="minorEastAsia" w:eastAsiaTheme="minorEastAsia" w:hAnsiTheme="minorEastAsia"/>
          <w:bCs/>
          <w:color w:val="EE0000"/>
          <w:sz w:val="20"/>
          <w:highlight w:val="yellow"/>
        </w:rPr>
        <w:t>.</w:t>
      </w:r>
      <w:r w:rsidR="003979A8" w:rsidRPr="00B913F3">
        <w:rPr>
          <w:rFonts w:asciiTheme="minorEastAsia" w:eastAsiaTheme="minorEastAsia" w:hAnsiTheme="minorEastAsia"/>
          <w:bCs/>
          <w:color w:val="EE0000"/>
          <w:sz w:val="20"/>
          <w:highlight w:val="yellow"/>
        </w:rPr>
        <w:t>加えて，操作が困難であった要因について，</w:t>
      </w:r>
      <w:r w:rsidR="006D341F">
        <w:rPr>
          <w:rFonts w:asciiTheme="minorEastAsia" w:eastAsiaTheme="minorEastAsia" w:hAnsiTheme="minorEastAsia" w:hint="eastAsia"/>
          <w:bCs/>
          <w:color w:val="EE0000"/>
          <w:sz w:val="20"/>
          <w:highlight w:val="yellow"/>
        </w:rPr>
        <w:t>口頭での</w:t>
      </w:r>
      <w:r w:rsidR="003979A8" w:rsidRPr="00B913F3">
        <w:rPr>
          <w:rFonts w:asciiTheme="minorEastAsia" w:eastAsiaTheme="minorEastAsia" w:hAnsiTheme="minorEastAsia"/>
          <w:bCs/>
          <w:color w:val="EE0000"/>
          <w:sz w:val="20"/>
          <w:highlight w:val="yellow"/>
        </w:rPr>
        <w:t>回答を求めた</w:t>
      </w:r>
      <w:r w:rsidR="006F79D4">
        <w:rPr>
          <w:rFonts w:asciiTheme="minorEastAsia" w:eastAsiaTheme="minorEastAsia" w:hAnsiTheme="minorEastAsia"/>
          <w:bCs/>
          <w:color w:val="EE0000"/>
          <w:sz w:val="20"/>
          <w:highlight w:val="yellow"/>
        </w:rPr>
        <w:t>.</w:t>
      </w:r>
      <w:r w:rsidR="003979A8" w:rsidRPr="00B913F3">
        <w:rPr>
          <w:rFonts w:asciiTheme="minorEastAsia" w:eastAsiaTheme="minorEastAsia" w:hAnsiTheme="minorEastAsia"/>
          <w:bCs/>
          <w:color w:val="EE0000"/>
          <w:sz w:val="20"/>
          <w:highlight w:val="yellow"/>
        </w:rPr>
        <w:t>これにより，定量指標では捉えにくい主観的要因の補足を行った</w:t>
      </w:r>
      <w:r w:rsidR="006F79D4">
        <w:rPr>
          <w:rFonts w:asciiTheme="minorEastAsia" w:eastAsiaTheme="minorEastAsia" w:hAnsiTheme="minorEastAsia"/>
          <w:bCs/>
          <w:color w:val="EE0000"/>
          <w:sz w:val="20"/>
          <w:highlight w:val="yellow"/>
        </w:rPr>
        <w:t>.</w:t>
      </w:r>
      <w:r w:rsidR="002A45CA" w:rsidRPr="002A45CA">
        <w:rPr>
          <w:rFonts w:asciiTheme="minorEastAsia" w:eastAsiaTheme="minorEastAsia" w:hAnsiTheme="minorEastAsia"/>
          <w:bCs/>
          <w:color w:val="000000" w:themeColor="text1"/>
          <w:sz w:val="20"/>
        </w:rPr>
        <w:t>なお，本実験の条件設定はISO 9241-411</w:t>
      </w:r>
      <w:r w:rsidR="00EF7DFA">
        <w:rPr>
          <w:rFonts w:asciiTheme="minorEastAsia" w:eastAsiaTheme="minorEastAsia" w:hAnsiTheme="minorEastAsia"/>
          <w:bCs/>
          <w:color w:val="EE0000"/>
          <w:sz w:val="20"/>
          <w:highlight w:val="yellow"/>
          <w:vertAlign w:val="superscript"/>
        </w:rPr>
        <w:t>7</w:t>
      </w:r>
      <w:r w:rsidR="00500BC9">
        <w:rPr>
          <w:rFonts w:asciiTheme="minorEastAsia" w:eastAsiaTheme="minorEastAsia" w:hAnsiTheme="minorEastAsia"/>
          <w:bCs/>
          <w:color w:val="000000" w:themeColor="text1"/>
          <w:sz w:val="20"/>
          <w:vertAlign w:val="superscript"/>
        </w:rPr>
        <w:t>)</w:t>
      </w:r>
      <w:r w:rsidR="002A45CA" w:rsidRPr="002A45CA">
        <w:rPr>
          <w:rFonts w:asciiTheme="minorEastAsia" w:eastAsiaTheme="minorEastAsia" w:hAnsiTheme="minorEastAsia"/>
          <w:bCs/>
          <w:color w:val="000000" w:themeColor="text1"/>
          <w:sz w:val="20"/>
        </w:rPr>
        <w:t>の2Dタスクを参考にした．</w:t>
      </w:r>
    </w:p>
    <w:p w14:paraId="0E3678CF" w14:textId="080ADFF1" w:rsidR="00693470" w:rsidRDefault="004509E8" w:rsidP="009F4EA0">
      <w:pPr>
        <w:rPr>
          <w:rFonts w:asciiTheme="minorEastAsia" w:eastAsiaTheme="minorEastAsia" w:hAnsiTheme="minorEastAsia"/>
          <w:bCs/>
          <w:color w:val="000000" w:themeColor="text1"/>
          <w:sz w:val="20"/>
        </w:rPr>
      </w:pPr>
      <w:r>
        <w:rPr>
          <w:rFonts w:asciiTheme="minorEastAsia" w:eastAsiaTheme="minorEastAsia" w:hAnsiTheme="minorEastAsia" w:hint="eastAsia"/>
          <w:bCs/>
          <w:color w:val="000000" w:themeColor="text1"/>
          <w:sz w:val="20"/>
        </w:rPr>
        <w:t xml:space="preserve">　</w:t>
      </w:r>
      <w:r w:rsidR="00973F49" w:rsidRPr="00973F49">
        <w:rPr>
          <w:rFonts w:asciiTheme="minorEastAsia" w:eastAsiaTheme="minorEastAsia" w:hAnsiTheme="minorEastAsia"/>
          <w:bCs/>
          <w:color w:val="000000" w:themeColor="text1"/>
          <w:sz w:val="20"/>
        </w:rPr>
        <w:t>本実験の実施にあたっては，研究倫理に十分配慮した．実験開始前に，すべての参加者に対して研究の目的，手法，データの取り扱い（個人情報の保護および学術利用の限定）について詳細な説明を行い，書面にて同意を得た．その際，VR酔いによる身体的負荷の可能性について特に注意を促すとともに，体調に異変を感じた場合やその他の理由により継続が困難と判断した場合には，いつでも</w:t>
      </w:r>
      <w:r w:rsidR="00263F87" w:rsidRPr="00B913F3">
        <w:rPr>
          <w:rFonts w:asciiTheme="minorEastAsia" w:eastAsiaTheme="minorEastAsia" w:hAnsiTheme="minorEastAsia" w:hint="eastAsia"/>
          <w:bCs/>
          <w:color w:val="EE0000"/>
          <w:sz w:val="20"/>
          <w:highlight w:val="yellow"/>
        </w:rPr>
        <w:t>不利益</w:t>
      </w:r>
      <w:r w:rsidR="00973F49" w:rsidRPr="00973F49">
        <w:rPr>
          <w:rFonts w:asciiTheme="minorEastAsia" w:eastAsiaTheme="minorEastAsia" w:hAnsiTheme="minorEastAsia"/>
          <w:bCs/>
          <w:color w:val="000000" w:themeColor="text1"/>
          <w:sz w:val="20"/>
        </w:rPr>
        <w:t>なく実験を中断・辞退できる権利があることを明示した．また，実験中は常に</w:t>
      </w:r>
      <w:r w:rsidR="00693470">
        <w:rPr>
          <w:rFonts w:asciiTheme="minorEastAsia" w:eastAsiaTheme="minorEastAsia" w:hAnsiTheme="minorEastAsia" w:hint="eastAsia"/>
          <w:bCs/>
          <w:color w:val="000000" w:themeColor="text1"/>
          <w:sz w:val="20"/>
        </w:rPr>
        <w:t>実験</w:t>
      </w:r>
      <w:r w:rsidR="00973F49" w:rsidRPr="00973F49">
        <w:rPr>
          <w:rFonts w:asciiTheme="minorEastAsia" w:eastAsiaTheme="minorEastAsia" w:hAnsiTheme="minorEastAsia"/>
          <w:bCs/>
          <w:color w:val="000000" w:themeColor="text1"/>
          <w:sz w:val="20"/>
        </w:rPr>
        <w:t>者が参加者の状態を監視し，異常が認められた場合には即座に実験を中止する体制を整えた．</w:t>
      </w:r>
    </w:p>
    <w:p w14:paraId="178CEC57" w14:textId="11D93A92" w:rsidR="00D51298" w:rsidRPr="005218E2" w:rsidRDefault="00D51298" w:rsidP="001B2007">
      <w:pPr>
        <w:jc w:val="center"/>
        <w:rPr>
          <w:sz w:val="20"/>
          <w:szCs w:val="20"/>
        </w:rPr>
      </w:pPr>
    </w:p>
    <w:p w14:paraId="253C8F9C" w14:textId="243DCAE3" w:rsidR="00A44F72" w:rsidRDefault="00A44F72" w:rsidP="00740988">
      <w:pPr>
        <w:spacing w:afterLines="100" w:after="291"/>
        <w:rPr>
          <w:rFonts w:ascii="ＭＳ ゴシック" w:eastAsia="ＭＳ ゴシック" w:hAnsi="ＭＳ ゴシック"/>
          <w:b/>
          <w:color w:val="000000" w:themeColor="text1"/>
          <w:sz w:val="20"/>
        </w:rPr>
      </w:pPr>
      <w:r w:rsidRPr="00FB1063">
        <w:rPr>
          <w:rFonts w:ascii="Times New Roman" w:eastAsia="ＭＳ ゴシック" w:hAnsi="Times New Roman"/>
          <w:b/>
          <w:color w:val="000000" w:themeColor="text1"/>
          <w:sz w:val="20"/>
        </w:rPr>
        <w:t>2-</w:t>
      </w:r>
      <w:r w:rsidR="004005AB" w:rsidRPr="00B913F3">
        <w:rPr>
          <w:rFonts w:ascii="Times New Roman" w:eastAsia="ＭＳ ゴシック" w:hAnsi="Times New Roman"/>
          <w:b/>
          <w:color w:val="EE0000"/>
          <w:sz w:val="20"/>
          <w:highlight w:val="yellow"/>
        </w:rPr>
        <w:t>3</w:t>
      </w:r>
      <w:r w:rsidRPr="00FB1063">
        <w:rPr>
          <w:rFonts w:ascii="Times New Roman" w:eastAsia="ＭＳ ゴシック" w:hAnsi="Times New Roman"/>
          <w:b/>
          <w:color w:val="000000" w:themeColor="text1"/>
          <w:sz w:val="20"/>
        </w:rPr>
        <w:t>.</w:t>
      </w:r>
      <w:r w:rsidRPr="00FB1063">
        <w:rPr>
          <w:rFonts w:ascii="ＭＳ ゴシック" w:eastAsia="ＭＳ ゴシック" w:hAnsi="ＭＳ ゴシック" w:hint="eastAsia"/>
          <w:b/>
          <w:color w:val="000000" w:themeColor="text1"/>
          <w:sz w:val="20"/>
        </w:rPr>
        <w:t xml:space="preserve"> </w:t>
      </w:r>
      <w:r>
        <w:rPr>
          <w:rFonts w:ascii="ＭＳ ゴシック" w:eastAsia="ＭＳ ゴシック" w:hAnsi="ＭＳ ゴシック" w:hint="eastAsia"/>
          <w:b/>
          <w:color w:val="000000" w:themeColor="text1"/>
          <w:sz w:val="20"/>
        </w:rPr>
        <w:t>結果</w:t>
      </w:r>
    </w:p>
    <w:p w14:paraId="670DFE28" w14:textId="77777777" w:rsidR="00373757" w:rsidRDefault="00856AD2" w:rsidP="00F54EDD">
      <w:pPr>
        <w:rPr>
          <w:ins w:id="1" w:author="作成者"/>
          <w:rFonts w:asciiTheme="minorEastAsia" w:eastAsiaTheme="minorEastAsia" w:hAnsiTheme="minorEastAsia"/>
          <w:bCs/>
          <w:color w:val="000000" w:themeColor="text1"/>
          <w:sz w:val="20"/>
        </w:rPr>
      </w:pPr>
      <w:r w:rsidRPr="00856AD2">
        <w:rPr>
          <w:rFonts w:asciiTheme="minorEastAsia" w:eastAsiaTheme="minorEastAsia" w:hAnsiTheme="minorEastAsia" w:hint="eastAsia"/>
          <w:bCs/>
          <w:color w:val="000000" w:themeColor="text1"/>
          <w:sz w:val="20"/>
        </w:rPr>
        <w:t xml:space="preserve">　</w:t>
      </w:r>
      <w:r w:rsidR="00433571" w:rsidRPr="00433571">
        <w:rPr>
          <w:rFonts w:asciiTheme="minorEastAsia" w:eastAsiaTheme="minorEastAsia" w:hAnsiTheme="minorEastAsia"/>
          <w:bCs/>
          <w:color w:val="000000" w:themeColor="text1"/>
          <w:sz w:val="20"/>
        </w:rPr>
        <w:t>体位条件ごとの反応時間</w:t>
      </w:r>
      <w:r w:rsidR="00806123">
        <w:rPr>
          <w:rFonts w:asciiTheme="minorEastAsia" w:eastAsiaTheme="minorEastAsia" w:hAnsiTheme="minorEastAsia" w:hint="eastAsia"/>
          <w:bCs/>
          <w:color w:val="000000" w:themeColor="text1"/>
          <w:sz w:val="20"/>
        </w:rPr>
        <w:t>の平均と標準偏差</w:t>
      </w:r>
      <w:r w:rsidR="00433571" w:rsidRPr="00433571">
        <w:rPr>
          <w:rFonts w:asciiTheme="minorEastAsia" w:eastAsiaTheme="minorEastAsia" w:hAnsiTheme="minorEastAsia"/>
          <w:bCs/>
          <w:color w:val="000000" w:themeColor="text1"/>
          <w:sz w:val="20"/>
        </w:rPr>
        <w:t>を図</w:t>
      </w:r>
      <w:r w:rsidR="005447DB" w:rsidRPr="00B913F3">
        <w:rPr>
          <w:rFonts w:asciiTheme="minorEastAsia" w:eastAsiaTheme="minorEastAsia" w:hAnsiTheme="minorEastAsia" w:hint="eastAsia"/>
          <w:bCs/>
          <w:color w:val="EE0000"/>
          <w:sz w:val="20"/>
          <w:highlight w:val="yellow"/>
        </w:rPr>
        <w:t>４</w:t>
      </w:r>
      <w:r w:rsidR="00433571" w:rsidRPr="00433571">
        <w:rPr>
          <w:rFonts w:asciiTheme="minorEastAsia" w:eastAsiaTheme="minorEastAsia" w:hAnsiTheme="minorEastAsia"/>
          <w:bCs/>
          <w:color w:val="000000" w:themeColor="text1"/>
          <w:sz w:val="20"/>
        </w:rPr>
        <w:t>に示す.</w:t>
      </w:r>
    </w:p>
    <w:p w14:paraId="054D5191" w14:textId="2E5DF92F" w:rsidR="00373757" w:rsidRDefault="00373757" w:rsidP="00F54EDD">
      <w:pPr>
        <w:rPr>
          <w:ins w:id="2" w:author="作成者"/>
          <w:rFonts w:asciiTheme="minorEastAsia" w:eastAsiaTheme="minorEastAsia" w:hAnsiTheme="minorEastAsia"/>
          <w:bCs/>
          <w:color w:val="000000" w:themeColor="text1"/>
          <w:sz w:val="20"/>
        </w:rPr>
      </w:pPr>
      <w:ins w:id="3" w:author="作成者">
        <w:r>
          <w:rPr>
            <w:rFonts w:asciiTheme="minorEastAsia" w:eastAsiaTheme="minorEastAsia" w:hAnsiTheme="minorEastAsia" w:hint="eastAsia"/>
            <w:bCs/>
            <w:noProof/>
            <w:color w:val="000000" w:themeColor="text1"/>
            <w:sz w:val="20"/>
          </w:rPr>
          <mc:AlternateContent>
            <mc:Choice Requires="wpg">
              <w:drawing>
                <wp:inline distT="0" distB="0" distL="0" distR="0" wp14:anchorId="662D5903" wp14:editId="74BCB93B">
                  <wp:extent cx="2923111" cy="2113286"/>
                  <wp:effectExtent l="0" t="0" r="0" b="0"/>
                  <wp:docPr id="1164740857" name="グループ化 6"/>
                  <wp:cNvGraphicFramePr/>
                  <a:graphic xmlns:a="http://schemas.openxmlformats.org/drawingml/2006/main">
                    <a:graphicData uri="http://schemas.microsoft.com/office/word/2010/wordprocessingGroup">
                      <wpg:wgp>
                        <wpg:cNvGrpSpPr/>
                        <wpg:grpSpPr>
                          <a:xfrm>
                            <a:off x="0" y="0"/>
                            <a:ext cx="2923111" cy="2113286"/>
                            <a:chOff x="-246515" y="-669263"/>
                            <a:chExt cx="3324657" cy="2338751"/>
                          </a:xfrm>
                        </wpg:grpSpPr>
                        <wps:wsp>
                          <wps:cNvPr id="1854781295" name="テキスト ボックス 5"/>
                          <wps:cNvSpPr txBox="1"/>
                          <wps:spPr>
                            <a:xfrm>
                              <a:off x="-137953" y="1245408"/>
                              <a:ext cx="3216095" cy="424080"/>
                            </a:xfrm>
                            <a:prstGeom prst="rect">
                              <a:avLst/>
                            </a:prstGeom>
                            <a:solidFill>
                              <a:schemeClr val="lt1"/>
                            </a:solidFill>
                            <a:ln w="6350">
                              <a:noFill/>
                            </a:ln>
                          </wps:spPr>
                          <wps:txbx>
                            <w:txbxContent>
                              <w:p w14:paraId="0D167CAC" w14:textId="77777777" w:rsidR="00373757" w:rsidRDefault="00373757" w:rsidP="00373757">
                                <w:pPr>
                                  <w:jc w:val="center"/>
                                  <w:rPr>
                                    <w:sz w:val="20"/>
                                    <w:szCs w:val="20"/>
                                  </w:rPr>
                                </w:pPr>
                                <w:r w:rsidRPr="00450790">
                                  <w:rPr>
                                    <w:rFonts w:hint="eastAsia"/>
                                    <w:sz w:val="20"/>
                                    <w:szCs w:val="20"/>
                                  </w:rPr>
                                  <w:t>図</w:t>
                                </w:r>
                                <w:r w:rsidRPr="008E3D66">
                                  <w:rPr>
                                    <w:rFonts w:hint="eastAsia"/>
                                    <w:color w:val="EE0000"/>
                                    <w:sz w:val="20"/>
                                    <w:szCs w:val="20"/>
                                    <w:highlight w:val="yellow"/>
                                  </w:rPr>
                                  <w:t>４</w:t>
                                </w:r>
                                <w:r>
                                  <w:rPr>
                                    <w:sz w:val="20"/>
                                    <w:szCs w:val="20"/>
                                  </w:rPr>
                                  <w:t xml:space="preserve"> </w:t>
                                </w:r>
                                <w:r>
                                  <w:rPr>
                                    <w:rFonts w:hint="eastAsia"/>
                                    <w:sz w:val="20"/>
                                    <w:szCs w:val="20"/>
                                  </w:rPr>
                                  <w:t>体位条件ごとの反応時間</w:t>
                                </w:r>
                              </w:p>
                              <w:p w14:paraId="32B97FF8" w14:textId="77777777" w:rsidR="00373757" w:rsidRPr="00450790" w:rsidRDefault="00373757" w:rsidP="00373757">
                                <w:pPr>
                                  <w:jc w:val="center"/>
                                  <w:rPr>
                                    <w:sz w:val="20"/>
                                    <w:szCs w:val="20"/>
                                  </w:rPr>
                                </w:pPr>
                                <w:r>
                                  <w:rPr>
                                    <w:rFonts w:hint="eastAsia"/>
                                    <w:sz w:val="20"/>
                                    <w:szCs w:val="20"/>
                                  </w:rPr>
                                  <w:t>Fig.</w:t>
                                </w:r>
                                <w:r w:rsidRPr="008E3D66">
                                  <w:rPr>
                                    <w:color w:val="EE0000"/>
                                    <w:sz w:val="20"/>
                                    <w:szCs w:val="20"/>
                                    <w:highlight w:val="yellow"/>
                                  </w:rPr>
                                  <w:t>4</w:t>
                                </w:r>
                                <w:r>
                                  <w:rPr>
                                    <w:rFonts w:hint="eastAsia"/>
                                    <w:sz w:val="20"/>
                                    <w:szCs w:val="20"/>
                                  </w:rPr>
                                  <w:t xml:space="preserve"> </w:t>
                                </w:r>
                                <w:r w:rsidRPr="00333589">
                                  <w:rPr>
                                    <w:sz w:val="20"/>
                                    <w:szCs w:val="20"/>
                                  </w:rPr>
                                  <w:t xml:space="preserve">Reaction </w:t>
                                </w:r>
                                <w:r>
                                  <w:rPr>
                                    <w:sz w:val="20"/>
                                    <w:szCs w:val="20"/>
                                  </w:rPr>
                                  <w:t>t</w:t>
                                </w:r>
                                <w:r w:rsidRPr="00333589">
                                  <w:rPr>
                                    <w:sz w:val="20"/>
                                    <w:szCs w:val="20"/>
                                  </w:rPr>
                                  <w:t xml:space="preserve">imes across </w:t>
                                </w:r>
                                <w:r>
                                  <w:rPr>
                                    <w:sz w:val="20"/>
                                    <w:szCs w:val="20"/>
                                  </w:rPr>
                                  <w:t>d</w:t>
                                </w:r>
                                <w:r w:rsidRPr="00333589">
                                  <w:rPr>
                                    <w:sz w:val="20"/>
                                    <w:szCs w:val="20"/>
                                  </w:rPr>
                                  <w:t xml:space="preserve">ifferent </w:t>
                                </w:r>
                                <w:r>
                                  <w:rPr>
                                    <w:sz w:val="20"/>
                                    <w:szCs w:val="20"/>
                                  </w:rPr>
                                  <w:t>p</w:t>
                                </w:r>
                                <w:r w:rsidRPr="00333589">
                                  <w:rPr>
                                    <w:sz w:val="20"/>
                                    <w:szCs w:val="20"/>
                                  </w:rPr>
                                  <w:t>osture Conditions</w:t>
                                </w:r>
                              </w:p>
                              <w:p w14:paraId="116F0A63" w14:textId="77777777" w:rsidR="00373757" w:rsidRPr="00450790" w:rsidRDefault="00373757" w:rsidP="00373757">
                                <w:pPr>
                                  <w:jc w:val="center"/>
                                  <w:rPr>
                                    <w:sz w:val="20"/>
                                    <w:szCs w:val="20"/>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1268323967" name="図 9"/>
                            <pic:cNvPicPr>
                              <a:picLocks noChangeAspect="1"/>
                            </pic:cNvPicPr>
                          </pic:nvPicPr>
                          <pic:blipFill rotWithShape="1">
                            <a:blip r:embed="rId15" cstate="print">
                              <a:extLst>
                                <a:ext uri="{28A0092B-C50C-407E-A947-70E740481C1C}">
                                  <a14:useLocalDpi xmlns:a14="http://schemas.microsoft.com/office/drawing/2010/main" val="0"/>
                                </a:ext>
                              </a:extLst>
                            </a:blip>
                            <a:srcRect l="1" t="7188" r="6" b="2754"/>
                            <a:stretch>
                              <a:fillRect/>
                            </a:stretch>
                          </pic:blipFill>
                          <pic:spPr>
                            <a:xfrm>
                              <a:off x="-246515" y="-669263"/>
                              <a:ext cx="3197891" cy="1913894"/>
                            </a:xfrm>
                            <a:prstGeom prst="rect">
                              <a:avLst/>
                            </a:prstGeom>
                          </pic:spPr>
                        </pic:pic>
                      </wpg:wgp>
                    </a:graphicData>
                  </a:graphic>
                </wp:inline>
              </w:drawing>
            </mc:Choice>
            <mc:Fallback>
              <w:pict>
                <v:group w14:anchorId="662D5903" id="_x0000_s1038" style="width:230.15pt;height:166.4pt;mso-position-horizontal-relative:char;mso-position-vertical-relative:line" coordorigin="-2465,-6692" coordsize="33246,23387"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">
                  <v:shape id="テキスト ボックス 5" o:spid="_x0000_s1039" type="#_x0000_t202" style="position:absolute;left:-1379;top:12454;width:32160;height:424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" fillcolor="white [3201]" stroked="f" strokeweight=".5pt">
                    <v:textbox inset="0,0,0,0">
                      <w:txbxContent>
                        <w:p w14:paraId="0D167CAC" w14:textId="77777777" w:rsidR="00373757" w:rsidRDefault="00373757" w:rsidP="00373757">
                          <w:pPr>
                            <w:jc w:val="center"/>
                            <w:rPr>
                              <w:sz w:val="20"/>
                              <w:szCs w:val="20"/>
                            </w:rPr>
                          </w:pPr>
                          <w:r w:rsidRPr="00450790">
                            <w:rPr>
                              <w:rFonts w:hint="eastAsia"/>
                              <w:sz w:val="20"/>
                              <w:szCs w:val="20"/>
                            </w:rPr>
                            <w:t>図</w:t>
                          </w:r>
                          <w:r w:rsidRPr="008E3D66">
                            <w:rPr>
                              <w:rFonts w:hint="eastAsia"/>
                              <w:color w:val="EE0000"/>
                              <w:sz w:val="20"/>
                              <w:szCs w:val="20"/>
                              <w:highlight w:val="yellow"/>
                            </w:rPr>
                            <w:t>４</w:t>
                          </w:r>
                          <w:r>
                            <w:rPr>
                              <w:sz w:val="20"/>
                              <w:szCs w:val="20"/>
                            </w:rPr>
                            <w:t xml:space="preserve"> </w:t>
                          </w:r>
                          <w:r>
                            <w:rPr>
                              <w:rFonts w:hint="eastAsia"/>
                              <w:sz w:val="20"/>
                              <w:szCs w:val="20"/>
                            </w:rPr>
                            <w:t>体位条件ごとの反応時間</w:t>
                          </w:r>
                        </w:p>
                        <w:p w14:paraId="32B97FF8" w14:textId="77777777" w:rsidR="00373757" w:rsidRPr="00450790" w:rsidRDefault="00373757" w:rsidP="00373757">
                          <w:pPr>
                            <w:jc w:val="center"/>
                            <w:rPr>
                              <w:sz w:val="20"/>
                              <w:szCs w:val="20"/>
                            </w:rPr>
                          </w:pPr>
                          <w:r>
                            <w:rPr>
                              <w:rFonts w:hint="eastAsia"/>
                              <w:sz w:val="20"/>
                              <w:szCs w:val="20"/>
                            </w:rPr>
                            <w:t>Fig.</w:t>
                          </w:r>
                          <w:r w:rsidRPr="008E3D66">
                            <w:rPr>
                              <w:color w:val="EE0000"/>
                              <w:sz w:val="20"/>
                              <w:szCs w:val="20"/>
                              <w:highlight w:val="yellow"/>
                            </w:rPr>
                            <w:t>4</w:t>
                          </w:r>
                          <w:r>
                            <w:rPr>
                              <w:rFonts w:hint="eastAsia"/>
                              <w:sz w:val="20"/>
                              <w:szCs w:val="20"/>
                            </w:rPr>
                            <w:t xml:space="preserve"> </w:t>
                          </w:r>
                          <w:r w:rsidRPr="00333589">
                            <w:rPr>
                              <w:sz w:val="20"/>
                              <w:szCs w:val="20"/>
                            </w:rPr>
                            <w:t xml:space="preserve">Reaction </w:t>
                          </w:r>
                          <w:r>
                            <w:rPr>
                              <w:sz w:val="20"/>
                              <w:szCs w:val="20"/>
                            </w:rPr>
                            <w:t>t</w:t>
                          </w:r>
                          <w:r w:rsidRPr="00333589">
                            <w:rPr>
                              <w:sz w:val="20"/>
                              <w:szCs w:val="20"/>
                            </w:rPr>
                            <w:t xml:space="preserve">imes across </w:t>
                          </w:r>
                          <w:r>
                            <w:rPr>
                              <w:sz w:val="20"/>
                              <w:szCs w:val="20"/>
                            </w:rPr>
                            <w:t>d</w:t>
                          </w:r>
                          <w:r w:rsidRPr="00333589">
                            <w:rPr>
                              <w:sz w:val="20"/>
                              <w:szCs w:val="20"/>
                            </w:rPr>
                            <w:t xml:space="preserve">ifferent </w:t>
                          </w:r>
                          <w:r>
                            <w:rPr>
                              <w:sz w:val="20"/>
                              <w:szCs w:val="20"/>
                            </w:rPr>
                            <w:t>p</w:t>
                          </w:r>
                          <w:r w:rsidRPr="00333589">
                            <w:rPr>
                              <w:sz w:val="20"/>
                              <w:szCs w:val="20"/>
                            </w:rPr>
                            <w:t>osture Conditions</w:t>
                          </w:r>
                        </w:p>
                        <w:p w14:paraId="116F0A63" w14:textId="77777777" w:rsidR="00373757" w:rsidRPr="00450790" w:rsidRDefault="00373757" w:rsidP="00373757">
                          <w:pPr>
                            <w:jc w:val="center"/>
                            <w:rPr>
                              <w:sz w:val="20"/>
                              <w:szCs w:val="20"/>
                            </w:rPr>
                          </w:pPr>
                        </w:p>
                      </w:txbxContent>
                    </v:textbox>
                  </v:shape>
                  <v:shape id="図 9" o:spid="_x0000_s1040" type="#_x0000_t75" style="position:absolute;left:-2465;top:-6692;width:31978;height:1913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">
                    <v:imagedata r:id="rId16" o:title="" croptop="4711f" cropbottom="1805f" cropleft="1f" cropright="4f"/>
                  </v:shape>
                  <w10:anchorlock/>
                </v:group>
              </w:pict>
            </mc:Fallback>
          </mc:AlternateContent>
        </w:r>
      </w:ins>
    </w:p>
    <w:p w14:paraId="7F58563E" w14:textId="1AE25A16" w:rsidR="00F54EDD" w:rsidRPr="00F54EDD" w:rsidRDefault="00373757" w:rsidP="00F54EDD">
      <w:pPr>
        <w:rPr>
          <w:rFonts w:asciiTheme="minorEastAsia" w:eastAsiaTheme="minorEastAsia" w:hAnsiTheme="minorEastAsia"/>
          <w:bCs/>
          <w:color w:val="000000" w:themeColor="text1"/>
          <w:sz w:val="20"/>
        </w:rPr>
      </w:pPr>
      <w:ins w:id="4" w:author="作成者">
        <w:r>
          <w:rPr>
            <w:rFonts w:asciiTheme="minorEastAsia" w:eastAsiaTheme="minorEastAsia" w:hAnsiTheme="minorEastAsia" w:hint="eastAsia"/>
            <w:bCs/>
            <w:color w:val="000000" w:themeColor="text1"/>
            <w:sz w:val="20"/>
          </w:rPr>
          <w:t xml:space="preserve">　</w:t>
        </w:r>
      </w:ins>
      <w:r w:rsidR="00433571" w:rsidRPr="00433571">
        <w:rPr>
          <w:rFonts w:asciiTheme="minorEastAsia" w:eastAsiaTheme="minorEastAsia" w:hAnsiTheme="minorEastAsia"/>
          <w:bCs/>
          <w:color w:val="000000" w:themeColor="text1"/>
          <w:sz w:val="20"/>
        </w:rPr>
        <w:t>反応時間</w:t>
      </w:r>
      <w:r w:rsidR="002C1C3B" w:rsidRPr="00B913F3">
        <w:rPr>
          <w:rFonts w:asciiTheme="minorEastAsia" w:eastAsiaTheme="minorEastAsia" w:hAnsiTheme="minorEastAsia" w:hint="eastAsia"/>
          <w:bCs/>
          <w:color w:val="EE0000"/>
          <w:sz w:val="20"/>
          <w:highlight w:val="yellow"/>
        </w:rPr>
        <w:t>の平均値</w:t>
      </w:r>
      <w:r w:rsidR="00433571" w:rsidRPr="00433571">
        <w:rPr>
          <w:rFonts w:asciiTheme="minorEastAsia" w:eastAsiaTheme="minorEastAsia" w:hAnsiTheme="minorEastAsia"/>
          <w:bCs/>
          <w:color w:val="000000" w:themeColor="text1"/>
          <w:sz w:val="20"/>
        </w:rPr>
        <w:t>は座位が最も短く（0.8</w:t>
      </w:r>
      <w:r w:rsidR="007059BB">
        <w:rPr>
          <w:rFonts w:asciiTheme="minorEastAsia" w:eastAsiaTheme="minorEastAsia" w:hAnsiTheme="minorEastAsia"/>
          <w:bCs/>
          <w:color w:val="000000" w:themeColor="text1"/>
          <w:sz w:val="20"/>
        </w:rPr>
        <w:t>5</w:t>
      </w:r>
      <w:r w:rsidR="00433571" w:rsidRPr="00433571">
        <w:rPr>
          <w:rFonts w:asciiTheme="minorEastAsia" w:eastAsiaTheme="minorEastAsia" w:hAnsiTheme="minorEastAsia"/>
          <w:bCs/>
          <w:color w:val="000000" w:themeColor="text1"/>
          <w:sz w:val="20"/>
        </w:rPr>
        <w:t xml:space="preserve"> </w:t>
      </w:r>
      <w:r w:rsidR="00245768" w:rsidRPr="00B913F3">
        <w:rPr>
          <w:rFonts w:asciiTheme="minorEastAsia" w:eastAsiaTheme="minorEastAsia" w:hAnsiTheme="minorEastAsia"/>
          <w:bCs/>
          <w:color w:val="EE0000"/>
          <w:sz w:val="20"/>
          <w:highlight w:val="yellow"/>
        </w:rPr>
        <w:t>± 0.28 s</w:t>
      </w:r>
      <w:r w:rsidR="00433571" w:rsidRPr="00433571">
        <w:rPr>
          <w:rFonts w:asciiTheme="minorEastAsia" w:eastAsiaTheme="minorEastAsia" w:hAnsiTheme="minorEastAsia"/>
          <w:bCs/>
          <w:color w:val="000000" w:themeColor="text1"/>
          <w:sz w:val="20"/>
        </w:rPr>
        <w:t xml:space="preserve">）,半座位（0.96 </w:t>
      </w:r>
      <w:r w:rsidR="00245768" w:rsidRPr="00B913F3">
        <w:rPr>
          <w:rFonts w:asciiTheme="minorEastAsia" w:eastAsiaTheme="minorEastAsia" w:hAnsiTheme="minorEastAsia"/>
          <w:bCs/>
          <w:color w:val="EE0000"/>
          <w:sz w:val="20"/>
          <w:highlight w:val="yellow"/>
        </w:rPr>
        <w:t>± 0.40 s</w:t>
      </w:r>
      <w:r w:rsidR="00433571" w:rsidRPr="00433571">
        <w:rPr>
          <w:rFonts w:asciiTheme="minorEastAsia" w:eastAsiaTheme="minorEastAsia" w:hAnsiTheme="minorEastAsia"/>
          <w:bCs/>
          <w:color w:val="000000" w:themeColor="text1"/>
          <w:sz w:val="20"/>
        </w:rPr>
        <w:t>）,仰臥位（1.0</w:t>
      </w:r>
      <w:r w:rsidR="007059BB">
        <w:rPr>
          <w:rFonts w:asciiTheme="minorEastAsia" w:eastAsiaTheme="minorEastAsia" w:hAnsiTheme="minorEastAsia"/>
          <w:bCs/>
          <w:color w:val="000000" w:themeColor="text1"/>
          <w:sz w:val="20"/>
        </w:rPr>
        <w:t>2</w:t>
      </w:r>
      <w:r w:rsidR="00433571" w:rsidRPr="00433571">
        <w:rPr>
          <w:rFonts w:asciiTheme="minorEastAsia" w:eastAsiaTheme="minorEastAsia" w:hAnsiTheme="minorEastAsia"/>
          <w:bCs/>
          <w:color w:val="000000" w:themeColor="text1"/>
          <w:sz w:val="20"/>
        </w:rPr>
        <w:t xml:space="preserve"> </w:t>
      </w:r>
      <w:r w:rsidR="00F62664" w:rsidRPr="00B913F3">
        <w:rPr>
          <w:rFonts w:asciiTheme="minorEastAsia" w:eastAsiaTheme="minorEastAsia" w:hAnsiTheme="minorEastAsia"/>
          <w:bCs/>
          <w:color w:val="EE0000"/>
          <w:sz w:val="20"/>
          <w:highlight w:val="yellow"/>
        </w:rPr>
        <w:t>± 0.53 s</w:t>
      </w:r>
      <w:r w:rsidR="00433571" w:rsidRPr="00433571">
        <w:rPr>
          <w:rFonts w:asciiTheme="minorEastAsia" w:eastAsiaTheme="minorEastAsia" w:hAnsiTheme="minorEastAsia"/>
          <w:bCs/>
          <w:color w:val="000000" w:themeColor="text1"/>
          <w:sz w:val="20"/>
        </w:rPr>
        <w:t>）の順に延長しており,背中角度の減少に伴ってパフォーマンスが低下する傾向が確認された.失敗回数</w:t>
      </w:r>
      <w:r w:rsidR="00805AA5" w:rsidRPr="0062206E">
        <w:rPr>
          <w:rFonts w:asciiTheme="minorEastAsia" w:eastAsiaTheme="minorEastAsia" w:hAnsiTheme="minorEastAsia" w:hint="eastAsia"/>
          <w:bCs/>
          <w:color w:val="EE0000"/>
          <w:sz w:val="20"/>
          <w:highlight w:val="yellow"/>
        </w:rPr>
        <w:t>と標準偏差</w:t>
      </w:r>
      <w:r w:rsidR="00433571" w:rsidRPr="00433571">
        <w:rPr>
          <w:rFonts w:asciiTheme="minorEastAsia" w:eastAsiaTheme="minorEastAsia" w:hAnsiTheme="minorEastAsia"/>
          <w:bCs/>
          <w:color w:val="000000" w:themeColor="text1"/>
          <w:sz w:val="20"/>
        </w:rPr>
        <w:t>は座位で0.042</w:t>
      </w:r>
      <w:r w:rsidR="008D7588">
        <w:rPr>
          <w:rFonts w:asciiTheme="minorEastAsia" w:eastAsiaTheme="minorEastAsia" w:hAnsiTheme="minorEastAsia"/>
          <w:bCs/>
          <w:color w:val="000000" w:themeColor="text1"/>
          <w:sz w:val="20"/>
        </w:rPr>
        <w:t xml:space="preserve"> </w:t>
      </w:r>
      <w:r w:rsidR="008D7588" w:rsidRPr="00A07901">
        <w:rPr>
          <w:rFonts w:asciiTheme="minorEastAsia" w:eastAsiaTheme="minorEastAsia" w:hAnsiTheme="minorEastAsia"/>
          <w:bCs/>
          <w:color w:val="EE0000"/>
          <w:sz w:val="20"/>
          <w:highlight w:val="yellow"/>
        </w:rPr>
        <w:t>±</w:t>
      </w:r>
      <w:r w:rsidR="008D7588" w:rsidRPr="00B913F3">
        <w:rPr>
          <w:rFonts w:asciiTheme="minorEastAsia" w:eastAsiaTheme="minorEastAsia" w:hAnsiTheme="minorEastAsia"/>
          <w:bCs/>
          <w:color w:val="EE0000"/>
          <w:sz w:val="20"/>
          <w:highlight w:val="yellow"/>
        </w:rPr>
        <w:t xml:space="preserve"> 0.25</w:t>
      </w:r>
      <w:r w:rsidR="008D7588" w:rsidRPr="00A07901">
        <w:rPr>
          <w:rFonts w:asciiTheme="minorEastAsia" w:eastAsiaTheme="minorEastAsia" w:hAnsiTheme="minorEastAsia" w:hint="eastAsia"/>
          <w:bCs/>
          <w:color w:val="EE0000"/>
          <w:sz w:val="20"/>
          <w:highlight w:val="yellow"/>
        </w:rPr>
        <w:t>回</w:t>
      </w:r>
      <w:r w:rsidR="00433571" w:rsidRPr="00433571">
        <w:rPr>
          <w:rFonts w:asciiTheme="minorEastAsia" w:eastAsiaTheme="minorEastAsia" w:hAnsiTheme="minorEastAsia"/>
          <w:bCs/>
          <w:color w:val="000000" w:themeColor="text1"/>
          <w:sz w:val="20"/>
        </w:rPr>
        <w:t>,半座位で0.069</w:t>
      </w:r>
      <w:r w:rsidR="00FB102B">
        <w:rPr>
          <w:rFonts w:asciiTheme="minorEastAsia" w:eastAsiaTheme="minorEastAsia" w:hAnsiTheme="minorEastAsia"/>
          <w:bCs/>
          <w:color w:val="000000" w:themeColor="text1"/>
          <w:sz w:val="20"/>
        </w:rPr>
        <w:t xml:space="preserve"> </w:t>
      </w:r>
      <w:r w:rsidR="00A07901" w:rsidRPr="00A07901">
        <w:rPr>
          <w:rFonts w:asciiTheme="minorEastAsia" w:eastAsiaTheme="minorEastAsia" w:hAnsiTheme="minorEastAsia"/>
          <w:bCs/>
          <w:color w:val="EE0000"/>
          <w:sz w:val="20"/>
          <w:highlight w:val="yellow"/>
        </w:rPr>
        <w:t>±</w:t>
      </w:r>
      <w:r w:rsidR="00A07901" w:rsidRPr="002D62F4">
        <w:rPr>
          <w:rFonts w:asciiTheme="minorEastAsia" w:eastAsiaTheme="minorEastAsia" w:hAnsiTheme="minorEastAsia"/>
          <w:bCs/>
          <w:color w:val="EE0000"/>
          <w:sz w:val="20"/>
          <w:highlight w:val="yellow"/>
        </w:rPr>
        <w:t xml:space="preserve"> 0.</w:t>
      </w:r>
      <w:r w:rsidR="00A07901">
        <w:rPr>
          <w:rFonts w:asciiTheme="minorEastAsia" w:eastAsiaTheme="minorEastAsia" w:hAnsiTheme="minorEastAsia"/>
          <w:bCs/>
          <w:color w:val="EE0000"/>
          <w:sz w:val="20"/>
          <w:highlight w:val="yellow"/>
        </w:rPr>
        <w:t>54</w:t>
      </w:r>
      <w:r w:rsidR="00A07901" w:rsidRPr="00A07901">
        <w:rPr>
          <w:rFonts w:asciiTheme="minorEastAsia" w:eastAsiaTheme="minorEastAsia" w:hAnsiTheme="minorEastAsia" w:hint="eastAsia"/>
          <w:bCs/>
          <w:color w:val="EE0000"/>
          <w:sz w:val="20"/>
          <w:highlight w:val="yellow"/>
        </w:rPr>
        <w:t>回</w:t>
      </w:r>
      <w:r w:rsidR="00433571" w:rsidRPr="00433571">
        <w:rPr>
          <w:rFonts w:asciiTheme="minorEastAsia" w:eastAsiaTheme="minorEastAsia" w:hAnsiTheme="minorEastAsia"/>
          <w:bCs/>
          <w:color w:val="000000" w:themeColor="text1"/>
          <w:sz w:val="20"/>
        </w:rPr>
        <w:t>,仰臥位で0.156</w:t>
      </w:r>
      <w:r w:rsidR="00A0121D">
        <w:rPr>
          <w:rFonts w:asciiTheme="minorEastAsia" w:eastAsiaTheme="minorEastAsia" w:hAnsiTheme="minorEastAsia"/>
          <w:bCs/>
          <w:color w:val="000000" w:themeColor="text1"/>
          <w:sz w:val="20"/>
        </w:rPr>
        <w:t xml:space="preserve"> </w:t>
      </w:r>
      <w:r w:rsidR="00A07901" w:rsidRPr="00A07901">
        <w:rPr>
          <w:rFonts w:asciiTheme="minorEastAsia" w:eastAsiaTheme="minorEastAsia" w:hAnsiTheme="minorEastAsia"/>
          <w:bCs/>
          <w:color w:val="EE0000"/>
          <w:sz w:val="20"/>
          <w:highlight w:val="yellow"/>
        </w:rPr>
        <w:t>±</w:t>
      </w:r>
      <w:r w:rsidR="00A07901" w:rsidRPr="002D62F4">
        <w:rPr>
          <w:rFonts w:asciiTheme="minorEastAsia" w:eastAsiaTheme="minorEastAsia" w:hAnsiTheme="minorEastAsia"/>
          <w:bCs/>
          <w:color w:val="EE0000"/>
          <w:sz w:val="20"/>
          <w:highlight w:val="yellow"/>
        </w:rPr>
        <w:t xml:space="preserve"> 0.</w:t>
      </w:r>
      <w:r w:rsidR="00971DF4">
        <w:rPr>
          <w:rFonts w:asciiTheme="minorEastAsia" w:eastAsiaTheme="minorEastAsia" w:hAnsiTheme="minorEastAsia"/>
          <w:bCs/>
          <w:color w:val="EE0000"/>
          <w:sz w:val="20"/>
          <w:highlight w:val="yellow"/>
        </w:rPr>
        <w:t>71</w:t>
      </w:r>
      <w:r w:rsidR="00A07901" w:rsidRPr="00A07901">
        <w:rPr>
          <w:rFonts w:asciiTheme="minorEastAsia" w:eastAsiaTheme="minorEastAsia" w:hAnsiTheme="minorEastAsia" w:hint="eastAsia"/>
          <w:bCs/>
          <w:color w:val="EE0000"/>
          <w:sz w:val="20"/>
          <w:highlight w:val="yellow"/>
        </w:rPr>
        <w:t>回</w:t>
      </w:r>
      <w:r w:rsidR="00433571" w:rsidRPr="00433571">
        <w:rPr>
          <w:rFonts w:asciiTheme="minorEastAsia" w:eastAsiaTheme="minorEastAsia" w:hAnsiTheme="minorEastAsia"/>
          <w:bCs/>
          <w:color w:val="000000" w:themeColor="text1"/>
          <w:sz w:val="20"/>
        </w:rPr>
        <w:t>となり,誤操作も仰臥位で最も増加していた</w:t>
      </w:r>
      <w:r w:rsidR="00433571" w:rsidRPr="00B913F3">
        <w:rPr>
          <w:rFonts w:asciiTheme="minorEastAsia" w:eastAsiaTheme="minorEastAsia" w:hAnsiTheme="minorEastAsia"/>
          <w:bCs/>
          <w:color w:val="EE0000"/>
          <w:sz w:val="20"/>
          <w:highlight w:val="yellow"/>
        </w:rPr>
        <w:t>.</w:t>
      </w:r>
      <w:r w:rsidR="006F58BF" w:rsidRPr="00B913F3">
        <w:rPr>
          <w:rFonts w:asciiTheme="minorEastAsia" w:eastAsiaTheme="minorEastAsia" w:hAnsiTheme="minorEastAsia"/>
          <w:bCs/>
          <w:color w:val="EE0000"/>
          <w:sz w:val="20"/>
          <w:highlight w:val="yellow"/>
        </w:rPr>
        <w:t>失敗回数について体位</w:t>
      </w:r>
      <w:r w:rsidR="006F58BF" w:rsidRPr="00B913F3">
        <w:rPr>
          <w:rFonts w:asciiTheme="minorEastAsia" w:eastAsiaTheme="minorEastAsia" w:hAnsiTheme="minorEastAsia"/>
          <w:bCs/>
          <w:color w:val="EE0000"/>
          <w:sz w:val="20"/>
          <w:highlight w:val="yellow"/>
        </w:rPr>
        <w:t>条件間の差を検討するため</w:t>
      </w:r>
      <w:r w:rsidR="001D6288">
        <w:rPr>
          <w:rFonts w:asciiTheme="minorEastAsia" w:eastAsiaTheme="minorEastAsia" w:hAnsiTheme="minorEastAsia"/>
          <w:bCs/>
          <w:color w:val="EE0000"/>
          <w:sz w:val="20"/>
          <w:highlight w:val="yellow"/>
        </w:rPr>
        <w:t>,</w:t>
      </w:r>
      <w:r w:rsidR="006F58BF" w:rsidRPr="00B913F3">
        <w:rPr>
          <w:rFonts w:asciiTheme="minorEastAsia" w:eastAsiaTheme="minorEastAsia" w:hAnsiTheme="minorEastAsia"/>
          <w:bCs/>
          <w:color w:val="EE0000"/>
          <w:sz w:val="20"/>
          <w:highlight w:val="yellow"/>
        </w:rPr>
        <w:t>正規性が満たされなかったことからKruskal–Wallis検定を適用した</w:t>
      </w:r>
      <w:r w:rsidR="001D6288">
        <w:rPr>
          <w:rFonts w:asciiTheme="minorEastAsia" w:eastAsiaTheme="minorEastAsia" w:hAnsiTheme="minorEastAsia"/>
          <w:bCs/>
          <w:color w:val="EE0000"/>
          <w:sz w:val="20"/>
          <w:highlight w:val="yellow"/>
        </w:rPr>
        <w:t>.</w:t>
      </w:r>
      <w:r w:rsidR="006F58BF" w:rsidRPr="00B913F3">
        <w:rPr>
          <w:rFonts w:asciiTheme="minorEastAsia" w:eastAsiaTheme="minorEastAsia" w:hAnsiTheme="minorEastAsia"/>
          <w:bCs/>
          <w:color w:val="EE0000"/>
          <w:sz w:val="20"/>
          <w:highlight w:val="yellow"/>
        </w:rPr>
        <w:t>その結果</w:t>
      </w:r>
      <w:r w:rsidR="001D6288">
        <w:rPr>
          <w:rFonts w:asciiTheme="minorEastAsia" w:eastAsiaTheme="minorEastAsia" w:hAnsiTheme="minorEastAsia"/>
          <w:bCs/>
          <w:color w:val="EE0000"/>
          <w:sz w:val="20"/>
          <w:highlight w:val="yellow"/>
        </w:rPr>
        <w:t>,</w:t>
      </w:r>
      <w:r w:rsidR="006F58BF" w:rsidRPr="00B913F3">
        <w:rPr>
          <w:rFonts w:asciiTheme="minorEastAsia" w:eastAsiaTheme="minorEastAsia" w:hAnsiTheme="minorEastAsia"/>
          <w:bCs/>
          <w:color w:val="EE0000"/>
          <w:sz w:val="20"/>
          <w:highlight w:val="yellow"/>
        </w:rPr>
        <w:t>体位条件によるミスクリック回数には 有意な主効果が認められた（H = 6.58, p = 0.037）</w:t>
      </w:r>
      <w:r w:rsidR="001D6288">
        <w:rPr>
          <w:rFonts w:asciiTheme="minorEastAsia" w:eastAsiaTheme="minorEastAsia" w:hAnsiTheme="minorEastAsia"/>
          <w:bCs/>
          <w:color w:val="EE0000"/>
          <w:sz w:val="20"/>
          <w:highlight w:val="yellow"/>
        </w:rPr>
        <w:t>.</w:t>
      </w:r>
    </w:p>
    <w:p w14:paraId="198AB497" w14:textId="54ED797C" w:rsidR="00151817" w:rsidDel="00E83195" w:rsidRDefault="009C2FFE" w:rsidP="00656E40">
      <w:pPr>
        <w:rPr>
          <w:del w:id="5" w:author="作成者"/>
          <w:rFonts w:asciiTheme="minorEastAsia" w:eastAsiaTheme="minorEastAsia" w:hAnsiTheme="minorEastAsia"/>
          <w:bCs/>
          <w:noProof/>
          <w:color w:val="000000" w:themeColor="text1"/>
          <w:sz w:val="20"/>
        </w:rPr>
      </w:pPr>
      <w:r>
        <w:rPr>
          <w:rFonts w:asciiTheme="minorEastAsia" w:eastAsiaTheme="minorEastAsia" w:hAnsiTheme="minorEastAsia" w:hint="eastAsia"/>
          <w:bCs/>
          <w:color w:val="000000" w:themeColor="text1"/>
          <w:sz w:val="20"/>
        </w:rPr>
        <w:t xml:space="preserve">　</w:t>
      </w:r>
      <w:r w:rsidR="00982720" w:rsidRPr="00982720">
        <w:rPr>
          <w:rFonts w:asciiTheme="minorEastAsia" w:eastAsiaTheme="minorEastAsia" w:hAnsiTheme="minorEastAsia"/>
          <w:bCs/>
          <w:color w:val="000000" w:themeColor="text1"/>
          <w:sz w:val="20"/>
        </w:rPr>
        <w:t>反応時間の正規性が満たされなかったため</w:t>
      </w:r>
      <w:r w:rsidR="00C94E21">
        <w:rPr>
          <w:rFonts w:asciiTheme="minorEastAsia" w:eastAsiaTheme="minorEastAsia" w:hAnsiTheme="minorEastAsia"/>
          <w:bCs/>
          <w:color w:val="000000" w:themeColor="text1"/>
          <w:sz w:val="20"/>
        </w:rPr>
        <w:t>,</w:t>
      </w:r>
      <w:r w:rsidR="00982720" w:rsidRPr="00982720">
        <w:rPr>
          <w:rFonts w:asciiTheme="minorEastAsia" w:eastAsiaTheme="minorEastAsia" w:hAnsiTheme="minorEastAsia"/>
          <w:bCs/>
          <w:color w:val="000000" w:themeColor="text1"/>
          <w:sz w:val="20"/>
        </w:rPr>
        <w:t>Kruskal–Wallis検定を適用したところ有意な主効果が得られた（H = 16.30</w:t>
      </w:r>
      <w:r w:rsidR="00C94E21">
        <w:rPr>
          <w:rFonts w:asciiTheme="minorEastAsia" w:eastAsiaTheme="minorEastAsia" w:hAnsiTheme="minorEastAsia"/>
          <w:bCs/>
          <w:color w:val="000000" w:themeColor="text1"/>
          <w:sz w:val="20"/>
        </w:rPr>
        <w:t>,</w:t>
      </w:r>
      <w:r w:rsidR="00982720" w:rsidRPr="00982720">
        <w:rPr>
          <w:rFonts w:asciiTheme="minorEastAsia" w:eastAsiaTheme="minorEastAsia" w:hAnsiTheme="minorEastAsia"/>
          <w:bCs/>
          <w:color w:val="000000" w:themeColor="text1"/>
          <w:sz w:val="20"/>
        </w:rPr>
        <w:t xml:space="preserve"> p = 0.0003）</w:t>
      </w:r>
      <w:r w:rsidR="00C94E21">
        <w:rPr>
          <w:rFonts w:asciiTheme="minorEastAsia" w:eastAsiaTheme="minorEastAsia" w:hAnsiTheme="minorEastAsia"/>
          <w:bCs/>
          <w:color w:val="000000" w:themeColor="text1"/>
          <w:sz w:val="20"/>
        </w:rPr>
        <w:t>.</w:t>
      </w:r>
      <w:r w:rsidR="00982720" w:rsidRPr="00982720">
        <w:rPr>
          <w:rFonts w:asciiTheme="minorEastAsia" w:eastAsiaTheme="minorEastAsia" w:hAnsiTheme="minorEastAsia"/>
          <w:bCs/>
          <w:color w:val="000000" w:themeColor="text1"/>
          <w:sz w:val="20"/>
        </w:rPr>
        <w:t>さらに対応のあるt検定により</w:t>
      </w:r>
      <w:r w:rsidR="00C94E21">
        <w:rPr>
          <w:rFonts w:asciiTheme="minorEastAsia" w:eastAsiaTheme="minorEastAsia" w:hAnsiTheme="minorEastAsia"/>
          <w:bCs/>
          <w:color w:val="000000" w:themeColor="text1"/>
          <w:sz w:val="20"/>
        </w:rPr>
        <w:t>,</w:t>
      </w:r>
      <w:r w:rsidR="00982720" w:rsidRPr="00982720">
        <w:rPr>
          <w:rFonts w:asciiTheme="minorEastAsia" w:eastAsiaTheme="minorEastAsia" w:hAnsiTheme="minorEastAsia"/>
          <w:bCs/>
          <w:color w:val="000000" w:themeColor="text1"/>
          <w:sz w:val="20"/>
        </w:rPr>
        <w:t>座位と仰臥位の間には有意差が認められ（t = 2.66</w:t>
      </w:r>
      <w:r w:rsidR="00C94E21">
        <w:rPr>
          <w:rFonts w:asciiTheme="minorEastAsia" w:eastAsiaTheme="minorEastAsia" w:hAnsiTheme="minorEastAsia"/>
          <w:bCs/>
          <w:color w:val="000000" w:themeColor="text1"/>
          <w:sz w:val="20"/>
        </w:rPr>
        <w:t>,</w:t>
      </w:r>
      <w:r w:rsidR="00982720" w:rsidRPr="00982720">
        <w:rPr>
          <w:rFonts w:asciiTheme="minorEastAsia" w:eastAsiaTheme="minorEastAsia" w:hAnsiTheme="minorEastAsia"/>
          <w:bCs/>
          <w:color w:val="000000" w:themeColor="text1"/>
          <w:sz w:val="20"/>
        </w:rPr>
        <w:t xml:space="preserve"> p = 0.032）</w:t>
      </w:r>
      <w:r w:rsidR="00C94E21">
        <w:rPr>
          <w:rFonts w:asciiTheme="minorEastAsia" w:eastAsiaTheme="minorEastAsia" w:hAnsiTheme="minorEastAsia"/>
          <w:bCs/>
          <w:color w:val="000000" w:themeColor="text1"/>
          <w:sz w:val="20"/>
        </w:rPr>
        <w:t>,</w:t>
      </w:r>
      <w:r w:rsidR="00982720" w:rsidRPr="00982720">
        <w:rPr>
          <w:rFonts w:asciiTheme="minorEastAsia" w:eastAsiaTheme="minorEastAsia" w:hAnsiTheme="minorEastAsia"/>
          <w:bCs/>
          <w:color w:val="000000" w:themeColor="text1"/>
          <w:sz w:val="20"/>
        </w:rPr>
        <w:t>仰臥位ではクリック操作が有意に遅延していた</w:t>
      </w:r>
      <w:r w:rsidR="00C94E21">
        <w:rPr>
          <w:rFonts w:asciiTheme="minorEastAsia" w:eastAsiaTheme="minorEastAsia" w:hAnsiTheme="minorEastAsia"/>
          <w:bCs/>
          <w:color w:val="000000" w:themeColor="text1"/>
          <w:sz w:val="20"/>
        </w:rPr>
        <w:t>.</w:t>
      </w:r>
      <w:r w:rsidR="00151817" w:rsidRPr="00151817">
        <w:rPr>
          <w:rFonts w:asciiTheme="minorEastAsia" w:eastAsiaTheme="minorEastAsia" w:hAnsiTheme="minorEastAsia" w:hint="eastAsia"/>
          <w:bCs/>
          <w:noProof/>
          <w:color w:val="000000" w:themeColor="text1"/>
          <w:sz w:val="20"/>
        </w:rPr>
        <w:t xml:space="preserve"> </w:t>
      </w:r>
    </w:p>
    <w:p w14:paraId="415F4547" w14:textId="44290B17" w:rsidR="00476B68" w:rsidDel="00E83195" w:rsidRDefault="00151817" w:rsidP="00656E40">
      <w:pPr>
        <w:rPr>
          <w:del w:id="6" w:author="作成者"/>
          <w:rFonts w:asciiTheme="minorEastAsia" w:eastAsiaTheme="minorEastAsia" w:hAnsiTheme="minorEastAsia"/>
          <w:bCs/>
          <w:color w:val="000000" w:themeColor="text1"/>
          <w:sz w:val="20"/>
        </w:rPr>
      </w:pPr>
      <w:del w:id="7" w:author="作成者">
        <w:r w:rsidDel="00373757">
          <w:rPr>
            <w:rFonts w:asciiTheme="minorEastAsia" w:eastAsiaTheme="minorEastAsia" w:hAnsiTheme="minorEastAsia" w:hint="eastAsia"/>
            <w:bCs/>
            <w:noProof/>
            <w:color w:val="000000" w:themeColor="text1"/>
            <w:sz w:val="20"/>
          </w:rPr>
          <mc:AlternateContent>
            <mc:Choice Requires="wpg">
              <w:drawing>
                <wp:inline distT="0" distB="0" distL="0" distR="0" wp14:anchorId="02A29EFE" wp14:editId="33BA32AB">
                  <wp:extent cx="2923111" cy="2113286"/>
                  <wp:effectExtent l="0" t="0" r="0" b="0"/>
                  <wp:docPr id="636788554" name="グループ化 6"/>
                  <wp:cNvGraphicFramePr/>
                  <a:graphic xmlns:a="http://schemas.openxmlformats.org/drawingml/2006/main">
                    <a:graphicData uri="http://schemas.microsoft.com/office/word/2010/wordprocessingGroup">
                      <wpg:wgp>
                        <wpg:cNvGrpSpPr/>
                        <wpg:grpSpPr>
                          <a:xfrm>
                            <a:off x="0" y="0"/>
                            <a:ext cx="2923111" cy="2113286"/>
                            <a:chOff x="-246515" y="-669263"/>
                            <a:chExt cx="3324657" cy="2338751"/>
                          </a:xfrm>
                        </wpg:grpSpPr>
                        <wps:wsp>
                          <wps:cNvPr id="803025372" name="テキスト ボックス 5"/>
                          <wps:cNvSpPr txBox="1"/>
                          <wps:spPr>
                            <a:xfrm>
                              <a:off x="-137953" y="1245408"/>
                              <a:ext cx="3216095" cy="424080"/>
                            </a:xfrm>
                            <a:prstGeom prst="rect">
                              <a:avLst/>
                            </a:prstGeom>
                            <a:solidFill>
                              <a:schemeClr val="lt1"/>
                            </a:solidFill>
                            <a:ln w="6350">
                              <a:noFill/>
                            </a:ln>
                          </wps:spPr>
                          <wps:txbx>
                            <w:txbxContent>
                              <w:p w14:paraId="71DFB34E" w14:textId="77777777" w:rsidR="00151817" w:rsidRDefault="00151817" w:rsidP="00151817">
                                <w:pPr>
                                  <w:jc w:val="center"/>
                                  <w:rPr>
                                    <w:sz w:val="20"/>
                                    <w:szCs w:val="20"/>
                                  </w:rPr>
                                </w:pPr>
                                <w:r w:rsidRPr="00450790">
                                  <w:rPr>
                                    <w:rFonts w:hint="eastAsia"/>
                                    <w:sz w:val="20"/>
                                    <w:szCs w:val="20"/>
                                  </w:rPr>
                                  <w:t>図</w:t>
                                </w:r>
                                <w:r w:rsidRPr="008E3D66">
                                  <w:rPr>
                                    <w:rFonts w:hint="eastAsia"/>
                                    <w:color w:val="EE0000"/>
                                    <w:sz w:val="20"/>
                                    <w:szCs w:val="20"/>
                                    <w:highlight w:val="yellow"/>
                                  </w:rPr>
                                  <w:t>４</w:t>
                                </w:r>
                                <w:r>
                                  <w:rPr>
                                    <w:sz w:val="20"/>
                                    <w:szCs w:val="20"/>
                                  </w:rPr>
                                  <w:t xml:space="preserve"> </w:t>
                                </w:r>
                                <w:r>
                                  <w:rPr>
                                    <w:rFonts w:hint="eastAsia"/>
                                    <w:sz w:val="20"/>
                                    <w:szCs w:val="20"/>
                                  </w:rPr>
                                  <w:t>体位条件ごとの反応時間</w:t>
                                </w:r>
                              </w:p>
                              <w:p w14:paraId="2DEE9F7D" w14:textId="77777777" w:rsidR="00151817" w:rsidRPr="00450790" w:rsidRDefault="00151817" w:rsidP="00151817">
                                <w:pPr>
                                  <w:jc w:val="center"/>
                                  <w:rPr>
                                    <w:sz w:val="20"/>
                                    <w:szCs w:val="20"/>
                                  </w:rPr>
                                </w:pPr>
                                <w:r>
                                  <w:rPr>
                                    <w:rFonts w:hint="eastAsia"/>
                                    <w:sz w:val="20"/>
                                    <w:szCs w:val="20"/>
                                  </w:rPr>
                                  <w:t>Fig.</w:t>
                                </w:r>
                                <w:r w:rsidRPr="008E3D66">
                                  <w:rPr>
                                    <w:color w:val="EE0000"/>
                                    <w:sz w:val="20"/>
                                    <w:szCs w:val="20"/>
                                    <w:highlight w:val="yellow"/>
                                  </w:rPr>
                                  <w:t>4</w:t>
                                </w:r>
                                <w:r>
                                  <w:rPr>
                                    <w:rFonts w:hint="eastAsia"/>
                                    <w:sz w:val="20"/>
                                    <w:szCs w:val="20"/>
                                  </w:rPr>
                                  <w:t xml:space="preserve"> </w:t>
                                </w:r>
                                <w:r w:rsidRPr="00333589">
                                  <w:rPr>
                                    <w:sz w:val="20"/>
                                    <w:szCs w:val="20"/>
                                  </w:rPr>
                                  <w:t xml:space="preserve">Reaction </w:t>
                                </w:r>
                                <w:r>
                                  <w:rPr>
                                    <w:sz w:val="20"/>
                                    <w:szCs w:val="20"/>
                                  </w:rPr>
                                  <w:t>t</w:t>
                                </w:r>
                                <w:r w:rsidRPr="00333589">
                                  <w:rPr>
                                    <w:sz w:val="20"/>
                                    <w:szCs w:val="20"/>
                                  </w:rPr>
                                  <w:t xml:space="preserve">imes across </w:t>
                                </w:r>
                                <w:r>
                                  <w:rPr>
                                    <w:sz w:val="20"/>
                                    <w:szCs w:val="20"/>
                                  </w:rPr>
                                  <w:t>d</w:t>
                                </w:r>
                                <w:r w:rsidRPr="00333589">
                                  <w:rPr>
                                    <w:sz w:val="20"/>
                                    <w:szCs w:val="20"/>
                                  </w:rPr>
                                  <w:t xml:space="preserve">ifferent </w:t>
                                </w:r>
                                <w:r>
                                  <w:rPr>
                                    <w:sz w:val="20"/>
                                    <w:szCs w:val="20"/>
                                  </w:rPr>
                                  <w:t>p</w:t>
                                </w:r>
                                <w:r w:rsidRPr="00333589">
                                  <w:rPr>
                                    <w:sz w:val="20"/>
                                    <w:szCs w:val="20"/>
                                  </w:rPr>
                                  <w:t>osture Conditions</w:t>
                                </w:r>
                              </w:p>
                              <w:p w14:paraId="36694452" w14:textId="77777777" w:rsidR="00151817" w:rsidRPr="00450790" w:rsidRDefault="00151817" w:rsidP="00151817">
                                <w:pPr>
                                  <w:jc w:val="center"/>
                                  <w:rPr>
                                    <w:sz w:val="20"/>
                                    <w:szCs w:val="20"/>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278185871" name="図 9"/>
                            <pic:cNvPicPr>
                              <a:picLocks noChangeAspect="1"/>
                            </pic:cNvPicPr>
                          </pic:nvPicPr>
                          <pic:blipFill rotWithShape="1">
                            <a:blip r:embed="rId15" cstate="print">
                              <a:extLst>
                                <a:ext uri="{28A0092B-C50C-407E-A947-70E740481C1C}">
                                  <a14:useLocalDpi xmlns:a14="http://schemas.microsoft.com/office/drawing/2010/main" val="0"/>
                                </a:ext>
                              </a:extLst>
                            </a:blip>
                            <a:srcRect l="1" t="7188" r="6" b="2754"/>
                            <a:stretch>
                              <a:fillRect/>
                            </a:stretch>
                          </pic:blipFill>
                          <pic:spPr>
                            <a:xfrm>
                              <a:off x="-246515" y="-669263"/>
                              <a:ext cx="3197891" cy="1913894"/>
                            </a:xfrm>
                            <a:prstGeom prst="rect">
                              <a:avLst/>
                            </a:prstGeom>
                          </pic:spPr>
                        </pic:pic>
                      </wpg:wgp>
                    </a:graphicData>
                  </a:graphic>
                </wp:inline>
              </w:drawing>
            </mc:Choice>
            <mc:Fallback>
              <w:pict>
                <v:group w14:anchorId="02A29EFE" id="_x0000_s1041" style="width:230.15pt;height:166.4pt;mso-position-horizontal-relative:char;mso-position-vertical-relative:line" coordorigin="-2465,-6692" coordsize="33246,23387"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">
                  <v:shape id="テキスト ボックス 5" o:spid="_x0000_s1042" type="#_x0000_t202" style="position:absolute;left:-1379;top:12454;width:32160;height:424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" fillcolor="white [3201]" stroked="f" strokeweight=".5pt">
                    <v:textbox inset="0,0,0,0">
                      <w:txbxContent>
                        <w:p w14:paraId="71DFB34E" w14:textId="77777777" w:rsidR="00151817" w:rsidRDefault="00151817" w:rsidP="00151817">
                          <w:pPr>
                            <w:jc w:val="center"/>
                            <w:rPr>
                              <w:sz w:val="20"/>
                              <w:szCs w:val="20"/>
                            </w:rPr>
                          </w:pPr>
                          <w:r w:rsidRPr="00450790">
                            <w:rPr>
                              <w:rFonts w:hint="eastAsia"/>
                              <w:sz w:val="20"/>
                              <w:szCs w:val="20"/>
                            </w:rPr>
                            <w:t>図</w:t>
                          </w:r>
                          <w:r w:rsidRPr="008E3D66">
                            <w:rPr>
                              <w:rFonts w:hint="eastAsia"/>
                              <w:color w:val="EE0000"/>
                              <w:sz w:val="20"/>
                              <w:szCs w:val="20"/>
                              <w:highlight w:val="yellow"/>
                            </w:rPr>
                            <w:t>４</w:t>
                          </w:r>
                          <w:r>
                            <w:rPr>
                              <w:sz w:val="20"/>
                              <w:szCs w:val="20"/>
                            </w:rPr>
                            <w:t xml:space="preserve"> </w:t>
                          </w:r>
                          <w:r>
                            <w:rPr>
                              <w:rFonts w:hint="eastAsia"/>
                              <w:sz w:val="20"/>
                              <w:szCs w:val="20"/>
                            </w:rPr>
                            <w:t>体位条件ごとの反応時間</w:t>
                          </w:r>
                        </w:p>
                        <w:p w14:paraId="2DEE9F7D" w14:textId="77777777" w:rsidR="00151817" w:rsidRPr="00450790" w:rsidRDefault="00151817" w:rsidP="00151817">
                          <w:pPr>
                            <w:jc w:val="center"/>
                            <w:rPr>
                              <w:sz w:val="20"/>
                              <w:szCs w:val="20"/>
                            </w:rPr>
                          </w:pPr>
                          <w:r>
                            <w:rPr>
                              <w:rFonts w:hint="eastAsia"/>
                              <w:sz w:val="20"/>
                              <w:szCs w:val="20"/>
                            </w:rPr>
                            <w:t>Fig.</w:t>
                          </w:r>
                          <w:r w:rsidRPr="008E3D66">
                            <w:rPr>
                              <w:color w:val="EE0000"/>
                              <w:sz w:val="20"/>
                              <w:szCs w:val="20"/>
                              <w:highlight w:val="yellow"/>
                            </w:rPr>
                            <w:t>4</w:t>
                          </w:r>
                          <w:r>
                            <w:rPr>
                              <w:rFonts w:hint="eastAsia"/>
                              <w:sz w:val="20"/>
                              <w:szCs w:val="20"/>
                            </w:rPr>
                            <w:t xml:space="preserve"> </w:t>
                          </w:r>
                          <w:r w:rsidRPr="00333589">
                            <w:rPr>
                              <w:sz w:val="20"/>
                              <w:szCs w:val="20"/>
                            </w:rPr>
                            <w:t xml:space="preserve">Reaction </w:t>
                          </w:r>
                          <w:r>
                            <w:rPr>
                              <w:sz w:val="20"/>
                              <w:szCs w:val="20"/>
                            </w:rPr>
                            <w:t>t</w:t>
                          </w:r>
                          <w:r w:rsidRPr="00333589">
                            <w:rPr>
                              <w:sz w:val="20"/>
                              <w:szCs w:val="20"/>
                            </w:rPr>
                            <w:t xml:space="preserve">imes across </w:t>
                          </w:r>
                          <w:r>
                            <w:rPr>
                              <w:sz w:val="20"/>
                              <w:szCs w:val="20"/>
                            </w:rPr>
                            <w:t>d</w:t>
                          </w:r>
                          <w:r w:rsidRPr="00333589">
                            <w:rPr>
                              <w:sz w:val="20"/>
                              <w:szCs w:val="20"/>
                            </w:rPr>
                            <w:t xml:space="preserve">ifferent </w:t>
                          </w:r>
                          <w:r>
                            <w:rPr>
                              <w:sz w:val="20"/>
                              <w:szCs w:val="20"/>
                            </w:rPr>
                            <w:t>p</w:t>
                          </w:r>
                          <w:r w:rsidRPr="00333589">
                            <w:rPr>
                              <w:sz w:val="20"/>
                              <w:szCs w:val="20"/>
                            </w:rPr>
                            <w:t>osture Conditions</w:t>
                          </w:r>
                        </w:p>
                        <w:p w14:paraId="36694452" w14:textId="77777777" w:rsidR="00151817" w:rsidRPr="00450790" w:rsidRDefault="00151817" w:rsidP="00151817">
                          <w:pPr>
                            <w:jc w:val="center"/>
                            <w:rPr>
                              <w:sz w:val="20"/>
                              <w:szCs w:val="20"/>
                            </w:rPr>
                          </w:pPr>
                        </w:p>
                      </w:txbxContent>
                    </v:textbox>
                  </v:shape>
                  <v:shape id="図 9" o:spid="_x0000_s1043" type="#_x0000_t75" style="position:absolute;left:-2465;top:-6692;width:31978;height:1913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">
                    <v:imagedata r:id="rId16" o:title="" croptop="4711f" cropbottom="1805f" cropleft="1f" cropright="4f"/>
                  </v:shape>
                  <w10:anchorlock/>
                </v:group>
              </w:pict>
            </mc:Fallback>
          </mc:AlternateContent>
        </w:r>
      </w:del>
    </w:p>
    <w:p w14:paraId="1F300F13" w14:textId="77777777" w:rsidR="00151817" w:rsidRDefault="00151817" w:rsidP="00981C9A">
      <w:pPr>
        <w:rPr>
          <w:rFonts w:asciiTheme="minorEastAsia" w:eastAsiaTheme="minorEastAsia" w:hAnsiTheme="minorEastAsia"/>
          <w:bCs/>
          <w:color w:val="000000" w:themeColor="text1"/>
          <w:sz w:val="20"/>
        </w:rPr>
      </w:pPr>
    </w:p>
    <w:p w14:paraId="543FD0D9" w14:textId="41B0B92B" w:rsidR="00E74A36" w:rsidRDefault="00476B68" w:rsidP="00981C9A">
      <w:pPr>
        <w:rPr>
          <w:rFonts w:asciiTheme="minorEastAsia" w:eastAsiaTheme="minorEastAsia" w:hAnsiTheme="minorEastAsia"/>
          <w:bCs/>
          <w:color w:val="000000" w:themeColor="text1"/>
          <w:sz w:val="20"/>
        </w:rPr>
      </w:pPr>
      <w:r>
        <w:rPr>
          <w:rFonts w:asciiTheme="minorEastAsia" w:eastAsiaTheme="minorEastAsia" w:hAnsiTheme="minorEastAsia" w:hint="eastAsia"/>
          <w:bCs/>
          <w:color w:val="000000" w:themeColor="text1"/>
          <w:sz w:val="20"/>
        </w:rPr>
        <w:t xml:space="preserve">　</w:t>
      </w:r>
      <w:r w:rsidR="00981C9A" w:rsidRPr="00981C9A">
        <w:rPr>
          <w:rFonts w:asciiTheme="minorEastAsia" w:eastAsiaTheme="minorEastAsia" w:hAnsiTheme="minorEastAsia" w:hint="eastAsia"/>
          <w:bCs/>
          <w:color w:val="000000" w:themeColor="text1"/>
          <w:sz w:val="20"/>
        </w:rPr>
        <w:t>つぎに，</w:t>
      </w:r>
      <w:r w:rsidR="00981C9A" w:rsidRPr="00B913F3">
        <w:rPr>
          <w:rFonts w:asciiTheme="minorEastAsia" w:eastAsiaTheme="minorEastAsia" w:hAnsiTheme="minorEastAsia" w:hint="eastAsia"/>
          <w:bCs/>
          <w:color w:val="EE0000"/>
          <w:sz w:val="20"/>
          <w:highlight w:val="yellow"/>
        </w:rPr>
        <w:t>体位条件別に角度ごとの平均反応時間を比較する．方向条件は水準数が多いため，本分析では統計検定は行わず，平均値の分布傾向に基づいて操作特性を整理した．</w:t>
      </w:r>
      <w:r w:rsidR="005F66FC" w:rsidRPr="00B913F3">
        <w:rPr>
          <w:rFonts w:asciiTheme="minorEastAsia" w:eastAsiaTheme="minorEastAsia" w:hAnsiTheme="minorEastAsia"/>
          <w:bCs/>
          <w:color w:val="EE0000"/>
          <w:sz w:val="20"/>
          <w:highlight w:val="yellow"/>
        </w:rPr>
        <w:t>図</w:t>
      </w:r>
      <w:r w:rsidR="00DA63B8" w:rsidRPr="00B913F3">
        <w:rPr>
          <w:rFonts w:asciiTheme="minorEastAsia" w:eastAsiaTheme="minorEastAsia" w:hAnsiTheme="minorEastAsia" w:hint="eastAsia"/>
          <w:bCs/>
          <w:color w:val="EE0000"/>
          <w:sz w:val="20"/>
          <w:highlight w:val="yellow"/>
        </w:rPr>
        <w:t>５</w:t>
      </w:r>
      <w:r w:rsidR="00AA6146" w:rsidRPr="00B913F3">
        <w:rPr>
          <w:rFonts w:asciiTheme="minorEastAsia" w:eastAsiaTheme="minorEastAsia" w:hAnsiTheme="minorEastAsia"/>
          <w:bCs/>
          <w:color w:val="EE0000"/>
          <w:sz w:val="20"/>
          <w:highlight w:val="yellow"/>
        </w:rPr>
        <w:t>,</w:t>
      </w:r>
      <w:r w:rsidR="00AA6146" w:rsidRPr="00B913F3">
        <w:rPr>
          <w:rFonts w:asciiTheme="minorEastAsia" w:eastAsiaTheme="minorEastAsia" w:hAnsiTheme="minorEastAsia" w:hint="eastAsia"/>
          <w:bCs/>
          <w:color w:val="EE0000"/>
          <w:sz w:val="20"/>
          <w:highlight w:val="yellow"/>
        </w:rPr>
        <w:t>図</w:t>
      </w:r>
      <w:r w:rsidR="00DA63B8" w:rsidRPr="00B913F3">
        <w:rPr>
          <w:rFonts w:asciiTheme="minorEastAsia" w:eastAsiaTheme="minorEastAsia" w:hAnsiTheme="minorEastAsia" w:hint="eastAsia"/>
          <w:bCs/>
          <w:color w:val="EE0000"/>
          <w:sz w:val="20"/>
          <w:highlight w:val="yellow"/>
        </w:rPr>
        <w:t>６</w:t>
      </w:r>
      <w:r w:rsidR="00AA6146" w:rsidRPr="00B913F3">
        <w:rPr>
          <w:rFonts w:asciiTheme="minorEastAsia" w:eastAsiaTheme="minorEastAsia" w:hAnsiTheme="minorEastAsia"/>
          <w:bCs/>
          <w:color w:val="EE0000"/>
          <w:sz w:val="20"/>
          <w:highlight w:val="yellow"/>
        </w:rPr>
        <w:t>,図</w:t>
      </w:r>
      <w:r w:rsidR="00DA63B8" w:rsidRPr="00B913F3">
        <w:rPr>
          <w:rFonts w:asciiTheme="minorEastAsia" w:eastAsiaTheme="minorEastAsia" w:hAnsiTheme="minorEastAsia" w:hint="eastAsia"/>
          <w:bCs/>
          <w:color w:val="EE0000"/>
          <w:sz w:val="20"/>
          <w:highlight w:val="yellow"/>
        </w:rPr>
        <w:t>７</w:t>
      </w:r>
      <w:r w:rsidR="005F66FC" w:rsidRPr="005F66FC">
        <w:rPr>
          <w:rFonts w:asciiTheme="minorEastAsia" w:eastAsiaTheme="minorEastAsia" w:hAnsiTheme="minorEastAsia"/>
          <w:bCs/>
          <w:color w:val="000000" w:themeColor="text1"/>
          <w:sz w:val="20"/>
        </w:rPr>
        <w:t>に座位</w:t>
      </w:r>
      <w:r w:rsidR="00AA6146">
        <w:rPr>
          <w:rFonts w:asciiTheme="minorEastAsia" w:eastAsiaTheme="minorEastAsia" w:hAnsiTheme="minorEastAsia"/>
          <w:bCs/>
          <w:color w:val="000000" w:themeColor="text1"/>
          <w:sz w:val="20"/>
        </w:rPr>
        <w:t>,</w:t>
      </w:r>
      <w:r w:rsidR="00AA6146">
        <w:rPr>
          <w:rFonts w:asciiTheme="minorEastAsia" w:eastAsiaTheme="minorEastAsia" w:hAnsiTheme="minorEastAsia" w:hint="eastAsia"/>
          <w:bCs/>
          <w:color w:val="000000" w:themeColor="text1"/>
          <w:sz w:val="20"/>
        </w:rPr>
        <w:t>半座位</w:t>
      </w:r>
      <w:r w:rsidR="00AA6146">
        <w:rPr>
          <w:rFonts w:asciiTheme="minorEastAsia" w:eastAsiaTheme="minorEastAsia" w:hAnsiTheme="minorEastAsia"/>
          <w:bCs/>
          <w:color w:val="000000" w:themeColor="text1"/>
          <w:sz w:val="20"/>
        </w:rPr>
        <w:t>,</w:t>
      </w:r>
      <w:r w:rsidR="00AA6146">
        <w:rPr>
          <w:rFonts w:asciiTheme="minorEastAsia" w:eastAsiaTheme="minorEastAsia" w:hAnsiTheme="minorEastAsia" w:hint="eastAsia"/>
          <w:bCs/>
          <w:color w:val="000000" w:themeColor="text1"/>
          <w:sz w:val="20"/>
        </w:rPr>
        <w:t>仰臥位</w:t>
      </w:r>
      <w:r w:rsidR="005F66FC" w:rsidRPr="005F66FC">
        <w:rPr>
          <w:rFonts w:asciiTheme="minorEastAsia" w:eastAsiaTheme="minorEastAsia" w:hAnsiTheme="minorEastAsia"/>
          <w:bCs/>
          <w:color w:val="000000" w:themeColor="text1"/>
          <w:sz w:val="20"/>
        </w:rPr>
        <w:t>における角度別平均反応時間を示す</w:t>
      </w:r>
      <w:r w:rsidR="00BE60BB">
        <w:rPr>
          <w:rFonts w:asciiTheme="minorEastAsia" w:eastAsiaTheme="minorEastAsia" w:hAnsiTheme="minorEastAsia"/>
          <w:bCs/>
          <w:color w:val="000000" w:themeColor="text1"/>
          <w:sz w:val="20"/>
        </w:rPr>
        <w:t>.</w:t>
      </w:r>
    </w:p>
    <w:p w14:paraId="2B5C5693" w14:textId="18B14851" w:rsidR="006F022F" w:rsidRDefault="00582A49" w:rsidP="00981C9A">
      <w:pPr>
        <w:rPr>
          <w:rFonts w:asciiTheme="minorEastAsia" w:eastAsiaTheme="minorEastAsia" w:hAnsiTheme="minorEastAsia"/>
          <w:bCs/>
          <w:color w:val="000000" w:themeColor="text1"/>
          <w:sz w:val="20"/>
        </w:rPr>
      </w:pPr>
      <w:r>
        <w:rPr>
          <w:rFonts w:asciiTheme="minorEastAsia" w:eastAsiaTheme="minorEastAsia" w:hAnsiTheme="minorEastAsia" w:hint="eastAsia"/>
          <w:bCs/>
          <w:color w:val="000000" w:themeColor="text1"/>
          <w:sz w:val="20"/>
        </w:rPr>
        <w:t xml:space="preserve">　</w:t>
      </w:r>
      <w:r w:rsidR="00595AA1" w:rsidRPr="00595AA1">
        <w:rPr>
          <w:rFonts w:asciiTheme="minorEastAsia" w:eastAsiaTheme="minorEastAsia" w:hAnsiTheme="minorEastAsia" w:hint="eastAsia"/>
          <w:bCs/>
          <w:color w:val="000000" w:themeColor="text1"/>
          <w:sz w:val="20"/>
        </w:rPr>
        <w:t>座位に</w:t>
      </w:r>
      <w:r w:rsidR="00614B98">
        <w:rPr>
          <w:rFonts w:asciiTheme="minorEastAsia" w:eastAsiaTheme="minorEastAsia" w:hAnsiTheme="minorEastAsia" w:hint="eastAsia"/>
          <w:bCs/>
          <w:color w:val="000000" w:themeColor="text1"/>
          <w:sz w:val="20"/>
        </w:rPr>
        <w:t>お</w:t>
      </w:r>
      <w:r w:rsidR="0068201E">
        <w:rPr>
          <w:rFonts w:asciiTheme="minorEastAsia" w:eastAsiaTheme="minorEastAsia" w:hAnsiTheme="minorEastAsia" w:hint="eastAsia"/>
          <w:bCs/>
          <w:color w:val="000000" w:themeColor="text1"/>
          <w:sz w:val="20"/>
        </w:rPr>
        <w:t>いては</w:t>
      </w:r>
      <w:r w:rsidR="0068201E">
        <w:rPr>
          <w:rFonts w:asciiTheme="minorEastAsia" w:eastAsiaTheme="minorEastAsia" w:hAnsiTheme="minorEastAsia"/>
          <w:bCs/>
          <w:color w:val="000000" w:themeColor="text1"/>
          <w:sz w:val="20"/>
        </w:rPr>
        <w:t>,</w:t>
      </w:r>
      <w:r w:rsidR="00595AA1" w:rsidRPr="00595AA1">
        <w:rPr>
          <w:rFonts w:asciiTheme="minorEastAsia" w:eastAsiaTheme="minorEastAsia" w:hAnsiTheme="minorEastAsia" w:hint="eastAsia"/>
          <w:bCs/>
          <w:color w:val="000000" w:themeColor="text1"/>
          <w:sz w:val="20"/>
        </w:rPr>
        <w:t>水平方向および垂直方向のいずれにおいても</w:t>
      </w:r>
      <w:r w:rsidR="002D5540" w:rsidRPr="00B913F3">
        <w:rPr>
          <w:rFonts w:asciiTheme="minorEastAsia" w:eastAsiaTheme="minorEastAsia" w:hAnsiTheme="minorEastAsia"/>
          <w:bCs/>
          <w:color w:val="EE0000"/>
          <w:sz w:val="20"/>
          <w:highlight w:val="yellow"/>
        </w:rPr>
        <w:t>角度による反応時間の変化が確認された</w:t>
      </w:r>
      <w:r w:rsidR="00BE60BB">
        <w:rPr>
          <w:rFonts w:asciiTheme="minorEastAsia" w:eastAsiaTheme="minorEastAsia" w:hAnsiTheme="minorEastAsia" w:hint="eastAsia"/>
          <w:bCs/>
          <w:color w:val="000000" w:themeColor="text1"/>
          <w:sz w:val="20"/>
        </w:rPr>
        <w:t>.</w:t>
      </w:r>
      <w:r w:rsidR="00595AA1" w:rsidRPr="00595AA1">
        <w:rPr>
          <w:rFonts w:asciiTheme="minorEastAsia" w:eastAsiaTheme="minorEastAsia" w:hAnsiTheme="minorEastAsia" w:hint="eastAsia"/>
          <w:bCs/>
          <w:color w:val="000000" w:themeColor="text1"/>
          <w:sz w:val="20"/>
        </w:rPr>
        <w:t>水平方向においては</w:t>
      </w:r>
      <w:r w:rsidR="00BE60BB">
        <w:rPr>
          <w:rFonts w:asciiTheme="minorEastAsia" w:eastAsiaTheme="minorEastAsia" w:hAnsiTheme="minorEastAsia" w:hint="eastAsia"/>
          <w:bCs/>
          <w:color w:val="000000" w:themeColor="text1"/>
          <w:sz w:val="20"/>
        </w:rPr>
        <w:t>,</w:t>
      </w:r>
      <w:r w:rsidR="007C23FB">
        <w:rPr>
          <w:rFonts w:asciiTheme="minorEastAsia" w:eastAsiaTheme="minorEastAsia" w:hAnsiTheme="minorEastAsia" w:hint="eastAsia"/>
          <w:bCs/>
          <w:color w:val="000000" w:themeColor="text1"/>
          <w:sz w:val="20"/>
        </w:rPr>
        <w:t>正面</w:t>
      </w:r>
      <w:r w:rsidR="00595AA1" w:rsidRPr="00595AA1">
        <w:rPr>
          <w:rFonts w:asciiTheme="minorEastAsia" w:eastAsiaTheme="minorEastAsia" w:hAnsiTheme="minorEastAsia" w:hint="eastAsia"/>
          <w:bCs/>
          <w:color w:val="000000" w:themeColor="text1"/>
          <w:sz w:val="20"/>
        </w:rPr>
        <w:t>（0.</w:t>
      </w:r>
      <w:r w:rsidR="00765FEB">
        <w:rPr>
          <w:rFonts w:asciiTheme="minorEastAsia" w:eastAsiaTheme="minorEastAsia" w:hAnsiTheme="minorEastAsia"/>
          <w:bCs/>
          <w:color w:val="000000" w:themeColor="text1"/>
          <w:sz w:val="20"/>
        </w:rPr>
        <w:t>70</w:t>
      </w:r>
      <w:r w:rsidR="00595AA1" w:rsidRPr="00595AA1">
        <w:rPr>
          <w:rFonts w:asciiTheme="minorEastAsia" w:eastAsiaTheme="minorEastAsia" w:hAnsiTheme="minorEastAsia" w:hint="eastAsia"/>
          <w:bCs/>
          <w:color w:val="000000" w:themeColor="text1"/>
          <w:sz w:val="20"/>
        </w:rPr>
        <w:t xml:space="preserve"> </w:t>
      </w:r>
      <w:r w:rsidR="008B0774" w:rsidRPr="00B913F3">
        <w:rPr>
          <w:rFonts w:asciiTheme="minorEastAsia" w:eastAsiaTheme="minorEastAsia" w:hAnsiTheme="minorEastAsia"/>
          <w:bCs/>
          <w:color w:val="000000" w:themeColor="text1"/>
          <w:sz w:val="20"/>
          <w:highlight w:val="yellow"/>
        </w:rPr>
        <w:t>± 0.19 s</w:t>
      </w:r>
      <w:r w:rsidR="00595AA1" w:rsidRPr="00595AA1">
        <w:rPr>
          <w:rFonts w:asciiTheme="minorEastAsia" w:eastAsiaTheme="minorEastAsia" w:hAnsiTheme="minorEastAsia" w:hint="eastAsia"/>
          <w:bCs/>
          <w:color w:val="000000" w:themeColor="text1"/>
          <w:sz w:val="20"/>
        </w:rPr>
        <w:t>）が最も速く</w:t>
      </w:r>
      <w:r w:rsidR="00BE60BB">
        <w:rPr>
          <w:rFonts w:asciiTheme="minorEastAsia" w:eastAsiaTheme="minorEastAsia" w:hAnsiTheme="minorEastAsia" w:hint="eastAsia"/>
          <w:bCs/>
          <w:color w:val="000000" w:themeColor="text1"/>
          <w:sz w:val="20"/>
        </w:rPr>
        <w:t>,</w:t>
      </w:r>
      <w:r w:rsidR="00595AA1" w:rsidRPr="00595AA1">
        <w:rPr>
          <w:rFonts w:asciiTheme="minorEastAsia" w:eastAsiaTheme="minorEastAsia" w:hAnsiTheme="minorEastAsia" w:hint="eastAsia"/>
          <w:bCs/>
          <w:color w:val="000000" w:themeColor="text1"/>
          <w:sz w:val="20"/>
        </w:rPr>
        <w:t>左右に離れるに従って反応時間</w:t>
      </w:r>
      <w:r w:rsidR="00680F87" w:rsidRPr="00B913F3">
        <w:rPr>
          <w:rFonts w:asciiTheme="minorEastAsia" w:eastAsiaTheme="minorEastAsia" w:hAnsiTheme="minorEastAsia" w:hint="eastAsia"/>
          <w:bCs/>
          <w:color w:val="EE0000"/>
          <w:sz w:val="20"/>
          <w:highlight w:val="yellow"/>
        </w:rPr>
        <w:t>が増加する</w:t>
      </w:r>
      <w:r w:rsidR="00595AA1" w:rsidRPr="00595AA1">
        <w:rPr>
          <w:rFonts w:asciiTheme="minorEastAsia" w:eastAsiaTheme="minorEastAsia" w:hAnsiTheme="minorEastAsia" w:hint="eastAsia"/>
          <w:bCs/>
          <w:color w:val="000000" w:themeColor="text1"/>
          <w:sz w:val="20"/>
        </w:rPr>
        <w:t>傾向を示した</w:t>
      </w:r>
      <w:r w:rsidR="00BE60BB">
        <w:rPr>
          <w:rFonts w:asciiTheme="minorEastAsia" w:eastAsiaTheme="minorEastAsia" w:hAnsiTheme="minorEastAsia" w:hint="eastAsia"/>
          <w:bCs/>
          <w:color w:val="000000" w:themeColor="text1"/>
          <w:sz w:val="20"/>
        </w:rPr>
        <w:t>.</w:t>
      </w:r>
      <w:r w:rsidR="00595AA1" w:rsidRPr="00595AA1">
        <w:rPr>
          <w:rFonts w:asciiTheme="minorEastAsia" w:eastAsiaTheme="minorEastAsia" w:hAnsiTheme="minorEastAsia" w:hint="eastAsia"/>
          <w:bCs/>
          <w:color w:val="000000" w:themeColor="text1"/>
          <w:sz w:val="20"/>
        </w:rPr>
        <w:t>垂直方向において</w:t>
      </w:r>
      <w:r w:rsidR="00767C32">
        <w:rPr>
          <w:rFonts w:asciiTheme="minorEastAsia" w:eastAsiaTheme="minorEastAsia" w:hAnsiTheme="minorEastAsia" w:hint="eastAsia"/>
          <w:bCs/>
          <w:color w:val="000000" w:themeColor="text1"/>
          <w:sz w:val="20"/>
        </w:rPr>
        <w:t>も</w:t>
      </w:r>
      <w:r w:rsidR="00BE60BB">
        <w:rPr>
          <w:rFonts w:asciiTheme="minorEastAsia" w:eastAsiaTheme="minorEastAsia" w:hAnsiTheme="minorEastAsia" w:hint="eastAsia"/>
          <w:bCs/>
          <w:color w:val="000000" w:themeColor="text1"/>
          <w:sz w:val="20"/>
        </w:rPr>
        <w:t>,</w:t>
      </w:r>
      <w:r w:rsidR="007C23FB">
        <w:rPr>
          <w:rFonts w:asciiTheme="minorEastAsia" w:eastAsiaTheme="minorEastAsia" w:hAnsiTheme="minorEastAsia" w:hint="eastAsia"/>
          <w:bCs/>
          <w:color w:val="000000" w:themeColor="text1"/>
          <w:sz w:val="20"/>
        </w:rPr>
        <w:t>正面</w:t>
      </w:r>
      <w:r w:rsidR="00595AA1" w:rsidRPr="00595AA1">
        <w:rPr>
          <w:rFonts w:asciiTheme="minorEastAsia" w:eastAsiaTheme="minorEastAsia" w:hAnsiTheme="minorEastAsia" w:hint="eastAsia"/>
          <w:bCs/>
          <w:color w:val="000000" w:themeColor="text1"/>
          <w:sz w:val="20"/>
        </w:rPr>
        <w:t>が最も速</w:t>
      </w:r>
      <w:r w:rsidR="002A5FA7">
        <w:rPr>
          <w:rFonts w:asciiTheme="minorEastAsia" w:eastAsiaTheme="minorEastAsia" w:hAnsiTheme="minorEastAsia" w:hint="eastAsia"/>
          <w:bCs/>
          <w:color w:val="000000" w:themeColor="text1"/>
          <w:sz w:val="20"/>
        </w:rPr>
        <w:t>く</w:t>
      </w:r>
      <w:r w:rsidR="00BE60BB">
        <w:rPr>
          <w:rFonts w:asciiTheme="minorEastAsia" w:eastAsiaTheme="minorEastAsia" w:hAnsiTheme="minorEastAsia" w:hint="eastAsia"/>
          <w:bCs/>
          <w:color w:val="000000" w:themeColor="text1"/>
          <w:sz w:val="20"/>
        </w:rPr>
        <w:t>,</w:t>
      </w:r>
      <w:r w:rsidR="00595AA1" w:rsidRPr="00595AA1">
        <w:rPr>
          <w:rFonts w:asciiTheme="minorEastAsia" w:eastAsiaTheme="minorEastAsia" w:hAnsiTheme="minorEastAsia" w:hint="eastAsia"/>
          <w:bCs/>
          <w:color w:val="000000" w:themeColor="text1"/>
          <w:sz w:val="20"/>
        </w:rPr>
        <w:t>上方向では</w:t>
      </w:r>
      <w:r w:rsidR="00BE60BB">
        <w:rPr>
          <w:rFonts w:asciiTheme="minorEastAsia" w:eastAsiaTheme="minorEastAsia" w:hAnsiTheme="minorEastAsia" w:hint="eastAsia"/>
          <w:bCs/>
          <w:color w:val="000000" w:themeColor="text1"/>
          <w:sz w:val="20"/>
        </w:rPr>
        <w:t>,</w:t>
      </w:r>
      <w:r w:rsidR="00595AA1" w:rsidRPr="00595AA1">
        <w:rPr>
          <w:rFonts w:asciiTheme="minorEastAsia" w:eastAsiaTheme="minorEastAsia" w:hAnsiTheme="minorEastAsia" w:hint="eastAsia"/>
          <w:bCs/>
          <w:color w:val="000000" w:themeColor="text1"/>
          <w:sz w:val="20"/>
        </w:rPr>
        <w:t>30</w:t>
      </w:r>
      <w:r w:rsidR="008409C1">
        <w:rPr>
          <w:rFonts w:asciiTheme="minorEastAsia" w:eastAsiaTheme="minorEastAsia" w:hAnsiTheme="minorEastAsia"/>
          <w:bCs/>
          <w:color w:val="000000" w:themeColor="text1"/>
          <w:sz w:val="20"/>
        </w:rPr>
        <w:t xml:space="preserve"> </w:t>
      </w:r>
      <w:r w:rsidR="00595AA1" w:rsidRPr="00595AA1">
        <w:rPr>
          <w:rFonts w:asciiTheme="minorEastAsia" w:eastAsiaTheme="minorEastAsia" w:hAnsiTheme="minorEastAsia" w:hint="eastAsia"/>
          <w:bCs/>
          <w:color w:val="000000" w:themeColor="text1"/>
          <w:sz w:val="20"/>
        </w:rPr>
        <w:t>°（0.7</w:t>
      </w:r>
      <w:r w:rsidR="00765FEB">
        <w:rPr>
          <w:rFonts w:asciiTheme="minorEastAsia" w:eastAsiaTheme="minorEastAsia" w:hAnsiTheme="minorEastAsia"/>
          <w:bCs/>
          <w:color w:val="000000" w:themeColor="text1"/>
          <w:sz w:val="20"/>
        </w:rPr>
        <w:t>9</w:t>
      </w:r>
      <w:r w:rsidR="00595AA1" w:rsidRPr="00595AA1">
        <w:rPr>
          <w:rFonts w:asciiTheme="minorEastAsia" w:eastAsiaTheme="minorEastAsia" w:hAnsiTheme="minorEastAsia" w:hint="eastAsia"/>
          <w:bCs/>
          <w:color w:val="000000" w:themeColor="text1"/>
          <w:sz w:val="20"/>
        </w:rPr>
        <w:t xml:space="preserve"> </w:t>
      </w:r>
      <w:r w:rsidR="00B201AC" w:rsidRPr="00B913F3">
        <w:rPr>
          <w:rFonts w:asciiTheme="minorEastAsia" w:eastAsiaTheme="minorEastAsia" w:hAnsiTheme="minorEastAsia"/>
          <w:bCs/>
          <w:color w:val="EE0000"/>
          <w:sz w:val="20"/>
          <w:highlight w:val="yellow"/>
        </w:rPr>
        <w:t>± 0.31 s</w:t>
      </w:r>
      <w:r w:rsidR="00595AA1" w:rsidRPr="00595AA1">
        <w:rPr>
          <w:rFonts w:asciiTheme="minorEastAsia" w:eastAsiaTheme="minorEastAsia" w:hAnsiTheme="minorEastAsia" w:hint="eastAsia"/>
          <w:bCs/>
          <w:color w:val="000000" w:themeColor="text1"/>
          <w:sz w:val="20"/>
        </w:rPr>
        <w:t>）に比べ60</w:t>
      </w:r>
      <w:r w:rsidR="008409C1">
        <w:rPr>
          <w:rFonts w:asciiTheme="minorEastAsia" w:eastAsiaTheme="minorEastAsia" w:hAnsiTheme="minorEastAsia"/>
          <w:bCs/>
          <w:color w:val="000000" w:themeColor="text1"/>
          <w:sz w:val="20"/>
        </w:rPr>
        <w:t xml:space="preserve"> </w:t>
      </w:r>
      <w:r w:rsidR="00595AA1" w:rsidRPr="00595AA1">
        <w:rPr>
          <w:rFonts w:asciiTheme="minorEastAsia" w:eastAsiaTheme="minorEastAsia" w:hAnsiTheme="minorEastAsia" w:hint="eastAsia"/>
          <w:bCs/>
          <w:color w:val="000000" w:themeColor="text1"/>
          <w:sz w:val="20"/>
        </w:rPr>
        <w:t>°（1.</w:t>
      </w:r>
      <w:r w:rsidR="00765FEB">
        <w:rPr>
          <w:rFonts w:asciiTheme="minorEastAsia" w:eastAsiaTheme="minorEastAsia" w:hAnsiTheme="minorEastAsia"/>
          <w:bCs/>
          <w:color w:val="000000" w:themeColor="text1"/>
          <w:sz w:val="20"/>
        </w:rPr>
        <w:t>10</w:t>
      </w:r>
      <w:r w:rsidR="00595AA1" w:rsidRPr="00595AA1">
        <w:rPr>
          <w:rFonts w:asciiTheme="minorEastAsia" w:eastAsiaTheme="minorEastAsia" w:hAnsiTheme="minorEastAsia" w:hint="eastAsia"/>
          <w:bCs/>
          <w:color w:val="000000" w:themeColor="text1"/>
          <w:sz w:val="20"/>
        </w:rPr>
        <w:t xml:space="preserve"> </w:t>
      </w:r>
      <w:r w:rsidR="001A0790" w:rsidRPr="00695061">
        <w:rPr>
          <w:rFonts w:asciiTheme="minorEastAsia" w:eastAsiaTheme="minorEastAsia" w:hAnsiTheme="minorEastAsia"/>
          <w:bCs/>
          <w:color w:val="EE0000"/>
          <w:sz w:val="20"/>
          <w:highlight w:val="yellow"/>
        </w:rPr>
        <w:t>± 0.37 s</w:t>
      </w:r>
      <w:r w:rsidR="00595AA1" w:rsidRPr="00595AA1">
        <w:rPr>
          <w:rFonts w:asciiTheme="minorEastAsia" w:eastAsiaTheme="minorEastAsia" w:hAnsiTheme="minorEastAsia" w:hint="eastAsia"/>
          <w:bCs/>
          <w:color w:val="000000" w:themeColor="text1"/>
          <w:sz w:val="20"/>
        </w:rPr>
        <w:t>）</w:t>
      </w:r>
      <w:r w:rsidR="00680F87" w:rsidRPr="00680F87">
        <w:rPr>
          <w:rFonts w:asciiTheme="minorEastAsia" w:eastAsiaTheme="minorEastAsia" w:hAnsiTheme="minorEastAsia"/>
          <w:bCs/>
          <w:color w:val="000000" w:themeColor="text1"/>
          <w:sz w:val="20"/>
        </w:rPr>
        <w:t>で</w:t>
      </w:r>
      <w:r w:rsidR="00680F87" w:rsidRPr="00B913F3">
        <w:rPr>
          <w:rFonts w:asciiTheme="minorEastAsia" w:eastAsiaTheme="minorEastAsia" w:hAnsiTheme="minorEastAsia"/>
          <w:bCs/>
          <w:color w:val="EE0000"/>
          <w:sz w:val="20"/>
          <w:highlight w:val="yellow"/>
        </w:rPr>
        <w:t>反応時間の増加がみられた</w:t>
      </w:r>
      <w:r w:rsidR="00BE60BB">
        <w:rPr>
          <w:rFonts w:asciiTheme="minorEastAsia" w:eastAsiaTheme="minorEastAsia" w:hAnsiTheme="minorEastAsia" w:hint="eastAsia"/>
          <w:bCs/>
          <w:color w:val="000000" w:themeColor="text1"/>
          <w:sz w:val="20"/>
        </w:rPr>
        <w:t>.</w:t>
      </w:r>
      <w:r w:rsidR="00595AA1" w:rsidRPr="00595AA1">
        <w:rPr>
          <w:rFonts w:asciiTheme="minorEastAsia" w:eastAsiaTheme="minorEastAsia" w:hAnsiTheme="minorEastAsia" w:hint="eastAsia"/>
          <w:bCs/>
          <w:color w:val="000000" w:themeColor="text1"/>
          <w:sz w:val="20"/>
        </w:rPr>
        <w:t>垂直方向においても</w:t>
      </w:r>
      <w:r w:rsidR="0079392B">
        <w:rPr>
          <w:rFonts w:asciiTheme="minorEastAsia" w:eastAsiaTheme="minorEastAsia" w:hAnsiTheme="minorEastAsia" w:hint="eastAsia"/>
          <w:bCs/>
          <w:color w:val="000000" w:themeColor="text1"/>
          <w:sz w:val="20"/>
        </w:rPr>
        <w:t>正面</w:t>
      </w:r>
      <w:r w:rsidR="00595AA1" w:rsidRPr="00595AA1">
        <w:rPr>
          <w:rFonts w:asciiTheme="minorEastAsia" w:eastAsiaTheme="minorEastAsia" w:hAnsiTheme="minorEastAsia" w:hint="eastAsia"/>
          <w:bCs/>
          <w:color w:val="000000" w:themeColor="text1"/>
          <w:sz w:val="20"/>
        </w:rPr>
        <w:t>から上下に離れるほど反応時間が</w:t>
      </w:r>
      <w:r w:rsidR="00A92C47" w:rsidRPr="00B913F3">
        <w:rPr>
          <w:rFonts w:asciiTheme="minorEastAsia" w:eastAsiaTheme="minorEastAsia" w:hAnsiTheme="minorEastAsia" w:hint="eastAsia"/>
          <w:bCs/>
          <w:color w:val="EE0000"/>
          <w:sz w:val="20"/>
          <w:highlight w:val="yellow"/>
        </w:rPr>
        <w:t>増加する</w:t>
      </w:r>
      <w:r w:rsidR="00595AA1" w:rsidRPr="00595AA1">
        <w:rPr>
          <w:rFonts w:asciiTheme="minorEastAsia" w:eastAsiaTheme="minorEastAsia" w:hAnsiTheme="minorEastAsia" w:hint="eastAsia"/>
          <w:bCs/>
          <w:color w:val="000000" w:themeColor="text1"/>
          <w:sz w:val="20"/>
        </w:rPr>
        <w:t>傾向が確認された</w:t>
      </w:r>
      <w:r w:rsidR="00BE60BB">
        <w:rPr>
          <w:rFonts w:asciiTheme="minorEastAsia" w:eastAsiaTheme="minorEastAsia" w:hAnsiTheme="minorEastAsia" w:hint="eastAsia"/>
          <w:bCs/>
          <w:color w:val="000000" w:themeColor="text1"/>
          <w:sz w:val="20"/>
        </w:rPr>
        <w:t>.</w:t>
      </w:r>
    </w:p>
    <w:p w14:paraId="7A8B8D31" w14:textId="21AA315B" w:rsidR="00A14982" w:rsidRDefault="00A14982" w:rsidP="00981C9A">
      <w:pPr>
        <w:rPr>
          <w:rFonts w:asciiTheme="minorEastAsia" w:eastAsiaTheme="minorEastAsia" w:hAnsiTheme="minorEastAsia"/>
          <w:bCs/>
          <w:color w:val="000000" w:themeColor="text1"/>
          <w:sz w:val="20"/>
        </w:rPr>
      </w:pPr>
      <w:r>
        <w:rPr>
          <w:rFonts w:asciiTheme="minorEastAsia" w:eastAsiaTheme="minorEastAsia" w:hAnsiTheme="minorEastAsia" w:hint="eastAsia"/>
          <w:bCs/>
          <w:noProof/>
          <w:color w:val="000000" w:themeColor="text1"/>
          <w:sz w:val="20"/>
        </w:rPr>
        <mc:AlternateContent>
          <mc:Choice Requires="wpg">
            <w:drawing>
              <wp:inline distT="0" distB="0" distL="0" distR="0" wp14:anchorId="193431C6" wp14:editId="3F9B58AF">
                <wp:extent cx="2942590" cy="2824843"/>
                <wp:effectExtent l="0" t="0" r="3810" b="0"/>
                <wp:docPr id="842590874" name="グループ化 6"/>
                <wp:cNvGraphicFramePr/>
                <a:graphic xmlns:a="http://schemas.openxmlformats.org/drawingml/2006/main">
                  <a:graphicData uri="http://schemas.microsoft.com/office/word/2010/wordprocessingGroup">
                    <wpg:wgp>
                      <wpg:cNvGrpSpPr/>
                      <wpg:grpSpPr>
                        <a:xfrm>
                          <a:off x="0" y="0"/>
                          <a:ext cx="2942590" cy="2824843"/>
                          <a:chOff x="-381532" y="-1061561"/>
                          <a:chExt cx="3470560" cy="3242599"/>
                        </a:xfrm>
                      </wpg:grpSpPr>
                      <wps:wsp>
                        <wps:cNvPr id="1584688580" name="テキスト ボックス 5"/>
                        <wps:cNvSpPr txBox="1"/>
                        <wps:spPr>
                          <a:xfrm>
                            <a:off x="-137966" y="1478181"/>
                            <a:ext cx="3216095" cy="702857"/>
                          </a:xfrm>
                          <a:prstGeom prst="rect">
                            <a:avLst/>
                          </a:prstGeom>
                          <a:solidFill>
                            <a:schemeClr val="lt1"/>
                          </a:solidFill>
                          <a:ln w="6350">
                            <a:noFill/>
                          </a:ln>
                        </wps:spPr>
                        <wps:txbx>
                          <w:txbxContent>
                            <w:p w14:paraId="6042AAB2" w14:textId="77777777" w:rsidR="00A14982" w:rsidRDefault="00A14982" w:rsidP="00A14982">
                              <w:pPr>
                                <w:jc w:val="center"/>
                                <w:rPr>
                                  <w:sz w:val="20"/>
                                  <w:szCs w:val="20"/>
                                </w:rPr>
                              </w:pPr>
                              <w:r w:rsidRPr="00450790">
                                <w:rPr>
                                  <w:rFonts w:hint="eastAsia"/>
                                  <w:sz w:val="20"/>
                                  <w:szCs w:val="20"/>
                                </w:rPr>
                                <w:t>図</w:t>
                              </w:r>
                              <w:r w:rsidRPr="00BF5BEE">
                                <w:rPr>
                                  <w:rFonts w:hint="eastAsia"/>
                                  <w:color w:val="EE0000"/>
                                  <w:sz w:val="20"/>
                                  <w:szCs w:val="20"/>
                                  <w:highlight w:val="yellow"/>
                                </w:rPr>
                                <w:t>５</w:t>
                              </w:r>
                              <w:r>
                                <w:rPr>
                                  <w:sz w:val="20"/>
                                  <w:szCs w:val="20"/>
                                </w:rPr>
                                <w:t xml:space="preserve"> </w:t>
                              </w:r>
                              <w:r>
                                <w:rPr>
                                  <w:rFonts w:hint="eastAsia"/>
                                  <w:sz w:val="20"/>
                                  <w:szCs w:val="20"/>
                                </w:rPr>
                                <w:t>座位における角度別平均反応時間</w:t>
                              </w:r>
                            </w:p>
                            <w:p w14:paraId="789B5B9B" w14:textId="77777777" w:rsidR="00A14982" w:rsidRPr="00450790" w:rsidRDefault="00A14982" w:rsidP="00A14982">
                              <w:pPr>
                                <w:jc w:val="center"/>
                                <w:rPr>
                                  <w:sz w:val="20"/>
                                  <w:szCs w:val="20"/>
                                </w:rPr>
                              </w:pPr>
                              <w:r>
                                <w:rPr>
                                  <w:sz w:val="20"/>
                                  <w:szCs w:val="20"/>
                                </w:rPr>
                                <w:t>Fig.</w:t>
                              </w:r>
                              <w:r w:rsidRPr="00BF5BEE">
                                <w:rPr>
                                  <w:color w:val="EE0000"/>
                                  <w:sz w:val="20"/>
                                  <w:szCs w:val="20"/>
                                  <w:highlight w:val="yellow"/>
                                </w:rPr>
                                <w:t>5</w:t>
                              </w:r>
                              <w:r>
                                <w:rPr>
                                  <w:sz w:val="20"/>
                                  <w:szCs w:val="20"/>
                                </w:rPr>
                                <w:t xml:space="preserve"> </w:t>
                              </w:r>
                              <w:r w:rsidRPr="00FD354C">
                                <w:rPr>
                                  <w:sz w:val="20"/>
                                  <w:szCs w:val="20"/>
                                </w:rPr>
                                <w:t>Average reaction times for different angles (Sitting)</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1145493107" name="図 9"/>
                          <pic:cNvPicPr>
                            <a:picLocks noChangeAspect="1"/>
                          </pic:cNvPicPr>
                        </pic:nvPicPr>
                        <pic:blipFill>
                          <a:blip r:embed="rId17" cstate="print">
                            <a:extLst>
                              <a:ext uri="{28A0092B-C50C-407E-A947-70E740481C1C}">
                                <a14:useLocalDpi xmlns:a14="http://schemas.microsoft.com/office/drawing/2010/main"/>
                              </a:ext>
                            </a:extLst>
                          </a:blip>
                          <a:srcRect/>
                          <a:stretch/>
                        </pic:blipFill>
                        <pic:spPr>
                          <a:xfrm>
                            <a:off x="-381532" y="-1061561"/>
                            <a:ext cx="3470560" cy="2539742"/>
                          </a:xfrm>
                          <a:prstGeom prst="rect">
                            <a:avLst/>
                          </a:prstGeom>
                        </pic:spPr>
                      </pic:pic>
                    </wpg:wgp>
                  </a:graphicData>
                </a:graphic>
              </wp:inline>
            </w:drawing>
          </mc:Choice>
          <mc:Fallback>
            <w:pict>
              <v:group w14:anchorId="193431C6" id="_x0000_s1044" style="width:231.7pt;height:222.45pt;mso-position-horizontal-relative:char;mso-position-vertical-relative:line" coordorigin="-3815,-10615" coordsize="34705,32425"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">
                <v:shape id="テキスト ボックス 5" o:spid="_x0000_s1045" type="#_x0000_t202" style="position:absolute;left:-1379;top:14781;width:32160;height:702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" fillcolor="white [3201]" stroked="f" strokeweight=".5pt">
                  <v:textbox inset="0,0,0,0">
                    <w:txbxContent>
                      <w:p w14:paraId="6042AAB2" w14:textId="77777777" w:rsidR="00A14982" w:rsidRDefault="00A14982" w:rsidP="00A14982">
                        <w:pPr>
                          <w:jc w:val="center"/>
                          <w:rPr>
                            <w:sz w:val="20"/>
                            <w:szCs w:val="20"/>
                          </w:rPr>
                        </w:pPr>
                        <w:r w:rsidRPr="00450790">
                          <w:rPr>
                            <w:rFonts w:hint="eastAsia"/>
                            <w:sz w:val="20"/>
                            <w:szCs w:val="20"/>
                          </w:rPr>
                          <w:t>図</w:t>
                        </w:r>
                        <w:r w:rsidRPr="00BF5BEE">
                          <w:rPr>
                            <w:rFonts w:hint="eastAsia"/>
                            <w:color w:val="EE0000"/>
                            <w:sz w:val="20"/>
                            <w:szCs w:val="20"/>
                            <w:highlight w:val="yellow"/>
                          </w:rPr>
                          <w:t>５</w:t>
                        </w:r>
                        <w:r>
                          <w:rPr>
                            <w:sz w:val="20"/>
                            <w:szCs w:val="20"/>
                          </w:rPr>
                          <w:t xml:space="preserve"> </w:t>
                        </w:r>
                        <w:r>
                          <w:rPr>
                            <w:rFonts w:hint="eastAsia"/>
                            <w:sz w:val="20"/>
                            <w:szCs w:val="20"/>
                          </w:rPr>
                          <w:t>座位における角度別平均反応時間</w:t>
                        </w:r>
                      </w:p>
                      <w:p w14:paraId="789B5B9B" w14:textId="77777777" w:rsidR="00A14982" w:rsidRPr="00450790" w:rsidRDefault="00A14982" w:rsidP="00A14982">
                        <w:pPr>
                          <w:jc w:val="center"/>
                          <w:rPr>
                            <w:sz w:val="20"/>
                            <w:szCs w:val="20"/>
                          </w:rPr>
                        </w:pPr>
                        <w:r>
                          <w:rPr>
                            <w:sz w:val="20"/>
                            <w:szCs w:val="20"/>
                          </w:rPr>
                          <w:t>Fig.</w:t>
                        </w:r>
                        <w:r w:rsidRPr="00BF5BEE">
                          <w:rPr>
                            <w:color w:val="EE0000"/>
                            <w:sz w:val="20"/>
                            <w:szCs w:val="20"/>
                            <w:highlight w:val="yellow"/>
                          </w:rPr>
                          <w:t>5</w:t>
                        </w:r>
                        <w:r>
                          <w:rPr>
                            <w:sz w:val="20"/>
                            <w:szCs w:val="20"/>
                          </w:rPr>
                          <w:t xml:space="preserve"> </w:t>
                        </w:r>
                        <w:r w:rsidRPr="00FD354C">
                          <w:rPr>
                            <w:sz w:val="20"/>
                            <w:szCs w:val="20"/>
                          </w:rPr>
                          <w:t>Average reaction times for different angles (Sitting)</w:t>
                        </w:r>
                      </w:p>
                    </w:txbxContent>
                  </v:textbox>
                </v:shape>
                <v:shape id="図 9" o:spid="_x0000_s1046" type="#_x0000_t75" style="position:absolute;left:-3815;top:-10615;width:34705;height:2539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">
                  <v:imagedata r:id="rId18" o:title=""/>
                </v:shape>
                <w10:anchorlock/>
              </v:group>
            </w:pict>
          </mc:Fallback>
        </mc:AlternateContent>
      </w:r>
    </w:p>
    <w:p w14:paraId="595B495A" w14:textId="77777777" w:rsidR="00667835" w:rsidRDefault="00667835" w:rsidP="00981C9A">
      <w:pPr>
        <w:rPr>
          <w:rFonts w:asciiTheme="minorEastAsia" w:eastAsiaTheme="minorEastAsia" w:hAnsiTheme="minorEastAsia"/>
          <w:bCs/>
          <w:color w:val="000000" w:themeColor="text1"/>
          <w:sz w:val="20"/>
        </w:rPr>
      </w:pPr>
    </w:p>
    <w:p w14:paraId="71FE29D7" w14:textId="542D18ED" w:rsidR="00AA6146" w:rsidRDefault="00D41B57" w:rsidP="00981C9A">
      <w:pPr>
        <w:rPr>
          <w:rFonts w:asciiTheme="minorEastAsia" w:eastAsiaTheme="minorEastAsia" w:hAnsiTheme="minorEastAsia"/>
          <w:bCs/>
          <w:color w:val="000000" w:themeColor="text1"/>
          <w:sz w:val="20"/>
        </w:rPr>
      </w:pPr>
      <w:r>
        <w:rPr>
          <w:rFonts w:asciiTheme="minorEastAsia" w:eastAsiaTheme="minorEastAsia" w:hAnsiTheme="minorEastAsia" w:hint="eastAsia"/>
          <w:bCs/>
          <w:color w:val="000000" w:themeColor="text1"/>
          <w:sz w:val="20"/>
        </w:rPr>
        <w:t xml:space="preserve">　</w:t>
      </w:r>
      <w:r w:rsidR="00771F7D" w:rsidRPr="00771F7D">
        <w:rPr>
          <w:rFonts w:asciiTheme="minorEastAsia" w:eastAsiaTheme="minorEastAsia" w:hAnsiTheme="minorEastAsia"/>
          <w:bCs/>
          <w:color w:val="000000" w:themeColor="text1"/>
          <w:sz w:val="20"/>
        </w:rPr>
        <w:t>半座位に</w:t>
      </w:r>
      <w:r w:rsidR="0068201E">
        <w:rPr>
          <w:rFonts w:asciiTheme="minorEastAsia" w:eastAsiaTheme="minorEastAsia" w:hAnsiTheme="minorEastAsia" w:hint="eastAsia"/>
          <w:bCs/>
          <w:color w:val="000000" w:themeColor="text1"/>
          <w:sz w:val="20"/>
        </w:rPr>
        <w:t>おいては</w:t>
      </w:r>
      <w:r w:rsidR="0068201E">
        <w:rPr>
          <w:rFonts w:asciiTheme="minorEastAsia" w:eastAsiaTheme="minorEastAsia" w:hAnsiTheme="minorEastAsia"/>
          <w:bCs/>
          <w:color w:val="000000" w:themeColor="text1"/>
          <w:sz w:val="20"/>
        </w:rPr>
        <w:t>,</w:t>
      </w:r>
      <w:r w:rsidR="00771F7D" w:rsidRPr="00771F7D">
        <w:rPr>
          <w:rFonts w:asciiTheme="minorEastAsia" w:eastAsiaTheme="minorEastAsia" w:hAnsiTheme="minorEastAsia"/>
          <w:bCs/>
          <w:color w:val="000000" w:themeColor="text1"/>
          <w:sz w:val="20"/>
        </w:rPr>
        <w:t>水平方向および垂直方向のいずれにおいても</w:t>
      </w:r>
      <w:r w:rsidR="000261CF" w:rsidRPr="00B913F3">
        <w:rPr>
          <w:rFonts w:asciiTheme="minorEastAsia" w:eastAsiaTheme="minorEastAsia" w:hAnsiTheme="minorEastAsia"/>
          <w:bCs/>
          <w:color w:val="EE0000"/>
          <w:sz w:val="20"/>
          <w:highlight w:val="yellow"/>
        </w:rPr>
        <w:t>角度に応じた反応時間の変化がみられた</w:t>
      </w:r>
      <w:r w:rsidR="00526EF1">
        <w:rPr>
          <w:rFonts w:asciiTheme="minorEastAsia" w:eastAsiaTheme="minorEastAsia" w:hAnsiTheme="minorEastAsia"/>
          <w:bCs/>
          <w:color w:val="000000" w:themeColor="text1"/>
          <w:sz w:val="20"/>
        </w:rPr>
        <w:t>.</w:t>
      </w:r>
      <w:r w:rsidR="00771F7D" w:rsidRPr="00771F7D">
        <w:rPr>
          <w:rFonts w:asciiTheme="minorEastAsia" w:eastAsiaTheme="minorEastAsia" w:hAnsiTheme="minorEastAsia"/>
          <w:bCs/>
          <w:color w:val="000000" w:themeColor="text1"/>
          <w:sz w:val="20"/>
        </w:rPr>
        <w:t>水平方向においては</w:t>
      </w:r>
      <w:r w:rsidR="00526EF1">
        <w:rPr>
          <w:rFonts w:asciiTheme="minorEastAsia" w:eastAsiaTheme="minorEastAsia" w:hAnsiTheme="minorEastAsia"/>
          <w:bCs/>
          <w:color w:val="000000" w:themeColor="text1"/>
          <w:sz w:val="20"/>
        </w:rPr>
        <w:t>,</w:t>
      </w:r>
      <w:r w:rsidR="00771F7D" w:rsidRPr="00771F7D">
        <w:rPr>
          <w:rFonts w:asciiTheme="minorEastAsia" w:eastAsiaTheme="minorEastAsia" w:hAnsiTheme="minorEastAsia"/>
          <w:bCs/>
          <w:color w:val="000000" w:themeColor="text1"/>
          <w:sz w:val="20"/>
        </w:rPr>
        <w:t>正面（0.7</w:t>
      </w:r>
      <w:r w:rsidR="005F479D">
        <w:rPr>
          <w:rFonts w:asciiTheme="minorEastAsia" w:eastAsiaTheme="minorEastAsia" w:hAnsiTheme="minorEastAsia"/>
          <w:bCs/>
          <w:color w:val="000000" w:themeColor="text1"/>
          <w:sz w:val="20"/>
        </w:rPr>
        <w:t>6</w:t>
      </w:r>
      <w:r w:rsidR="00771F7D" w:rsidRPr="00771F7D">
        <w:rPr>
          <w:rFonts w:asciiTheme="minorEastAsia" w:eastAsiaTheme="minorEastAsia" w:hAnsiTheme="minorEastAsia"/>
          <w:bCs/>
          <w:color w:val="000000" w:themeColor="text1"/>
          <w:sz w:val="20"/>
        </w:rPr>
        <w:t xml:space="preserve"> </w:t>
      </w:r>
      <w:r w:rsidR="009502D6" w:rsidRPr="00B913F3">
        <w:rPr>
          <w:rFonts w:asciiTheme="minorEastAsia" w:eastAsiaTheme="minorEastAsia" w:hAnsiTheme="minorEastAsia"/>
          <w:bCs/>
          <w:color w:val="EE0000"/>
          <w:sz w:val="20"/>
          <w:highlight w:val="yellow"/>
        </w:rPr>
        <w:t>± 0.21 s</w:t>
      </w:r>
      <w:r w:rsidR="00771F7D" w:rsidRPr="00771F7D">
        <w:rPr>
          <w:rFonts w:asciiTheme="minorEastAsia" w:eastAsiaTheme="minorEastAsia" w:hAnsiTheme="minorEastAsia"/>
          <w:bCs/>
          <w:color w:val="000000" w:themeColor="text1"/>
          <w:sz w:val="20"/>
        </w:rPr>
        <w:t>）が最も速く</w:t>
      </w:r>
      <w:r w:rsidR="00526EF1">
        <w:rPr>
          <w:rFonts w:asciiTheme="minorEastAsia" w:eastAsiaTheme="minorEastAsia" w:hAnsiTheme="minorEastAsia"/>
          <w:bCs/>
          <w:color w:val="000000" w:themeColor="text1"/>
          <w:sz w:val="20"/>
        </w:rPr>
        <w:t>,</w:t>
      </w:r>
      <w:r w:rsidR="00771F7D" w:rsidRPr="00771F7D">
        <w:rPr>
          <w:rFonts w:asciiTheme="minorEastAsia" w:eastAsiaTheme="minorEastAsia" w:hAnsiTheme="minorEastAsia"/>
          <w:bCs/>
          <w:color w:val="000000" w:themeColor="text1"/>
          <w:sz w:val="20"/>
        </w:rPr>
        <w:t>左右に離れるに従って反応時間は</w:t>
      </w:r>
      <w:r w:rsidR="00E415C3">
        <w:rPr>
          <w:rFonts w:asciiTheme="minorEastAsia" w:eastAsiaTheme="minorEastAsia" w:hAnsiTheme="minorEastAsia" w:hint="eastAsia"/>
          <w:bCs/>
          <w:color w:val="000000" w:themeColor="text1"/>
          <w:sz w:val="20"/>
        </w:rPr>
        <w:t>増加する</w:t>
      </w:r>
      <w:r w:rsidR="00771F7D" w:rsidRPr="00771F7D">
        <w:rPr>
          <w:rFonts w:asciiTheme="minorEastAsia" w:eastAsiaTheme="minorEastAsia" w:hAnsiTheme="minorEastAsia"/>
          <w:bCs/>
          <w:color w:val="000000" w:themeColor="text1"/>
          <w:sz w:val="20"/>
        </w:rPr>
        <w:t>傾向を示した</w:t>
      </w:r>
      <w:r w:rsidR="00526EF1">
        <w:rPr>
          <w:rFonts w:asciiTheme="minorEastAsia" w:eastAsiaTheme="minorEastAsia" w:hAnsiTheme="minorEastAsia"/>
          <w:bCs/>
          <w:color w:val="000000" w:themeColor="text1"/>
          <w:sz w:val="20"/>
        </w:rPr>
        <w:t>.</w:t>
      </w:r>
      <w:r w:rsidR="00771F7D" w:rsidRPr="00771F7D">
        <w:rPr>
          <w:rFonts w:asciiTheme="minorEastAsia" w:eastAsiaTheme="minorEastAsia" w:hAnsiTheme="minorEastAsia"/>
          <w:bCs/>
          <w:color w:val="000000" w:themeColor="text1"/>
          <w:sz w:val="20"/>
        </w:rPr>
        <w:t>垂直方向においても</w:t>
      </w:r>
      <w:r w:rsidR="00526EF1">
        <w:rPr>
          <w:rFonts w:asciiTheme="minorEastAsia" w:eastAsiaTheme="minorEastAsia" w:hAnsiTheme="minorEastAsia"/>
          <w:bCs/>
          <w:color w:val="000000" w:themeColor="text1"/>
          <w:sz w:val="20"/>
        </w:rPr>
        <w:t>,</w:t>
      </w:r>
      <w:r w:rsidR="00771F7D" w:rsidRPr="00771F7D">
        <w:rPr>
          <w:rFonts w:asciiTheme="minorEastAsia" w:eastAsiaTheme="minorEastAsia" w:hAnsiTheme="minorEastAsia"/>
          <w:bCs/>
          <w:color w:val="000000" w:themeColor="text1"/>
          <w:sz w:val="20"/>
        </w:rPr>
        <w:t>正面が最も速く</w:t>
      </w:r>
      <w:r w:rsidR="00526EF1">
        <w:rPr>
          <w:rFonts w:asciiTheme="minorEastAsia" w:eastAsiaTheme="minorEastAsia" w:hAnsiTheme="minorEastAsia"/>
          <w:bCs/>
          <w:color w:val="000000" w:themeColor="text1"/>
          <w:sz w:val="20"/>
        </w:rPr>
        <w:t>,</w:t>
      </w:r>
      <w:r w:rsidR="00771F7D" w:rsidRPr="00771F7D">
        <w:rPr>
          <w:rFonts w:asciiTheme="minorEastAsia" w:eastAsiaTheme="minorEastAsia" w:hAnsiTheme="minorEastAsia"/>
          <w:bCs/>
          <w:color w:val="000000" w:themeColor="text1"/>
          <w:sz w:val="20"/>
        </w:rPr>
        <w:t>上</w:t>
      </w:r>
      <w:r w:rsidR="00771F7D" w:rsidRPr="00771F7D">
        <w:rPr>
          <w:rFonts w:asciiTheme="minorEastAsia" w:eastAsiaTheme="minorEastAsia" w:hAnsiTheme="minorEastAsia"/>
          <w:bCs/>
          <w:color w:val="000000" w:themeColor="text1"/>
          <w:sz w:val="20"/>
        </w:rPr>
        <w:lastRenderedPageBreak/>
        <w:t>方向では30</w:t>
      </w:r>
      <w:r w:rsidR="008409C1">
        <w:rPr>
          <w:rFonts w:asciiTheme="minorEastAsia" w:eastAsiaTheme="minorEastAsia" w:hAnsiTheme="minorEastAsia"/>
          <w:bCs/>
          <w:color w:val="000000" w:themeColor="text1"/>
          <w:sz w:val="20"/>
        </w:rPr>
        <w:t xml:space="preserve"> </w:t>
      </w:r>
      <w:r w:rsidR="00771F7D" w:rsidRPr="00771F7D">
        <w:rPr>
          <w:rFonts w:asciiTheme="minorEastAsia" w:eastAsiaTheme="minorEastAsia" w:hAnsiTheme="minorEastAsia"/>
          <w:bCs/>
          <w:color w:val="000000" w:themeColor="text1"/>
          <w:sz w:val="20"/>
        </w:rPr>
        <w:t xml:space="preserve">°（0.77 </w:t>
      </w:r>
      <w:r w:rsidR="005B22A6" w:rsidRPr="00B913F3">
        <w:rPr>
          <w:rFonts w:asciiTheme="minorEastAsia" w:eastAsiaTheme="minorEastAsia" w:hAnsiTheme="minorEastAsia"/>
          <w:bCs/>
          <w:color w:val="EE0000"/>
          <w:sz w:val="20"/>
          <w:highlight w:val="yellow"/>
        </w:rPr>
        <w:t>± 0.30 s</w:t>
      </w:r>
      <w:r w:rsidR="00771F7D" w:rsidRPr="00771F7D">
        <w:rPr>
          <w:rFonts w:asciiTheme="minorEastAsia" w:eastAsiaTheme="minorEastAsia" w:hAnsiTheme="minorEastAsia"/>
          <w:bCs/>
          <w:color w:val="000000" w:themeColor="text1"/>
          <w:sz w:val="20"/>
        </w:rPr>
        <w:t>）に比べ60</w:t>
      </w:r>
      <w:r w:rsidR="008409C1">
        <w:rPr>
          <w:rFonts w:asciiTheme="minorEastAsia" w:eastAsiaTheme="minorEastAsia" w:hAnsiTheme="minorEastAsia"/>
          <w:bCs/>
          <w:color w:val="000000" w:themeColor="text1"/>
          <w:sz w:val="20"/>
        </w:rPr>
        <w:t xml:space="preserve"> </w:t>
      </w:r>
      <w:r w:rsidR="00771F7D" w:rsidRPr="00771F7D">
        <w:rPr>
          <w:rFonts w:asciiTheme="minorEastAsia" w:eastAsiaTheme="minorEastAsia" w:hAnsiTheme="minorEastAsia"/>
          <w:bCs/>
          <w:color w:val="000000" w:themeColor="text1"/>
          <w:sz w:val="20"/>
        </w:rPr>
        <w:t xml:space="preserve">°（1.09 </w:t>
      </w:r>
      <w:r w:rsidR="00E9246F" w:rsidRPr="00B913F3">
        <w:rPr>
          <w:rFonts w:asciiTheme="minorEastAsia" w:eastAsiaTheme="minorEastAsia" w:hAnsiTheme="minorEastAsia"/>
          <w:bCs/>
          <w:color w:val="EE0000"/>
          <w:sz w:val="20"/>
          <w:highlight w:val="yellow"/>
        </w:rPr>
        <w:t>± 0.56 s</w:t>
      </w:r>
      <w:r w:rsidR="00771F7D" w:rsidRPr="00771F7D">
        <w:rPr>
          <w:rFonts w:asciiTheme="minorEastAsia" w:eastAsiaTheme="minorEastAsia" w:hAnsiTheme="minorEastAsia"/>
          <w:bCs/>
          <w:color w:val="000000" w:themeColor="text1"/>
          <w:sz w:val="20"/>
        </w:rPr>
        <w:t>）で大幅な遅延が認められた</w:t>
      </w:r>
      <w:r w:rsidR="00526EF1">
        <w:rPr>
          <w:rFonts w:asciiTheme="minorEastAsia" w:eastAsiaTheme="minorEastAsia" w:hAnsiTheme="minorEastAsia"/>
          <w:bCs/>
          <w:color w:val="000000" w:themeColor="text1"/>
          <w:sz w:val="20"/>
        </w:rPr>
        <w:t>.</w:t>
      </w:r>
    </w:p>
    <w:p w14:paraId="163BDE79" w14:textId="3294D9D4" w:rsidR="00A14982" w:rsidRDefault="00A14982" w:rsidP="00981C9A">
      <w:pPr>
        <w:rPr>
          <w:rFonts w:asciiTheme="minorEastAsia" w:eastAsiaTheme="minorEastAsia" w:hAnsiTheme="minorEastAsia"/>
          <w:bCs/>
          <w:color w:val="000000" w:themeColor="text1"/>
          <w:sz w:val="20"/>
        </w:rPr>
      </w:pPr>
      <w:r>
        <w:rPr>
          <w:rFonts w:asciiTheme="minorEastAsia" w:eastAsiaTheme="minorEastAsia" w:hAnsiTheme="minorEastAsia" w:hint="eastAsia"/>
          <w:bCs/>
          <w:noProof/>
          <w:color w:val="000000" w:themeColor="text1"/>
          <w:sz w:val="20"/>
        </w:rPr>
        <mc:AlternateContent>
          <mc:Choice Requires="wpg">
            <w:drawing>
              <wp:inline distT="0" distB="0" distL="0" distR="0" wp14:anchorId="13756087" wp14:editId="7A183301">
                <wp:extent cx="2942590" cy="2841172"/>
                <wp:effectExtent l="0" t="0" r="3810" b="3810"/>
                <wp:docPr id="818650923" name="グループ化 6"/>
                <wp:cNvGraphicFramePr/>
                <a:graphic xmlns:a="http://schemas.openxmlformats.org/drawingml/2006/main">
                  <a:graphicData uri="http://schemas.microsoft.com/office/word/2010/wordprocessingGroup">
                    <wpg:wgp>
                      <wpg:cNvGrpSpPr/>
                      <wpg:grpSpPr>
                        <a:xfrm>
                          <a:off x="0" y="0"/>
                          <a:ext cx="2942590" cy="2841172"/>
                          <a:chOff x="-333114" y="-1076815"/>
                          <a:chExt cx="3533477" cy="3318942"/>
                        </a:xfrm>
                      </wpg:grpSpPr>
                      <wps:wsp>
                        <wps:cNvPr id="2011448874" name="テキスト ボックス 5"/>
                        <wps:cNvSpPr txBox="1"/>
                        <wps:spPr>
                          <a:xfrm>
                            <a:off x="-137953" y="1508740"/>
                            <a:ext cx="3216095" cy="733387"/>
                          </a:xfrm>
                          <a:prstGeom prst="rect">
                            <a:avLst/>
                          </a:prstGeom>
                          <a:solidFill>
                            <a:schemeClr val="lt1"/>
                          </a:solidFill>
                          <a:ln w="6350">
                            <a:noFill/>
                          </a:ln>
                        </wps:spPr>
                        <wps:txbx>
                          <w:txbxContent>
                            <w:p w14:paraId="3C1E193D" w14:textId="77777777" w:rsidR="00A14982" w:rsidRDefault="00A14982" w:rsidP="00A14982">
                              <w:pPr>
                                <w:jc w:val="center"/>
                                <w:rPr>
                                  <w:sz w:val="20"/>
                                  <w:szCs w:val="20"/>
                                </w:rPr>
                              </w:pPr>
                              <w:r w:rsidRPr="00450790">
                                <w:rPr>
                                  <w:rFonts w:hint="eastAsia"/>
                                  <w:sz w:val="20"/>
                                  <w:szCs w:val="20"/>
                                </w:rPr>
                                <w:t>図</w:t>
                              </w:r>
                              <w:r w:rsidRPr="00452EAD">
                                <w:rPr>
                                  <w:rFonts w:hint="eastAsia"/>
                                  <w:color w:val="EE0000"/>
                                  <w:sz w:val="20"/>
                                  <w:szCs w:val="20"/>
                                  <w:highlight w:val="yellow"/>
                                </w:rPr>
                                <w:t>６</w:t>
                              </w:r>
                              <w:r>
                                <w:rPr>
                                  <w:sz w:val="20"/>
                                  <w:szCs w:val="20"/>
                                </w:rPr>
                                <w:t xml:space="preserve"> </w:t>
                              </w:r>
                              <w:r>
                                <w:rPr>
                                  <w:rFonts w:hint="eastAsia"/>
                                  <w:sz w:val="20"/>
                                  <w:szCs w:val="20"/>
                                </w:rPr>
                                <w:t>半座位における角度別平均反応時間</w:t>
                              </w:r>
                            </w:p>
                            <w:p w14:paraId="69BB1E89" w14:textId="77777777" w:rsidR="00A14982" w:rsidRPr="00450790" w:rsidRDefault="00A14982" w:rsidP="00A14982">
                              <w:pPr>
                                <w:jc w:val="center"/>
                                <w:rPr>
                                  <w:sz w:val="20"/>
                                  <w:szCs w:val="20"/>
                                </w:rPr>
                              </w:pPr>
                              <w:r>
                                <w:rPr>
                                  <w:sz w:val="20"/>
                                  <w:szCs w:val="20"/>
                                </w:rPr>
                                <w:t>Fig.</w:t>
                              </w:r>
                              <w:r w:rsidRPr="00452EAD">
                                <w:rPr>
                                  <w:color w:val="EE0000"/>
                                  <w:sz w:val="20"/>
                                  <w:szCs w:val="20"/>
                                  <w:highlight w:val="yellow"/>
                                </w:rPr>
                                <w:t>6</w:t>
                              </w:r>
                              <w:r>
                                <w:rPr>
                                  <w:sz w:val="20"/>
                                  <w:szCs w:val="20"/>
                                </w:rPr>
                                <w:t xml:space="preserve"> </w:t>
                              </w:r>
                              <w:r w:rsidRPr="00FD354C">
                                <w:rPr>
                                  <w:sz w:val="20"/>
                                  <w:szCs w:val="20"/>
                                </w:rPr>
                                <w:t>Average reaction times for different angles (</w:t>
                              </w:r>
                              <w:r>
                                <w:rPr>
                                  <w:sz w:val="20"/>
                                  <w:szCs w:val="20"/>
                                </w:rPr>
                                <w:t>Semi s</w:t>
                              </w:r>
                              <w:r w:rsidRPr="00FD354C">
                                <w:rPr>
                                  <w:sz w:val="20"/>
                                  <w:szCs w:val="20"/>
                                </w:rPr>
                                <w:t>itting)</w:t>
                              </w:r>
                            </w:p>
                            <w:p w14:paraId="4A8F64C1" w14:textId="77777777" w:rsidR="00A14982" w:rsidRPr="00531149" w:rsidRDefault="00A14982" w:rsidP="00A14982">
                              <w:pPr>
                                <w:jc w:val="center"/>
                                <w:rPr>
                                  <w:sz w:val="20"/>
                                  <w:szCs w:val="20"/>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1220889442" name="図 9"/>
                          <pic:cNvPicPr>
                            <a:picLocks noChangeAspect="1"/>
                          </pic:cNvPicPr>
                        </pic:nvPicPr>
                        <pic:blipFill>
                          <a:blip r:embed="rId19" cstate="print">
                            <a:extLst>
                              <a:ext uri="{28A0092B-C50C-407E-A947-70E740481C1C}">
                                <a14:useLocalDpi xmlns:a14="http://schemas.microsoft.com/office/drawing/2010/main"/>
                              </a:ext>
                            </a:extLst>
                          </a:blip>
                          <a:srcRect/>
                          <a:stretch/>
                        </pic:blipFill>
                        <pic:spPr>
                          <a:xfrm>
                            <a:off x="-333114" y="-1076815"/>
                            <a:ext cx="3533477" cy="2585561"/>
                          </a:xfrm>
                          <a:prstGeom prst="rect">
                            <a:avLst/>
                          </a:prstGeom>
                        </pic:spPr>
                      </pic:pic>
                    </wpg:wgp>
                  </a:graphicData>
                </a:graphic>
              </wp:inline>
            </w:drawing>
          </mc:Choice>
          <mc:Fallback>
            <w:pict>
              <v:group w14:anchorId="13756087" id="_x0000_s1047" style="width:231.7pt;height:223.7pt;mso-position-horizontal-relative:char;mso-position-vertical-relative:line" coordorigin="-3331,-10768" coordsize="35334,33189"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">
                <v:shape id="テキスト ボックス 5" o:spid="_x0000_s1048" type="#_x0000_t202" style="position:absolute;left:-1379;top:15087;width:32160;height:733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" fillcolor="white [3201]" stroked="f" strokeweight=".5pt">
                  <v:textbox inset="0,0,0,0">
                    <w:txbxContent>
                      <w:p w14:paraId="3C1E193D" w14:textId="77777777" w:rsidR="00A14982" w:rsidRDefault="00A14982" w:rsidP="00A14982">
                        <w:pPr>
                          <w:jc w:val="center"/>
                          <w:rPr>
                            <w:sz w:val="20"/>
                            <w:szCs w:val="20"/>
                          </w:rPr>
                        </w:pPr>
                        <w:r w:rsidRPr="00450790">
                          <w:rPr>
                            <w:rFonts w:hint="eastAsia"/>
                            <w:sz w:val="20"/>
                            <w:szCs w:val="20"/>
                          </w:rPr>
                          <w:t>図</w:t>
                        </w:r>
                        <w:r w:rsidRPr="00452EAD">
                          <w:rPr>
                            <w:rFonts w:hint="eastAsia"/>
                            <w:color w:val="EE0000"/>
                            <w:sz w:val="20"/>
                            <w:szCs w:val="20"/>
                            <w:highlight w:val="yellow"/>
                          </w:rPr>
                          <w:t>６</w:t>
                        </w:r>
                        <w:r>
                          <w:rPr>
                            <w:sz w:val="20"/>
                            <w:szCs w:val="20"/>
                          </w:rPr>
                          <w:t xml:space="preserve"> </w:t>
                        </w:r>
                        <w:r>
                          <w:rPr>
                            <w:rFonts w:hint="eastAsia"/>
                            <w:sz w:val="20"/>
                            <w:szCs w:val="20"/>
                          </w:rPr>
                          <w:t>半座位における角度別平均反応時間</w:t>
                        </w:r>
                      </w:p>
                      <w:p w14:paraId="69BB1E89" w14:textId="77777777" w:rsidR="00A14982" w:rsidRPr="00450790" w:rsidRDefault="00A14982" w:rsidP="00A14982">
                        <w:pPr>
                          <w:jc w:val="center"/>
                          <w:rPr>
                            <w:sz w:val="20"/>
                            <w:szCs w:val="20"/>
                          </w:rPr>
                        </w:pPr>
                        <w:r>
                          <w:rPr>
                            <w:sz w:val="20"/>
                            <w:szCs w:val="20"/>
                          </w:rPr>
                          <w:t>Fig.</w:t>
                        </w:r>
                        <w:r w:rsidRPr="00452EAD">
                          <w:rPr>
                            <w:color w:val="EE0000"/>
                            <w:sz w:val="20"/>
                            <w:szCs w:val="20"/>
                            <w:highlight w:val="yellow"/>
                          </w:rPr>
                          <w:t>6</w:t>
                        </w:r>
                        <w:r>
                          <w:rPr>
                            <w:sz w:val="20"/>
                            <w:szCs w:val="20"/>
                          </w:rPr>
                          <w:t xml:space="preserve"> </w:t>
                        </w:r>
                        <w:r w:rsidRPr="00FD354C">
                          <w:rPr>
                            <w:sz w:val="20"/>
                            <w:szCs w:val="20"/>
                          </w:rPr>
                          <w:t>Average reaction times for different angles (</w:t>
                        </w:r>
                        <w:r>
                          <w:rPr>
                            <w:sz w:val="20"/>
                            <w:szCs w:val="20"/>
                          </w:rPr>
                          <w:t>Semi s</w:t>
                        </w:r>
                        <w:r w:rsidRPr="00FD354C">
                          <w:rPr>
                            <w:sz w:val="20"/>
                            <w:szCs w:val="20"/>
                          </w:rPr>
                          <w:t>itting)</w:t>
                        </w:r>
                      </w:p>
                      <w:p w14:paraId="4A8F64C1" w14:textId="77777777" w:rsidR="00A14982" w:rsidRPr="00531149" w:rsidRDefault="00A14982" w:rsidP="00A14982">
                        <w:pPr>
                          <w:jc w:val="center"/>
                          <w:rPr>
                            <w:sz w:val="20"/>
                            <w:szCs w:val="20"/>
                          </w:rPr>
                        </w:pPr>
                      </w:p>
                    </w:txbxContent>
                  </v:textbox>
                </v:shape>
                <v:shape id="図 9" o:spid="_x0000_s1049" type="#_x0000_t75" style="position:absolute;left:-3331;top:-10768;width:35334;height:2585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">
                  <v:imagedata r:id="rId20" o:title=""/>
                </v:shape>
                <w10:anchorlock/>
              </v:group>
            </w:pict>
          </mc:Fallback>
        </mc:AlternateContent>
      </w:r>
    </w:p>
    <w:p w14:paraId="4B4BD4D6" w14:textId="77A24CB3" w:rsidR="00A14982" w:rsidRDefault="00A14982" w:rsidP="00D21F37">
      <w:pPr>
        <w:rPr>
          <w:rFonts w:asciiTheme="minorEastAsia" w:eastAsiaTheme="minorEastAsia" w:hAnsiTheme="minorEastAsia"/>
          <w:bCs/>
          <w:color w:val="000000" w:themeColor="text1"/>
          <w:sz w:val="20"/>
        </w:rPr>
      </w:pPr>
      <w:r>
        <w:rPr>
          <w:rFonts w:asciiTheme="minorEastAsia" w:eastAsiaTheme="minorEastAsia" w:hAnsiTheme="minorEastAsia" w:hint="eastAsia"/>
          <w:bCs/>
          <w:noProof/>
          <w:color w:val="000000" w:themeColor="text1"/>
          <w:sz w:val="20"/>
        </w:rPr>
        <mc:AlternateContent>
          <mc:Choice Requires="wpg">
            <w:drawing>
              <wp:inline distT="0" distB="0" distL="0" distR="0" wp14:anchorId="28655EAC" wp14:editId="55C5804D">
                <wp:extent cx="2942590" cy="2774950"/>
                <wp:effectExtent l="0" t="0" r="3810" b="6350"/>
                <wp:docPr id="811557238" name="グループ化 6"/>
                <wp:cNvGraphicFramePr/>
                <a:graphic xmlns:a="http://schemas.openxmlformats.org/drawingml/2006/main">
                  <a:graphicData uri="http://schemas.microsoft.com/office/word/2010/wordprocessingGroup">
                    <wpg:wgp>
                      <wpg:cNvGrpSpPr/>
                      <wpg:grpSpPr>
                        <a:xfrm>
                          <a:off x="0" y="0"/>
                          <a:ext cx="2942590" cy="2774950"/>
                          <a:chOff x="-366401" y="-1045208"/>
                          <a:chExt cx="3422161" cy="3140755"/>
                        </a:xfrm>
                      </wpg:grpSpPr>
                      <wps:wsp>
                        <wps:cNvPr id="284376672" name="テキスト ボックス 5"/>
                        <wps:cNvSpPr txBox="1"/>
                        <wps:spPr>
                          <a:xfrm>
                            <a:off x="-222371" y="1459937"/>
                            <a:ext cx="3216094" cy="635610"/>
                          </a:xfrm>
                          <a:prstGeom prst="rect">
                            <a:avLst/>
                          </a:prstGeom>
                          <a:solidFill>
                            <a:schemeClr val="lt1"/>
                          </a:solidFill>
                          <a:ln w="6350">
                            <a:noFill/>
                          </a:ln>
                        </wps:spPr>
                        <wps:txbx>
                          <w:txbxContent>
                            <w:p w14:paraId="5FBE5CA2" w14:textId="77777777" w:rsidR="00A14982" w:rsidRDefault="00A14982" w:rsidP="00A14982">
                              <w:pPr>
                                <w:jc w:val="center"/>
                                <w:rPr>
                                  <w:sz w:val="20"/>
                                  <w:szCs w:val="20"/>
                                </w:rPr>
                              </w:pPr>
                              <w:r w:rsidRPr="00450790">
                                <w:rPr>
                                  <w:rFonts w:hint="eastAsia"/>
                                  <w:sz w:val="20"/>
                                  <w:szCs w:val="20"/>
                                </w:rPr>
                                <w:t>図</w:t>
                              </w:r>
                              <w:r w:rsidRPr="00A87D05">
                                <w:rPr>
                                  <w:rFonts w:hint="eastAsia"/>
                                  <w:color w:val="EE0000"/>
                                  <w:sz w:val="20"/>
                                  <w:szCs w:val="20"/>
                                  <w:highlight w:val="yellow"/>
                                </w:rPr>
                                <w:t>７</w:t>
                              </w:r>
                              <w:r>
                                <w:rPr>
                                  <w:sz w:val="20"/>
                                  <w:szCs w:val="20"/>
                                </w:rPr>
                                <w:t xml:space="preserve"> </w:t>
                              </w:r>
                              <w:r>
                                <w:rPr>
                                  <w:rFonts w:hint="eastAsia"/>
                                  <w:sz w:val="20"/>
                                  <w:szCs w:val="20"/>
                                </w:rPr>
                                <w:t>仰臥位における角度別平均反応時間</w:t>
                              </w:r>
                            </w:p>
                            <w:p w14:paraId="24F4A2B9" w14:textId="77777777" w:rsidR="00A14982" w:rsidRPr="00450790" w:rsidRDefault="00A14982" w:rsidP="00A14982">
                              <w:pPr>
                                <w:jc w:val="center"/>
                                <w:rPr>
                                  <w:sz w:val="20"/>
                                  <w:szCs w:val="20"/>
                                </w:rPr>
                              </w:pPr>
                              <w:r>
                                <w:rPr>
                                  <w:sz w:val="20"/>
                                  <w:szCs w:val="20"/>
                                </w:rPr>
                                <w:t>Fig.</w:t>
                              </w:r>
                              <w:r w:rsidRPr="00A87D05">
                                <w:rPr>
                                  <w:color w:val="EE0000"/>
                                  <w:sz w:val="20"/>
                                  <w:szCs w:val="20"/>
                                  <w:highlight w:val="yellow"/>
                                </w:rPr>
                                <w:t>7</w:t>
                              </w:r>
                              <w:r>
                                <w:rPr>
                                  <w:sz w:val="20"/>
                                  <w:szCs w:val="20"/>
                                </w:rPr>
                                <w:t xml:space="preserve"> </w:t>
                              </w:r>
                              <w:r w:rsidRPr="00FD354C">
                                <w:rPr>
                                  <w:sz w:val="20"/>
                                  <w:szCs w:val="20"/>
                                </w:rPr>
                                <w:t>Average reaction times for different angles (S</w:t>
                              </w:r>
                              <w:r>
                                <w:rPr>
                                  <w:sz w:val="20"/>
                                  <w:szCs w:val="20"/>
                                </w:rPr>
                                <w:t>upine</w:t>
                              </w:r>
                              <w:r w:rsidRPr="00FD354C">
                                <w:rPr>
                                  <w:sz w:val="20"/>
                                  <w:szCs w:val="20"/>
                                </w:rPr>
                                <w:t>)</w:t>
                              </w:r>
                            </w:p>
                            <w:p w14:paraId="58134DF3" w14:textId="77777777" w:rsidR="00A14982" w:rsidRPr="00586728" w:rsidRDefault="00A14982" w:rsidP="00A14982">
                              <w:pPr>
                                <w:jc w:val="center"/>
                                <w:rPr>
                                  <w:sz w:val="20"/>
                                  <w:szCs w:val="20"/>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2144936822" name="図 9"/>
                          <pic:cNvPicPr>
                            <a:picLocks noChangeAspect="1"/>
                          </pic:cNvPicPr>
                        </pic:nvPicPr>
                        <pic:blipFill>
                          <a:blip r:embed="rId21" cstate="print">
                            <a:extLst>
                              <a:ext uri="{28A0092B-C50C-407E-A947-70E740481C1C}">
                                <a14:useLocalDpi xmlns:a14="http://schemas.microsoft.com/office/drawing/2010/main"/>
                              </a:ext>
                            </a:extLst>
                          </a:blip>
                          <a:srcRect/>
                          <a:stretch/>
                        </pic:blipFill>
                        <pic:spPr>
                          <a:xfrm>
                            <a:off x="-366401" y="-1045208"/>
                            <a:ext cx="3422161" cy="2504292"/>
                          </a:xfrm>
                          <a:prstGeom prst="rect">
                            <a:avLst/>
                          </a:prstGeom>
                        </pic:spPr>
                      </pic:pic>
                    </wpg:wgp>
                  </a:graphicData>
                </a:graphic>
              </wp:inline>
            </w:drawing>
          </mc:Choice>
          <mc:Fallback>
            <w:pict>
              <v:group w14:anchorId="28655EAC" id="_x0000_s1050" style="width:231.7pt;height:218.5pt;mso-position-horizontal-relative:char;mso-position-vertical-relative:line" coordorigin="-3664,-10452" coordsize="34221,31407"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">
                <v:shape id="テキスト ボックス 5" o:spid="_x0000_s1051" type="#_x0000_t202" style="position:absolute;left:-2223;top:14599;width:32160;height:635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" fillcolor="white [3201]" stroked="f" strokeweight=".5pt">
                  <v:textbox inset="0,0,0,0">
                    <w:txbxContent>
                      <w:p w14:paraId="5FBE5CA2" w14:textId="77777777" w:rsidR="00A14982" w:rsidRDefault="00A14982" w:rsidP="00A14982">
                        <w:pPr>
                          <w:jc w:val="center"/>
                          <w:rPr>
                            <w:sz w:val="20"/>
                            <w:szCs w:val="20"/>
                          </w:rPr>
                        </w:pPr>
                        <w:r w:rsidRPr="00450790">
                          <w:rPr>
                            <w:rFonts w:hint="eastAsia"/>
                            <w:sz w:val="20"/>
                            <w:szCs w:val="20"/>
                          </w:rPr>
                          <w:t>図</w:t>
                        </w:r>
                        <w:r w:rsidRPr="00A87D05">
                          <w:rPr>
                            <w:rFonts w:hint="eastAsia"/>
                            <w:color w:val="EE0000"/>
                            <w:sz w:val="20"/>
                            <w:szCs w:val="20"/>
                            <w:highlight w:val="yellow"/>
                          </w:rPr>
                          <w:t>７</w:t>
                        </w:r>
                        <w:r>
                          <w:rPr>
                            <w:sz w:val="20"/>
                            <w:szCs w:val="20"/>
                          </w:rPr>
                          <w:t xml:space="preserve"> </w:t>
                        </w:r>
                        <w:r>
                          <w:rPr>
                            <w:rFonts w:hint="eastAsia"/>
                            <w:sz w:val="20"/>
                            <w:szCs w:val="20"/>
                          </w:rPr>
                          <w:t>仰臥位における角度別平均反応時間</w:t>
                        </w:r>
                      </w:p>
                      <w:p w14:paraId="24F4A2B9" w14:textId="77777777" w:rsidR="00A14982" w:rsidRPr="00450790" w:rsidRDefault="00A14982" w:rsidP="00A14982">
                        <w:pPr>
                          <w:jc w:val="center"/>
                          <w:rPr>
                            <w:sz w:val="20"/>
                            <w:szCs w:val="20"/>
                          </w:rPr>
                        </w:pPr>
                        <w:r>
                          <w:rPr>
                            <w:sz w:val="20"/>
                            <w:szCs w:val="20"/>
                          </w:rPr>
                          <w:t>Fig.</w:t>
                        </w:r>
                        <w:r w:rsidRPr="00A87D05">
                          <w:rPr>
                            <w:color w:val="EE0000"/>
                            <w:sz w:val="20"/>
                            <w:szCs w:val="20"/>
                            <w:highlight w:val="yellow"/>
                          </w:rPr>
                          <w:t>7</w:t>
                        </w:r>
                        <w:r>
                          <w:rPr>
                            <w:sz w:val="20"/>
                            <w:szCs w:val="20"/>
                          </w:rPr>
                          <w:t xml:space="preserve"> </w:t>
                        </w:r>
                        <w:r w:rsidRPr="00FD354C">
                          <w:rPr>
                            <w:sz w:val="20"/>
                            <w:szCs w:val="20"/>
                          </w:rPr>
                          <w:t>Average reaction times for different angles (S</w:t>
                        </w:r>
                        <w:r>
                          <w:rPr>
                            <w:sz w:val="20"/>
                            <w:szCs w:val="20"/>
                          </w:rPr>
                          <w:t>upine</w:t>
                        </w:r>
                        <w:r w:rsidRPr="00FD354C">
                          <w:rPr>
                            <w:sz w:val="20"/>
                            <w:szCs w:val="20"/>
                          </w:rPr>
                          <w:t>)</w:t>
                        </w:r>
                      </w:p>
                      <w:p w14:paraId="58134DF3" w14:textId="77777777" w:rsidR="00A14982" w:rsidRPr="00586728" w:rsidRDefault="00A14982" w:rsidP="00A14982">
                        <w:pPr>
                          <w:jc w:val="center"/>
                          <w:rPr>
                            <w:sz w:val="20"/>
                            <w:szCs w:val="20"/>
                          </w:rPr>
                        </w:pPr>
                      </w:p>
                    </w:txbxContent>
                  </v:textbox>
                </v:shape>
                <v:shape id="図 9" o:spid="_x0000_s1052" type="#_x0000_t75" style="position:absolute;left:-3664;top:-10452;width:34221;height:2504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">
                  <v:imagedata r:id="rId22" o:title=""/>
                </v:shape>
                <w10:anchorlock/>
              </v:group>
            </w:pict>
          </mc:Fallback>
        </mc:AlternateContent>
      </w:r>
    </w:p>
    <w:p w14:paraId="31EC2F19" w14:textId="77777777" w:rsidR="00A14982" w:rsidRDefault="00A14982" w:rsidP="00D21F37">
      <w:pPr>
        <w:rPr>
          <w:rFonts w:asciiTheme="minorEastAsia" w:eastAsiaTheme="minorEastAsia" w:hAnsiTheme="minorEastAsia"/>
          <w:bCs/>
          <w:color w:val="000000" w:themeColor="text1"/>
          <w:sz w:val="20"/>
        </w:rPr>
      </w:pPr>
    </w:p>
    <w:p w14:paraId="2A68600E" w14:textId="31DE5208" w:rsidR="00AF1817" w:rsidRDefault="00D41B57" w:rsidP="00D21F37">
      <w:pPr>
        <w:rPr>
          <w:rFonts w:asciiTheme="minorEastAsia" w:eastAsiaTheme="minorEastAsia" w:hAnsiTheme="minorEastAsia"/>
          <w:bCs/>
          <w:color w:val="EE0000"/>
          <w:sz w:val="20"/>
        </w:rPr>
      </w:pPr>
      <w:r>
        <w:rPr>
          <w:rFonts w:asciiTheme="minorEastAsia" w:eastAsiaTheme="minorEastAsia" w:hAnsiTheme="minorEastAsia" w:hint="eastAsia"/>
          <w:bCs/>
          <w:color w:val="000000" w:themeColor="text1"/>
          <w:sz w:val="20"/>
        </w:rPr>
        <w:t xml:space="preserve">　</w:t>
      </w:r>
      <w:r w:rsidR="00881BE8" w:rsidRPr="00881BE8">
        <w:rPr>
          <w:rFonts w:asciiTheme="minorEastAsia" w:eastAsiaTheme="minorEastAsia" w:hAnsiTheme="minorEastAsia"/>
          <w:bCs/>
          <w:color w:val="000000" w:themeColor="text1"/>
          <w:sz w:val="20"/>
        </w:rPr>
        <w:t>仰臥位に</w:t>
      </w:r>
      <w:r w:rsidR="001F27F4">
        <w:rPr>
          <w:rFonts w:asciiTheme="minorEastAsia" w:eastAsiaTheme="minorEastAsia" w:hAnsiTheme="minorEastAsia" w:hint="eastAsia"/>
          <w:bCs/>
          <w:color w:val="000000" w:themeColor="text1"/>
          <w:sz w:val="20"/>
        </w:rPr>
        <w:t>おいては</w:t>
      </w:r>
      <w:r w:rsidR="00526EF1">
        <w:rPr>
          <w:rFonts w:asciiTheme="minorEastAsia" w:eastAsiaTheme="minorEastAsia" w:hAnsiTheme="minorEastAsia" w:hint="eastAsia"/>
          <w:bCs/>
          <w:color w:val="000000" w:themeColor="text1"/>
          <w:sz w:val="20"/>
        </w:rPr>
        <w:t>,</w:t>
      </w:r>
      <w:r w:rsidR="00881BE8" w:rsidRPr="00881BE8">
        <w:rPr>
          <w:rFonts w:asciiTheme="minorEastAsia" w:eastAsiaTheme="minorEastAsia" w:hAnsiTheme="minorEastAsia"/>
          <w:bCs/>
          <w:color w:val="000000" w:themeColor="text1"/>
          <w:sz w:val="20"/>
        </w:rPr>
        <w:t>水平方向および垂直方向のいずれにおいても</w:t>
      </w:r>
      <w:r w:rsidR="00B32638" w:rsidRPr="00B913F3">
        <w:rPr>
          <w:rFonts w:asciiTheme="minorEastAsia" w:eastAsiaTheme="minorEastAsia" w:hAnsiTheme="minorEastAsia"/>
          <w:bCs/>
          <w:color w:val="EE0000"/>
          <w:sz w:val="20"/>
          <w:highlight w:val="yellow"/>
        </w:rPr>
        <w:t>角度に応じた反応時間の変化が確認された</w:t>
      </w:r>
      <w:r w:rsidR="00526EF1">
        <w:rPr>
          <w:rFonts w:asciiTheme="minorEastAsia" w:eastAsiaTheme="minorEastAsia" w:hAnsiTheme="minorEastAsia"/>
          <w:bCs/>
          <w:color w:val="000000" w:themeColor="text1"/>
          <w:sz w:val="20"/>
        </w:rPr>
        <w:t>.</w:t>
      </w:r>
      <w:r w:rsidR="00881BE8" w:rsidRPr="00881BE8">
        <w:rPr>
          <w:rFonts w:asciiTheme="minorEastAsia" w:eastAsiaTheme="minorEastAsia" w:hAnsiTheme="minorEastAsia"/>
          <w:bCs/>
          <w:color w:val="000000" w:themeColor="text1"/>
          <w:sz w:val="20"/>
        </w:rPr>
        <w:t>水平方向においては</w:t>
      </w:r>
      <w:r w:rsidR="00526EF1">
        <w:rPr>
          <w:rFonts w:asciiTheme="minorEastAsia" w:eastAsiaTheme="minorEastAsia" w:hAnsiTheme="minorEastAsia"/>
          <w:bCs/>
          <w:color w:val="000000" w:themeColor="text1"/>
          <w:sz w:val="20"/>
        </w:rPr>
        <w:t>,</w:t>
      </w:r>
      <w:r w:rsidR="00881BE8" w:rsidRPr="00881BE8">
        <w:rPr>
          <w:rFonts w:asciiTheme="minorEastAsia" w:eastAsiaTheme="minorEastAsia" w:hAnsiTheme="minorEastAsia"/>
          <w:bCs/>
          <w:color w:val="000000" w:themeColor="text1"/>
          <w:sz w:val="20"/>
        </w:rPr>
        <w:t>正面（0.7</w:t>
      </w:r>
      <w:r w:rsidR="00FF3722">
        <w:rPr>
          <w:rFonts w:asciiTheme="minorEastAsia" w:eastAsiaTheme="minorEastAsia" w:hAnsiTheme="minorEastAsia"/>
          <w:bCs/>
          <w:color w:val="000000" w:themeColor="text1"/>
          <w:sz w:val="20"/>
        </w:rPr>
        <w:t>5</w:t>
      </w:r>
      <w:r w:rsidR="00881BE8" w:rsidRPr="00881BE8">
        <w:rPr>
          <w:rFonts w:asciiTheme="minorEastAsia" w:eastAsiaTheme="minorEastAsia" w:hAnsiTheme="minorEastAsia"/>
          <w:bCs/>
          <w:color w:val="000000" w:themeColor="text1"/>
          <w:sz w:val="20"/>
        </w:rPr>
        <w:t xml:space="preserve"> s</w:t>
      </w:r>
      <w:r w:rsidR="0046643F">
        <w:rPr>
          <w:rFonts w:asciiTheme="minorEastAsia" w:eastAsiaTheme="minorEastAsia" w:hAnsiTheme="minorEastAsia"/>
          <w:bCs/>
          <w:color w:val="000000" w:themeColor="text1"/>
          <w:sz w:val="20"/>
        </w:rPr>
        <w:t xml:space="preserve"> </w:t>
      </w:r>
      <w:r w:rsidR="0046643F" w:rsidRPr="00B913F3">
        <w:rPr>
          <w:rFonts w:asciiTheme="minorEastAsia" w:eastAsiaTheme="minorEastAsia" w:hAnsiTheme="minorEastAsia"/>
          <w:bCs/>
          <w:color w:val="EE0000"/>
          <w:sz w:val="20"/>
          <w:highlight w:val="yellow"/>
        </w:rPr>
        <w:t>± 0.22 s</w:t>
      </w:r>
      <w:r w:rsidR="00881BE8" w:rsidRPr="00881BE8">
        <w:rPr>
          <w:rFonts w:asciiTheme="minorEastAsia" w:eastAsiaTheme="minorEastAsia" w:hAnsiTheme="minorEastAsia"/>
          <w:bCs/>
          <w:color w:val="000000" w:themeColor="text1"/>
          <w:sz w:val="20"/>
        </w:rPr>
        <w:t>）が最も速く</w:t>
      </w:r>
      <w:r w:rsidR="00526EF1">
        <w:rPr>
          <w:rFonts w:asciiTheme="minorEastAsia" w:eastAsiaTheme="minorEastAsia" w:hAnsiTheme="minorEastAsia"/>
          <w:bCs/>
          <w:color w:val="000000" w:themeColor="text1"/>
          <w:sz w:val="20"/>
        </w:rPr>
        <w:t>,</w:t>
      </w:r>
      <w:r w:rsidR="00881BE8" w:rsidRPr="00881BE8">
        <w:rPr>
          <w:rFonts w:asciiTheme="minorEastAsia" w:eastAsiaTheme="minorEastAsia" w:hAnsiTheme="minorEastAsia"/>
          <w:bCs/>
          <w:color w:val="000000" w:themeColor="text1"/>
          <w:sz w:val="20"/>
        </w:rPr>
        <w:t>左右に離れるに従って反応時間は</w:t>
      </w:r>
      <w:r w:rsidR="00454E1B">
        <w:rPr>
          <w:rFonts w:asciiTheme="minorEastAsia" w:eastAsiaTheme="minorEastAsia" w:hAnsiTheme="minorEastAsia" w:hint="eastAsia"/>
          <w:bCs/>
          <w:color w:val="000000" w:themeColor="text1"/>
          <w:sz w:val="20"/>
        </w:rPr>
        <w:t>増加する</w:t>
      </w:r>
      <w:r w:rsidR="00881BE8" w:rsidRPr="00881BE8">
        <w:rPr>
          <w:rFonts w:asciiTheme="minorEastAsia" w:eastAsiaTheme="minorEastAsia" w:hAnsiTheme="minorEastAsia"/>
          <w:bCs/>
          <w:color w:val="000000" w:themeColor="text1"/>
          <w:sz w:val="20"/>
        </w:rPr>
        <w:t>傾向を示した</w:t>
      </w:r>
      <w:r w:rsidR="00526EF1">
        <w:rPr>
          <w:rFonts w:asciiTheme="minorEastAsia" w:eastAsiaTheme="minorEastAsia" w:hAnsiTheme="minorEastAsia"/>
          <w:bCs/>
          <w:color w:val="000000" w:themeColor="text1"/>
          <w:sz w:val="20"/>
        </w:rPr>
        <w:t>.</w:t>
      </w:r>
      <w:r w:rsidR="00881BE8" w:rsidRPr="00881BE8">
        <w:rPr>
          <w:rFonts w:asciiTheme="minorEastAsia" w:eastAsiaTheme="minorEastAsia" w:hAnsiTheme="minorEastAsia"/>
          <w:bCs/>
          <w:color w:val="000000" w:themeColor="text1"/>
          <w:sz w:val="20"/>
        </w:rPr>
        <w:t>垂直方向においても</w:t>
      </w:r>
      <w:r w:rsidR="00526EF1">
        <w:rPr>
          <w:rFonts w:asciiTheme="minorEastAsia" w:eastAsiaTheme="minorEastAsia" w:hAnsiTheme="minorEastAsia"/>
          <w:bCs/>
          <w:color w:val="000000" w:themeColor="text1"/>
          <w:sz w:val="20"/>
        </w:rPr>
        <w:t>,</w:t>
      </w:r>
      <w:r w:rsidR="00881BE8" w:rsidRPr="00881BE8">
        <w:rPr>
          <w:rFonts w:asciiTheme="minorEastAsia" w:eastAsiaTheme="minorEastAsia" w:hAnsiTheme="minorEastAsia"/>
          <w:bCs/>
          <w:color w:val="000000" w:themeColor="text1"/>
          <w:sz w:val="20"/>
        </w:rPr>
        <w:t>正面が最も速く</w:t>
      </w:r>
      <w:r w:rsidR="00526EF1">
        <w:rPr>
          <w:rFonts w:asciiTheme="minorEastAsia" w:eastAsiaTheme="minorEastAsia" w:hAnsiTheme="minorEastAsia"/>
          <w:bCs/>
          <w:color w:val="000000" w:themeColor="text1"/>
          <w:sz w:val="20"/>
        </w:rPr>
        <w:t>,</w:t>
      </w:r>
      <w:r w:rsidR="00881BE8" w:rsidRPr="00881BE8">
        <w:rPr>
          <w:rFonts w:asciiTheme="minorEastAsia" w:eastAsiaTheme="minorEastAsia" w:hAnsiTheme="minorEastAsia"/>
          <w:bCs/>
          <w:color w:val="000000" w:themeColor="text1"/>
          <w:sz w:val="20"/>
        </w:rPr>
        <w:t>上方向では30</w:t>
      </w:r>
      <w:r w:rsidR="00580BF8">
        <w:rPr>
          <w:rFonts w:asciiTheme="minorEastAsia" w:eastAsiaTheme="minorEastAsia" w:hAnsiTheme="minorEastAsia"/>
          <w:bCs/>
          <w:color w:val="000000" w:themeColor="text1"/>
          <w:sz w:val="20"/>
        </w:rPr>
        <w:t xml:space="preserve"> </w:t>
      </w:r>
      <w:r w:rsidR="00881BE8" w:rsidRPr="00881BE8">
        <w:rPr>
          <w:rFonts w:asciiTheme="minorEastAsia" w:eastAsiaTheme="minorEastAsia" w:hAnsiTheme="minorEastAsia"/>
          <w:bCs/>
          <w:color w:val="000000" w:themeColor="text1"/>
          <w:sz w:val="20"/>
        </w:rPr>
        <w:t>°（0.7</w:t>
      </w:r>
      <w:r w:rsidR="00F13839">
        <w:rPr>
          <w:rFonts w:asciiTheme="minorEastAsia" w:eastAsiaTheme="minorEastAsia" w:hAnsiTheme="minorEastAsia"/>
          <w:bCs/>
          <w:color w:val="000000" w:themeColor="text1"/>
          <w:sz w:val="20"/>
        </w:rPr>
        <w:t>4</w:t>
      </w:r>
      <w:r w:rsidR="00881BE8" w:rsidRPr="00881BE8">
        <w:rPr>
          <w:rFonts w:asciiTheme="minorEastAsia" w:eastAsiaTheme="minorEastAsia" w:hAnsiTheme="minorEastAsia"/>
          <w:bCs/>
          <w:color w:val="000000" w:themeColor="text1"/>
          <w:sz w:val="20"/>
        </w:rPr>
        <w:t xml:space="preserve"> s</w:t>
      </w:r>
      <w:r w:rsidR="00787A7D">
        <w:rPr>
          <w:rFonts w:asciiTheme="minorEastAsia" w:eastAsiaTheme="minorEastAsia" w:hAnsiTheme="minorEastAsia"/>
          <w:bCs/>
          <w:color w:val="000000" w:themeColor="text1"/>
          <w:sz w:val="20"/>
        </w:rPr>
        <w:t xml:space="preserve"> </w:t>
      </w:r>
      <w:r w:rsidR="00787A7D" w:rsidRPr="00B913F3">
        <w:rPr>
          <w:rFonts w:asciiTheme="minorEastAsia" w:eastAsiaTheme="minorEastAsia" w:hAnsiTheme="minorEastAsia"/>
          <w:bCs/>
          <w:color w:val="EE0000"/>
          <w:sz w:val="20"/>
          <w:highlight w:val="yellow"/>
        </w:rPr>
        <w:t>± 0.22 s</w:t>
      </w:r>
      <w:r w:rsidR="00881BE8" w:rsidRPr="00881BE8">
        <w:rPr>
          <w:rFonts w:asciiTheme="minorEastAsia" w:eastAsiaTheme="minorEastAsia" w:hAnsiTheme="minorEastAsia"/>
          <w:bCs/>
          <w:color w:val="000000" w:themeColor="text1"/>
          <w:sz w:val="20"/>
        </w:rPr>
        <w:t>）に比べ60</w:t>
      </w:r>
      <w:r w:rsidR="00580BF8">
        <w:rPr>
          <w:rFonts w:asciiTheme="minorEastAsia" w:eastAsiaTheme="minorEastAsia" w:hAnsiTheme="minorEastAsia"/>
          <w:bCs/>
          <w:color w:val="000000" w:themeColor="text1"/>
          <w:sz w:val="20"/>
        </w:rPr>
        <w:t xml:space="preserve"> </w:t>
      </w:r>
      <w:r w:rsidR="00881BE8" w:rsidRPr="00881BE8">
        <w:rPr>
          <w:rFonts w:asciiTheme="minorEastAsia" w:eastAsiaTheme="minorEastAsia" w:hAnsiTheme="minorEastAsia"/>
          <w:bCs/>
          <w:color w:val="000000" w:themeColor="text1"/>
          <w:sz w:val="20"/>
        </w:rPr>
        <w:t>°（1.02 s</w:t>
      </w:r>
      <w:r w:rsidR="00CB28D1">
        <w:rPr>
          <w:rFonts w:asciiTheme="minorEastAsia" w:eastAsiaTheme="minorEastAsia" w:hAnsiTheme="minorEastAsia"/>
          <w:bCs/>
          <w:color w:val="000000" w:themeColor="text1"/>
          <w:sz w:val="20"/>
        </w:rPr>
        <w:t xml:space="preserve"> </w:t>
      </w:r>
      <w:r w:rsidR="00CB28D1" w:rsidRPr="00B913F3">
        <w:rPr>
          <w:rFonts w:asciiTheme="minorEastAsia" w:eastAsiaTheme="minorEastAsia" w:hAnsiTheme="minorEastAsia"/>
          <w:bCs/>
          <w:color w:val="000000" w:themeColor="text1"/>
          <w:sz w:val="20"/>
          <w:highlight w:val="yellow"/>
        </w:rPr>
        <w:t>± 0.66 s</w:t>
      </w:r>
      <w:r w:rsidR="00881BE8" w:rsidRPr="00881BE8">
        <w:rPr>
          <w:rFonts w:asciiTheme="minorEastAsia" w:eastAsiaTheme="minorEastAsia" w:hAnsiTheme="minorEastAsia"/>
          <w:bCs/>
          <w:color w:val="000000" w:themeColor="text1"/>
          <w:sz w:val="20"/>
        </w:rPr>
        <w:t>）で</w:t>
      </w:r>
      <w:r w:rsidR="00062B8C" w:rsidRPr="00B913F3">
        <w:rPr>
          <w:rFonts w:asciiTheme="minorEastAsia" w:eastAsiaTheme="minorEastAsia" w:hAnsiTheme="minorEastAsia" w:hint="eastAsia"/>
          <w:bCs/>
          <w:color w:val="EE0000"/>
          <w:sz w:val="20"/>
          <w:highlight w:val="yellow"/>
        </w:rPr>
        <w:t>大幅な</w:t>
      </w:r>
      <w:r w:rsidR="00881BE8" w:rsidRPr="00881BE8">
        <w:rPr>
          <w:rFonts w:asciiTheme="minorEastAsia" w:eastAsiaTheme="minorEastAsia" w:hAnsiTheme="minorEastAsia"/>
          <w:bCs/>
          <w:color w:val="000000" w:themeColor="text1"/>
          <w:sz w:val="20"/>
        </w:rPr>
        <w:t>遅延が認められた</w:t>
      </w:r>
      <w:r w:rsidR="00526EF1">
        <w:rPr>
          <w:rFonts w:asciiTheme="minorEastAsia" w:eastAsiaTheme="minorEastAsia" w:hAnsiTheme="minorEastAsia"/>
          <w:bCs/>
          <w:color w:val="000000" w:themeColor="text1"/>
          <w:sz w:val="20"/>
        </w:rPr>
        <w:t>.</w:t>
      </w:r>
      <w:r w:rsidR="00D21F37" w:rsidRPr="00B913F3">
        <w:rPr>
          <w:rFonts w:asciiTheme="minorEastAsia" w:eastAsiaTheme="minorEastAsia" w:hAnsiTheme="minorEastAsia" w:hint="eastAsia"/>
          <w:bCs/>
          <w:color w:val="EE0000"/>
          <w:sz w:val="20"/>
          <w:highlight w:val="yellow"/>
        </w:rPr>
        <w:t>さらに，下方向においては</w:t>
      </w:r>
      <w:r w:rsidR="00D21F37" w:rsidRPr="00B913F3">
        <w:rPr>
          <w:rFonts w:asciiTheme="minorEastAsia" w:eastAsiaTheme="minorEastAsia" w:hAnsiTheme="minorEastAsia"/>
          <w:bCs/>
          <w:color w:val="EE0000"/>
          <w:sz w:val="20"/>
          <w:highlight w:val="yellow"/>
        </w:rPr>
        <w:t>60°（1.69 ± 0.82 s）で平均反応時間が突出して長く，垂直方向の周辺部，特に下方領域において，他の姿勢条件と比較して著しい反応遅延が生じる傾向が確認された．</w:t>
      </w:r>
    </w:p>
    <w:p w14:paraId="4BA2ADE1" w14:textId="366E427A" w:rsidR="00903E57" w:rsidRDefault="00BB163B" w:rsidP="0093275A">
      <w:pPr>
        <w:rPr>
          <w:rFonts w:asciiTheme="minorEastAsia" w:eastAsiaTheme="minorEastAsia" w:hAnsiTheme="minorEastAsia"/>
          <w:bCs/>
          <w:color w:val="000000" w:themeColor="text1"/>
          <w:sz w:val="20"/>
        </w:rPr>
      </w:pPr>
      <w:r w:rsidRPr="00111930">
        <w:rPr>
          <w:rFonts w:asciiTheme="minorEastAsia" w:eastAsiaTheme="minorEastAsia" w:hAnsiTheme="minorEastAsia" w:hint="eastAsia"/>
          <w:bCs/>
          <w:color w:val="000000" w:themeColor="text1"/>
          <w:sz w:val="20"/>
        </w:rPr>
        <w:t xml:space="preserve">　</w:t>
      </w:r>
      <w:r w:rsidRPr="00111930">
        <w:rPr>
          <w:rFonts w:asciiTheme="minorEastAsia" w:eastAsiaTheme="minorEastAsia" w:hAnsiTheme="minorEastAsia"/>
          <w:bCs/>
          <w:color w:val="000000" w:themeColor="text1"/>
          <w:sz w:val="20"/>
        </w:rPr>
        <w:t>一方で</w:t>
      </w:r>
      <w:r w:rsidR="00526EF1" w:rsidRPr="00111930">
        <w:rPr>
          <w:rFonts w:asciiTheme="minorEastAsia" w:eastAsiaTheme="minorEastAsia" w:hAnsiTheme="minorEastAsia" w:hint="eastAsia"/>
          <w:bCs/>
          <w:color w:val="000000" w:themeColor="text1"/>
          <w:sz w:val="20"/>
        </w:rPr>
        <w:t>実験終了後の</w:t>
      </w:r>
      <w:r w:rsidRPr="00111930">
        <w:rPr>
          <w:rFonts w:asciiTheme="minorEastAsia" w:eastAsiaTheme="minorEastAsia" w:hAnsiTheme="minorEastAsia"/>
          <w:bCs/>
          <w:color w:val="000000" w:themeColor="text1"/>
          <w:sz w:val="20"/>
        </w:rPr>
        <w:t>インタビューでは</w:t>
      </w:r>
      <w:r w:rsidR="00526EF1" w:rsidRPr="00111930">
        <w:rPr>
          <w:rFonts w:asciiTheme="minorEastAsia" w:eastAsiaTheme="minorEastAsia" w:hAnsiTheme="minorEastAsia"/>
          <w:bCs/>
          <w:color w:val="000000" w:themeColor="text1"/>
          <w:sz w:val="20"/>
        </w:rPr>
        <w:t>,</w:t>
      </w:r>
      <w:r w:rsidR="006F79D4">
        <w:rPr>
          <w:rFonts w:asciiTheme="minorEastAsia" w:eastAsiaTheme="minorEastAsia" w:hAnsiTheme="minorEastAsia" w:hint="eastAsia"/>
          <w:bCs/>
          <w:color w:val="000000" w:themeColor="text1"/>
          <w:sz w:val="20"/>
        </w:rPr>
        <w:t>「</w:t>
      </w:r>
      <w:r w:rsidR="006F79D4" w:rsidRPr="002D62F4">
        <w:rPr>
          <w:rFonts w:asciiTheme="minorEastAsia" w:eastAsiaTheme="minorEastAsia" w:hAnsiTheme="minorEastAsia"/>
          <w:bCs/>
          <w:color w:val="EE0000"/>
          <w:sz w:val="20"/>
          <w:highlight w:val="yellow"/>
        </w:rPr>
        <w:t>最もクリックが</w:t>
      </w:r>
      <w:r w:rsidR="006F79D4">
        <w:rPr>
          <w:rFonts w:asciiTheme="minorEastAsia" w:eastAsiaTheme="minorEastAsia" w:hAnsiTheme="minorEastAsia" w:hint="eastAsia"/>
          <w:bCs/>
          <w:color w:val="EE0000"/>
          <w:sz w:val="20"/>
          <w:highlight w:val="yellow"/>
        </w:rPr>
        <w:t>難しかったと</w:t>
      </w:r>
      <w:r w:rsidR="006F79D4" w:rsidRPr="002D62F4">
        <w:rPr>
          <w:rFonts w:asciiTheme="minorEastAsia" w:eastAsiaTheme="minorEastAsia" w:hAnsiTheme="minorEastAsia"/>
          <w:bCs/>
          <w:color w:val="EE0000"/>
          <w:sz w:val="20"/>
          <w:highlight w:val="yellow"/>
        </w:rPr>
        <w:t>感じた</w:t>
      </w:r>
      <w:r w:rsidR="006F79D4">
        <w:rPr>
          <w:rFonts w:asciiTheme="minorEastAsia" w:eastAsiaTheme="minorEastAsia" w:hAnsiTheme="minorEastAsia" w:hint="eastAsia"/>
          <w:bCs/>
          <w:color w:val="EE0000"/>
          <w:sz w:val="20"/>
          <w:highlight w:val="yellow"/>
        </w:rPr>
        <w:t>体位はどの体位でしたか？</w:t>
      </w:r>
      <w:r w:rsidR="006F79D4" w:rsidRPr="00B913F3">
        <w:rPr>
          <w:rFonts w:asciiTheme="minorEastAsia" w:eastAsiaTheme="minorEastAsia" w:hAnsiTheme="minorEastAsia" w:hint="eastAsia"/>
          <w:bCs/>
          <w:color w:val="EE0000"/>
          <w:sz w:val="20"/>
          <w:highlight w:val="yellow"/>
        </w:rPr>
        <w:t>」という質問に対し「寝ている時が一番大変だった」と回答した上で</w:t>
      </w:r>
      <w:r w:rsidR="00114C43">
        <w:rPr>
          <w:rFonts w:asciiTheme="minorEastAsia" w:eastAsiaTheme="minorEastAsia" w:hAnsiTheme="minorEastAsia" w:hint="eastAsia"/>
          <w:bCs/>
          <w:color w:val="EE0000"/>
          <w:sz w:val="20"/>
          <w:highlight w:val="yellow"/>
        </w:rPr>
        <w:t>,</w:t>
      </w:r>
      <w:r w:rsidR="006F79D4" w:rsidRPr="00B913F3">
        <w:rPr>
          <w:rFonts w:asciiTheme="minorEastAsia" w:eastAsiaTheme="minorEastAsia" w:hAnsiTheme="minorEastAsia" w:hint="eastAsia"/>
          <w:bCs/>
          <w:color w:val="EE0000"/>
          <w:sz w:val="20"/>
          <w:highlight w:val="yellow"/>
        </w:rPr>
        <w:t>「</w:t>
      </w:r>
      <w:r w:rsidR="006F79D4" w:rsidRPr="00711AA5">
        <w:rPr>
          <w:rFonts w:asciiTheme="minorEastAsia" w:eastAsiaTheme="minorEastAsia" w:hAnsiTheme="minorEastAsia"/>
          <w:bCs/>
          <w:color w:val="EE0000"/>
          <w:sz w:val="20"/>
          <w:highlight w:val="yellow"/>
        </w:rPr>
        <w:t>その体位において特に操作が</w:t>
      </w:r>
      <w:r w:rsidR="006F79D4" w:rsidRPr="00711AA5">
        <w:rPr>
          <w:rFonts w:asciiTheme="minorEastAsia" w:eastAsiaTheme="minorEastAsia" w:hAnsiTheme="minorEastAsia" w:hint="eastAsia"/>
          <w:bCs/>
          <w:color w:val="EE0000"/>
          <w:sz w:val="20"/>
          <w:highlight w:val="yellow"/>
        </w:rPr>
        <w:t>難しかった</w:t>
      </w:r>
      <w:r w:rsidR="006F79D4" w:rsidRPr="00711AA5">
        <w:rPr>
          <w:rFonts w:asciiTheme="minorEastAsia" w:eastAsiaTheme="minorEastAsia" w:hAnsiTheme="minorEastAsia"/>
          <w:bCs/>
          <w:color w:val="EE0000"/>
          <w:sz w:val="20"/>
          <w:highlight w:val="yellow"/>
        </w:rPr>
        <w:t>ターゲットの位置はどこ</w:t>
      </w:r>
      <w:r w:rsidR="006F79D4" w:rsidRPr="00711AA5">
        <w:rPr>
          <w:rFonts w:asciiTheme="minorEastAsia" w:eastAsiaTheme="minorEastAsia" w:hAnsiTheme="minorEastAsia" w:hint="eastAsia"/>
          <w:bCs/>
          <w:color w:val="EE0000"/>
          <w:sz w:val="20"/>
          <w:highlight w:val="yellow"/>
        </w:rPr>
        <w:t>ですか？</w:t>
      </w:r>
      <w:r w:rsidR="006F79D4" w:rsidRPr="00B913F3">
        <w:rPr>
          <w:rFonts w:asciiTheme="minorEastAsia" w:eastAsiaTheme="minorEastAsia" w:hAnsiTheme="minorEastAsia" w:hint="eastAsia"/>
          <w:bCs/>
          <w:color w:val="EE0000"/>
          <w:sz w:val="20"/>
          <w:highlight w:val="yellow"/>
        </w:rPr>
        <w:t>」という質問に対し</w:t>
      </w:r>
      <w:r w:rsidRPr="00B913F3">
        <w:rPr>
          <w:rFonts w:asciiTheme="minorEastAsia" w:eastAsiaTheme="minorEastAsia" w:hAnsiTheme="minorEastAsia"/>
          <w:bCs/>
          <w:color w:val="EE0000"/>
          <w:sz w:val="20"/>
          <w:highlight w:val="yellow"/>
        </w:rPr>
        <w:t>「</w:t>
      </w:r>
      <w:r w:rsidR="008A46E7" w:rsidRPr="00B913F3">
        <w:rPr>
          <w:rFonts w:asciiTheme="minorEastAsia" w:eastAsiaTheme="minorEastAsia" w:hAnsiTheme="minorEastAsia" w:hint="eastAsia"/>
          <w:bCs/>
          <w:color w:val="EE0000"/>
          <w:sz w:val="20"/>
          <w:highlight w:val="yellow"/>
        </w:rPr>
        <w:t>仰臥位</w:t>
      </w:r>
      <w:r w:rsidR="00C31294" w:rsidRPr="00C31294">
        <w:rPr>
          <w:rFonts w:asciiTheme="minorEastAsia" w:eastAsiaTheme="minorEastAsia" w:hAnsiTheme="minorEastAsia" w:hint="eastAsia"/>
          <w:bCs/>
          <w:color w:val="EE0000"/>
          <w:sz w:val="20"/>
          <w:highlight w:val="yellow"/>
        </w:rPr>
        <w:t>が最も大変だった」「</w:t>
      </w:r>
      <w:r w:rsidRPr="00111930">
        <w:rPr>
          <w:rFonts w:asciiTheme="minorEastAsia" w:eastAsiaTheme="minorEastAsia" w:hAnsiTheme="minorEastAsia"/>
          <w:bCs/>
          <w:color w:val="000000" w:themeColor="text1"/>
          <w:sz w:val="20"/>
        </w:rPr>
        <w:t>上の方が最もクリックが難しかった」と複数人が回答し</w:t>
      </w:r>
      <w:r w:rsidR="006F79D4" w:rsidRPr="00B913F3">
        <w:rPr>
          <w:rFonts w:asciiTheme="minorEastAsia" w:eastAsiaTheme="minorEastAsia" w:hAnsiTheme="minorEastAsia" w:hint="eastAsia"/>
          <w:bCs/>
          <w:color w:val="EE0000"/>
          <w:sz w:val="20"/>
          <w:highlight w:val="yellow"/>
        </w:rPr>
        <w:t>た</w:t>
      </w:r>
      <w:r w:rsidR="006F79D4" w:rsidRPr="00B913F3">
        <w:rPr>
          <w:rFonts w:asciiTheme="minorEastAsia" w:eastAsiaTheme="minorEastAsia" w:hAnsiTheme="minorEastAsia"/>
          <w:bCs/>
          <w:color w:val="EE0000"/>
          <w:sz w:val="20"/>
          <w:highlight w:val="yellow"/>
        </w:rPr>
        <w:t>.</w:t>
      </w:r>
      <w:r w:rsidR="00B169A6">
        <w:rPr>
          <w:rFonts w:asciiTheme="minorEastAsia" w:eastAsiaTheme="minorEastAsia" w:hAnsiTheme="minorEastAsia" w:hint="eastAsia"/>
          <w:bCs/>
          <w:color w:val="EE0000"/>
          <w:sz w:val="20"/>
          <w:highlight w:val="yellow"/>
        </w:rPr>
        <w:t>このことから</w:t>
      </w:r>
      <w:r w:rsidR="00B169A6">
        <w:rPr>
          <w:rFonts w:asciiTheme="minorEastAsia" w:eastAsiaTheme="minorEastAsia" w:hAnsiTheme="minorEastAsia"/>
          <w:bCs/>
          <w:color w:val="EE0000"/>
          <w:sz w:val="20"/>
        </w:rPr>
        <w:t>,</w:t>
      </w:r>
      <w:r w:rsidRPr="00111930">
        <w:rPr>
          <w:rFonts w:asciiTheme="minorEastAsia" w:eastAsiaTheme="minorEastAsia" w:hAnsiTheme="minorEastAsia"/>
          <w:bCs/>
          <w:color w:val="000000" w:themeColor="text1"/>
          <w:sz w:val="20"/>
        </w:rPr>
        <w:t>定量データと主観データの乖離が確認された</w:t>
      </w:r>
      <w:r w:rsidR="00526EF1" w:rsidRPr="00111930">
        <w:rPr>
          <w:rFonts w:asciiTheme="minorEastAsia" w:eastAsiaTheme="minorEastAsia" w:hAnsiTheme="minorEastAsia"/>
          <w:bCs/>
          <w:color w:val="000000" w:themeColor="text1"/>
          <w:sz w:val="20"/>
        </w:rPr>
        <w:t>.</w:t>
      </w:r>
      <w:r w:rsidR="00726FB0" w:rsidRPr="00726FB0">
        <w:rPr>
          <w:rFonts w:asciiTheme="minorEastAsia" w:eastAsiaTheme="minorEastAsia" w:hAnsiTheme="minorEastAsia" w:hint="eastAsia"/>
          <w:bCs/>
          <w:color w:val="000000" w:themeColor="text1"/>
          <w:sz w:val="20"/>
        </w:rPr>
        <w:t>体位条件ごとのを比較した結果</w:t>
      </w:r>
      <w:r w:rsidR="00B2397A">
        <w:rPr>
          <w:rFonts w:asciiTheme="minorEastAsia" w:eastAsiaTheme="minorEastAsia" w:hAnsiTheme="minorEastAsia" w:hint="eastAsia"/>
          <w:bCs/>
          <w:color w:val="000000" w:themeColor="text1"/>
          <w:sz w:val="20"/>
        </w:rPr>
        <w:t>,</w:t>
      </w:r>
      <w:r w:rsidR="003B5907">
        <w:rPr>
          <w:rFonts w:asciiTheme="minorEastAsia" w:eastAsiaTheme="minorEastAsia" w:hAnsiTheme="minorEastAsia" w:hint="eastAsia"/>
          <w:bCs/>
          <w:color w:val="000000" w:themeColor="text1"/>
          <w:sz w:val="20"/>
        </w:rPr>
        <w:t>頭部移動量の</w:t>
      </w:r>
      <w:r w:rsidR="00726FB0" w:rsidRPr="00726FB0">
        <w:rPr>
          <w:rFonts w:asciiTheme="minorEastAsia" w:eastAsiaTheme="minorEastAsia" w:hAnsiTheme="minorEastAsia" w:hint="eastAsia"/>
          <w:bCs/>
          <w:color w:val="000000" w:themeColor="text1"/>
          <w:sz w:val="20"/>
        </w:rPr>
        <w:t xml:space="preserve">平均値は半座位で最も大きく（2.835 </w:t>
      </w:r>
      <w:r w:rsidR="002D2D00" w:rsidRPr="002D2D00">
        <w:rPr>
          <w:rFonts w:asciiTheme="minorEastAsia" w:eastAsiaTheme="minorEastAsia" w:hAnsiTheme="minorEastAsia"/>
          <w:bCs/>
          <w:color w:val="EE0000"/>
          <w:sz w:val="20"/>
          <w:highlight w:val="yellow"/>
        </w:rPr>
        <w:t>± 0.</w:t>
      </w:r>
      <w:r w:rsidR="00305B0C">
        <w:rPr>
          <w:rFonts w:asciiTheme="minorEastAsia" w:eastAsiaTheme="minorEastAsia" w:hAnsiTheme="minorEastAsia"/>
          <w:bCs/>
          <w:color w:val="EE0000"/>
          <w:sz w:val="20"/>
          <w:highlight w:val="yellow"/>
        </w:rPr>
        <w:t>745</w:t>
      </w:r>
      <w:r w:rsidR="002D2D00" w:rsidRPr="002D62F4">
        <w:rPr>
          <w:rFonts w:asciiTheme="minorEastAsia" w:eastAsiaTheme="minorEastAsia" w:hAnsiTheme="minorEastAsia"/>
          <w:bCs/>
          <w:color w:val="EE0000"/>
          <w:sz w:val="20"/>
          <w:highlight w:val="yellow"/>
        </w:rPr>
        <w:t xml:space="preserve"> </w:t>
      </w:r>
      <w:r w:rsidR="002D2D00" w:rsidRPr="002D62F4">
        <w:rPr>
          <w:rFonts w:asciiTheme="minorEastAsia" w:eastAsiaTheme="minorEastAsia" w:hAnsiTheme="minorEastAsia" w:hint="eastAsia"/>
          <w:bCs/>
          <w:color w:val="000000" w:themeColor="text1"/>
          <w:sz w:val="20"/>
          <w:highlight w:val="yellow"/>
        </w:rPr>
        <w:t>m</w:t>
      </w:r>
      <w:r w:rsidR="00726FB0" w:rsidRPr="00726FB0">
        <w:rPr>
          <w:rFonts w:asciiTheme="minorEastAsia" w:eastAsiaTheme="minorEastAsia" w:hAnsiTheme="minorEastAsia" w:hint="eastAsia"/>
          <w:bCs/>
          <w:color w:val="000000" w:themeColor="text1"/>
          <w:sz w:val="20"/>
        </w:rPr>
        <w:t>）</w:t>
      </w:r>
      <w:r w:rsidR="00B2397A">
        <w:rPr>
          <w:rFonts w:asciiTheme="minorEastAsia" w:eastAsiaTheme="minorEastAsia" w:hAnsiTheme="minorEastAsia" w:hint="eastAsia"/>
          <w:bCs/>
          <w:color w:val="000000" w:themeColor="text1"/>
          <w:sz w:val="20"/>
        </w:rPr>
        <w:t>,</w:t>
      </w:r>
      <w:r w:rsidR="00726FB0" w:rsidRPr="00726FB0">
        <w:rPr>
          <w:rFonts w:asciiTheme="minorEastAsia" w:eastAsiaTheme="minorEastAsia" w:hAnsiTheme="minorEastAsia" w:hint="eastAsia"/>
          <w:bCs/>
          <w:color w:val="000000" w:themeColor="text1"/>
          <w:sz w:val="20"/>
        </w:rPr>
        <w:t xml:space="preserve">次いで座位（2.364 </w:t>
      </w:r>
      <w:r w:rsidR="00AE34A4" w:rsidRPr="002D2D00">
        <w:rPr>
          <w:rFonts w:asciiTheme="minorEastAsia" w:eastAsiaTheme="minorEastAsia" w:hAnsiTheme="minorEastAsia"/>
          <w:bCs/>
          <w:color w:val="EE0000"/>
          <w:sz w:val="20"/>
          <w:highlight w:val="yellow"/>
        </w:rPr>
        <w:t>± 0.</w:t>
      </w:r>
      <w:r w:rsidR="00AE34A4" w:rsidRPr="00B913F3">
        <w:rPr>
          <w:rFonts w:asciiTheme="minorEastAsia" w:eastAsiaTheme="minorEastAsia" w:hAnsiTheme="minorEastAsia"/>
          <w:bCs/>
          <w:color w:val="EE0000"/>
          <w:sz w:val="20"/>
          <w:highlight w:val="yellow"/>
        </w:rPr>
        <w:t xml:space="preserve">889 </w:t>
      </w:r>
      <w:r w:rsidR="00726FB0" w:rsidRPr="00B913F3">
        <w:rPr>
          <w:rFonts w:asciiTheme="minorEastAsia" w:eastAsiaTheme="minorEastAsia" w:hAnsiTheme="minorEastAsia"/>
          <w:bCs/>
          <w:color w:val="000000" w:themeColor="text1"/>
          <w:sz w:val="20"/>
          <w:highlight w:val="yellow"/>
        </w:rPr>
        <w:t>m</w:t>
      </w:r>
      <w:r w:rsidR="00726FB0" w:rsidRPr="00726FB0">
        <w:rPr>
          <w:rFonts w:asciiTheme="minorEastAsia" w:eastAsiaTheme="minorEastAsia" w:hAnsiTheme="minorEastAsia" w:hint="eastAsia"/>
          <w:bCs/>
          <w:color w:val="000000" w:themeColor="text1"/>
          <w:sz w:val="20"/>
        </w:rPr>
        <w:t>）</w:t>
      </w:r>
      <w:r w:rsidR="00B2397A">
        <w:rPr>
          <w:rFonts w:asciiTheme="minorEastAsia" w:eastAsiaTheme="minorEastAsia" w:hAnsiTheme="minorEastAsia" w:hint="eastAsia"/>
          <w:bCs/>
          <w:color w:val="000000" w:themeColor="text1"/>
          <w:sz w:val="20"/>
        </w:rPr>
        <w:t>,</w:t>
      </w:r>
      <w:r w:rsidR="00726FB0" w:rsidRPr="00726FB0">
        <w:rPr>
          <w:rFonts w:asciiTheme="minorEastAsia" w:eastAsiaTheme="minorEastAsia" w:hAnsiTheme="minorEastAsia" w:hint="eastAsia"/>
          <w:bCs/>
          <w:color w:val="000000" w:themeColor="text1"/>
          <w:sz w:val="20"/>
        </w:rPr>
        <w:t xml:space="preserve">仰臥位（2.204 </w:t>
      </w:r>
      <w:r w:rsidR="00DC30B3" w:rsidRPr="002D2D00">
        <w:rPr>
          <w:rFonts w:asciiTheme="minorEastAsia" w:eastAsiaTheme="minorEastAsia" w:hAnsiTheme="minorEastAsia"/>
          <w:bCs/>
          <w:color w:val="EE0000"/>
          <w:sz w:val="20"/>
          <w:highlight w:val="yellow"/>
        </w:rPr>
        <w:t>± 0.</w:t>
      </w:r>
      <w:r w:rsidR="009A38ED">
        <w:rPr>
          <w:rFonts w:asciiTheme="minorEastAsia" w:eastAsiaTheme="minorEastAsia" w:hAnsiTheme="minorEastAsia"/>
          <w:bCs/>
          <w:color w:val="EE0000"/>
          <w:sz w:val="20"/>
          <w:highlight w:val="yellow"/>
        </w:rPr>
        <w:t>583</w:t>
      </w:r>
      <w:r w:rsidR="00DC30B3" w:rsidRPr="002D62F4">
        <w:rPr>
          <w:rFonts w:asciiTheme="minorEastAsia" w:eastAsiaTheme="minorEastAsia" w:hAnsiTheme="minorEastAsia"/>
          <w:bCs/>
          <w:color w:val="EE0000"/>
          <w:sz w:val="20"/>
          <w:highlight w:val="yellow"/>
        </w:rPr>
        <w:t xml:space="preserve"> </w:t>
      </w:r>
      <w:r w:rsidR="00DC30B3" w:rsidRPr="002D62F4">
        <w:rPr>
          <w:rFonts w:asciiTheme="minorEastAsia" w:eastAsiaTheme="minorEastAsia" w:hAnsiTheme="minorEastAsia" w:hint="eastAsia"/>
          <w:bCs/>
          <w:color w:val="000000" w:themeColor="text1"/>
          <w:sz w:val="20"/>
          <w:highlight w:val="yellow"/>
        </w:rPr>
        <w:t>m</w:t>
      </w:r>
      <w:r w:rsidR="00726FB0" w:rsidRPr="00726FB0">
        <w:rPr>
          <w:rFonts w:asciiTheme="minorEastAsia" w:eastAsiaTheme="minorEastAsia" w:hAnsiTheme="minorEastAsia" w:hint="eastAsia"/>
          <w:bCs/>
          <w:color w:val="000000" w:themeColor="text1"/>
          <w:sz w:val="20"/>
        </w:rPr>
        <w:t>）の順となった</w:t>
      </w:r>
      <w:r w:rsidR="00B2397A">
        <w:rPr>
          <w:rFonts w:asciiTheme="minorEastAsia" w:eastAsiaTheme="minorEastAsia" w:hAnsiTheme="minorEastAsia" w:hint="eastAsia"/>
          <w:bCs/>
          <w:color w:val="000000" w:themeColor="text1"/>
          <w:sz w:val="20"/>
        </w:rPr>
        <w:t>.</w:t>
      </w:r>
      <w:r w:rsidR="00726FB0" w:rsidRPr="00726FB0">
        <w:rPr>
          <w:rFonts w:asciiTheme="minorEastAsia" w:eastAsiaTheme="minorEastAsia" w:hAnsiTheme="minorEastAsia" w:hint="eastAsia"/>
          <w:bCs/>
          <w:color w:val="000000" w:themeColor="text1"/>
          <w:sz w:val="20"/>
        </w:rPr>
        <w:t>中央値においても</w:t>
      </w:r>
      <w:r w:rsidR="00B2397A">
        <w:rPr>
          <w:rFonts w:asciiTheme="minorEastAsia" w:eastAsiaTheme="minorEastAsia" w:hAnsiTheme="minorEastAsia" w:hint="eastAsia"/>
          <w:bCs/>
          <w:color w:val="000000" w:themeColor="text1"/>
          <w:sz w:val="20"/>
        </w:rPr>
        <w:t>,</w:t>
      </w:r>
      <w:r w:rsidR="00726FB0" w:rsidRPr="00726FB0">
        <w:rPr>
          <w:rFonts w:asciiTheme="minorEastAsia" w:eastAsiaTheme="minorEastAsia" w:hAnsiTheme="minorEastAsia" w:hint="eastAsia"/>
          <w:bCs/>
          <w:color w:val="000000" w:themeColor="text1"/>
          <w:sz w:val="20"/>
        </w:rPr>
        <w:t>半座位（3.097 m）が最も高い値を示し</w:t>
      </w:r>
      <w:r w:rsidR="00B2397A">
        <w:rPr>
          <w:rFonts w:asciiTheme="minorEastAsia" w:eastAsiaTheme="minorEastAsia" w:hAnsiTheme="minorEastAsia" w:hint="eastAsia"/>
          <w:bCs/>
          <w:color w:val="000000" w:themeColor="text1"/>
          <w:sz w:val="20"/>
        </w:rPr>
        <w:t>,</w:t>
      </w:r>
      <w:r w:rsidR="00726FB0" w:rsidRPr="00726FB0">
        <w:rPr>
          <w:rFonts w:asciiTheme="minorEastAsia" w:eastAsiaTheme="minorEastAsia" w:hAnsiTheme="minorEastAsia" w:hint="eastAsia"/>
          <w:bCs/>
          <w:color w:val="000000" w:themeColor="text1"/>
          <w:sz w:val="20"/>
        </w:rPr>
        <w:t>仰臥位（2.182 m）や座位（2.337 m）を上回る結果となった</w:t>
      </w:r>
      <w:r w:rsidR="00B2397A">
        <w:rPr>
          <w:rFonts w:asciiTheme="minorEastAsia" w:eastAsiaTheme="minorEastAsia" w:hAnsiTheme="minorEastAsia" w:hint="eastAsia"/>
          <w:bCs/>
          <w:color w:val="000000" w:themeColor="text1"/>
          <w:sz w:val="20"/>
        </w:rPr>
        <w:t>.</w:t>
      </w:r>
      <w:r w:rsidR="00726FB0" w:rsidRPr="00726FB0">
        <w:rPr>
          <w:rFonts w:asciiTheme="minorEastAsia" w:eastAsiaTheme="minorEastAsia" w:hAnsiTheme="minorEastAsia" w:hint="eastAsia"/>
          <w:bCs/>
          <w:color w:val="000000" w:themeColor="text1"/>
          <w:sz w:val="20"/>
        </w:rPr>
        <w:t>各体位間の差について</w:t>
      </w:r>
      <w:r w:rsidR="008E0A70" w:rsidRPr="007B1F83">
        <w:rPr>
          <w:rFonts w:asciiTheme="minorEastAsia" w:eastAsiaTheme="minorEastAsia" w:hAnsiTheme="minorEastAsia"/>
          <w:bCs/>
          <w:color w:val="000000" w:themeColor="text1"/>
          <w:sz w:val="20"/>
        </w:rPr>
        <w:t>Kruskal-Wallis</w:t>
      </w:r>
      <w:r w:rsidR="00726FB0" w:rsidRPr="00726FB0">
        <w:rPr>
          <w:rFonts w:asciiTheme="minorEastAsia" w:eastAsiaTheme="minorEastAsia" w:hAnsiTheme="minorEastAsia" w:hint="eastAsia"/>
          <w:bCs/>
          <w:color w:val="000000" w:themeColor="text1"/>
          <w:sz w:val="20"/>
        </w:rPr>
        <w:t>検定を行った結果</w:t>
      </w:r>
      <w:r w:rsidR="00B2397A">
        <w:rPr>
          <w:rFonts w:asciiTheme="minorEastAsia" w:eastAsiaTheme="minorEastAsia" w:hAnsiTheme="minorEastAsia" w:hint="eastAsia"/>
          <w:bCs/>
          <w:color w:val="000000" w:themeColor="text1"/>
          <w:sz w:val="20"/>
        </w:rPr>
        <w:t>,</w:t>
      </w:r>
      <w:r w:rsidR="0045349B" w:rsidRPr="00B913F3">
        <w:rPr>
          <w:rFonts w:asciiTheme="minorEastAsia" w:eastAsiaTheme="minorEastAsia" w:hAnsiTheme="minorEastAsia" w:hint="eastAsia"/>
          <w:bCs/>
          <w:color w:val="EE0000"/>
          <w:sz w:val="20"/>
          <w:highlight w:val="yellow"/>
        </w:rPr>
        <w:t>有意な主効果</w:t>
      </w:r>
      <w:r w:rsidR="00726FB0" w:rsidRPr="00726FB0">
        <w:rPr>
          <w:rFonts w:asciiTheme="minorEastAsia" w:eastAsiaTheme="minorEastAsia" w:hAnsiTheme="minorEastAsia" w:hint="eastAsia"/>
          <w:bCs/>
          <w:color w:val="000000" w:themeColor="text1"/>
          <w:sz w:val="20"/>
        </w:rPr>
        <w:t>は認められなかった（H</w:t>
      </w:r>
      <w:r w:rsidR="005B6B6B">
        <w:rPr>
          <w:rFonts w:asciiTheme="minorEastAsia" w:eastAsiaTheme="minorEastAsia" w:hAnsiTheme="minorEastAsia"/>
          <w:bCs/>
          <w:color w:val="000000" w:themeColor="text1"/>
          <w:sz w:val="20"/>
        </w:rPr>
        <w:t xml:space="preserve"> </w:t>
      </w:r>
      <w:r w:rsidR="00726FB0" w:rsidRPr="00726FB0">
        <w:rPr>
          <w:rFonts w:asciiTheme="minorEastAsia" w:eastAsiaTheme="minorEastAsia" w:hAnsiTheme="minorEastAsia" w:hint="eastAsia"/>
          <w:bCs/>
          <w:color w:val="000000" w:themeColor="text1"/>
          <w:sz w:val="20"/>
        </w:rPr>
        <w:t>=</w:t>
      </w:r>
      <w:r w:rsidR="005B6B6B">
        <w:rPr>
          <w:rFonts w:asciiTheme="minorEastAsia" w:eastAsiaTheme="minorEastAsia" w:hAnsiTheme="minorEastAsia"/>
          <w:bCs/>
          <w:color w:val="000000" w:themeColor="text1"/>
          <w:sz w:val="20"/>
        </w:rPr>
        <w:t xml:space="preserve"> </w:t>
      </w:r>
      <w:r w:rsidR="00726FB0" w:rsidRPr="00726FB0">
        <w:rPr>
          <w:rFonts w:asciiTheme="minorEastAsia" w:eastAsiaTheme="minorEastAsia" w:hAnsiTheme="minorEastAsia" w:hint="eastAsia"/>
          <w:bCs/>
          <w:color w:val="000000" w:themeColor="text1"/>
          <w:sz w:val="20"/>
        </w:rPr>
        <w:t>3.6772,p</w:t>
      </w:r>
      <w:r w:rsidR="005B6B6B">
        <w:rPr>
          <w:rFonts w:asciiTheme="minorEastAsia" w:eastAsiaTheme="minorEastAsia" w:hAnsiTheme="minorEastAsia"/>
          <w:bCs/>
          <w:color w:val="000000" w:themeColor="text1"/>
          <w:sz w:val="20"/>
        </w:rPr>
        <w:t xml:space="preserve"> </w:t>
      </w:r>
      <w:r w:rsidR="00726FB0" w:rsidRPr="00726FB0">
        <w:rPr>
          <w:rFonts w:asciiTheme="minorEastAsia" w:eastAsiaTheme="minorEastAsia" w:hAnsiTheme="minorEastAsia" w:hint="eastAsia"/>
          <w:bCs/>
          <w:color w:val="000000" w:themeColor="text1"/>
          <w:sz w:val="20"/>
        </w:rPr>
        <w:t>=</w:t>
      </w:r>
      <w:r w:rsidR="005B6B6B">
        <w:rPr>
          <w:rFonts w:asciiTheme="minorEastAsia" w:eastAsiaTheme="minorEastAsia" w:hAnsiTheme="minorEastAsia"/>
          <w:bCs/>
          <w:color w:val="000000" w:themeColor="text1"/>
          <w:sz w:val="20"/>
        </w:rPr>
        <w:t xml:space="preserve"> </w:t>
      </w:r>
      <w:r w:rsidR="00726FB0" w:rsidRPr="00726FB0">
        <w:rPr>
          <w:rFonts w:asciiTheme="minorEastAsia" w:eastAsiaTheme="minorEastAsia" w:hAnsiTheme="minorEastAsia" w:hint="eastAsia"/>
          <w:bCs/>
          <w:color w:val="000000" w:themeColor="text1"/>
          <w:sz w:val="20"/>
        </w:rPr>
        <w:t>0.1590）</w:t>
      </w:r>
      <w:r w:rsidR="00B2397A">
        <w:rPr>
          <w:rFonts w:asciiTheme="minorEastAsia" w:eastAsiaTheme="minorEastAsia" w:hAnsiTheme="minorEastAsia" w:hint="eastAsia"/>
          <w:bCs/>
          <w:color w:val="000000" w:themeColor="text1"/>
          <w:sz w:val="20"/>
        </w:rPr>
        <w:t>.</w:t>
      </w:r>
    </w:p>
    <w:p w14:paraId="38F29F1A" w14:textId="6C2DF60A" w:rsidR="00674DFA" w:rsidRDefault="00BD3890" w:rsidP="007A1654">
      <w:pPr>
        <w:rPr>
          <w:rFonts w:asciiTheme="minorEastAsia" w:eastAsiaTheme="minorEastAsia" w:hAnsiTheme="minorEastAsia"/>
          <w:bCs/>
          <w:color w:val="000000" w:themeColor="text1"/>
          <w:sz w:val="20"/>
        </w:rPr>
      </w:pPr>
      <w:r>
        <w:rPr>
          <w:rFonts w:asciiTheme="minorEastAsia" w:eastAsiaTheme="minorEastAsia" w:hAnsiTheme="minorEastAsia" w:hint="eastAsia"/>
          <w:bCs/>
          <w:color w:val="000000" w:themeColor="text1"/>
          <w:sz w:val="20"/>
        </w:rPr>
        <w:t xml:space="preserve">　</w:t>
      </w:r>
      <w:r w:rsidR="007D4B4C" w:rsidRPr="007D4B4C">
        <w:rPr>
          <w:rFonts w:asciiTheme="minorEastAsia" w:eastAsiaTheme="minorEastAsia" w:hAnsiTheme="minorEastAsia" w:hint="eastAsia"/>
          <w:bCs/>
          <w:color w:val="000000" w:themeColor="text1"/>
          <w:sz w:val="20"/>
        </w:rPr>
        <w:t>本研究における体位条件ごとのVR酔いスコアの比較結果を図</w:t>
      </w:r>
      <w:r w:rsidR="00D64807" w:rsidRPr="00B913F3">
        <w:rPr>
          <w:rFonts w:asciiTheme="minorEastAsia" w:eastAsiaTheme="minorEastAsia" w:hAnsiTheme="minorEastAsia" w:hint="eastAsia"/>
          <w:bCs/>
          <w:color w:val="EE0000"/>
          <w:sz w:val="20"/>
          <w:highlight w:val="yellow"/>
        </w:rPr>
        <w:t>８</w:t>
      </w:r>
      <w:r w:rsidR="007D4B4C" w:rsidRPr="007D4B4C">
        <w:rPr>
          <w:rFonts w:asciiTheme="minorEastAsia" w:eastAsiaTheme="minorEastAsia" w:hAnsiTheme="minorEastAsia" w:hint="eastAsia"/>
          <w:bCs/>
          <w:color w:val="000000" w:themeColor="text1"/>
          <w:sz w:val="20"/>
        </w:rPr>
        <w:t>に示す</w:t>
      </w:r>
      <w:r w:rsidR="00B2397A">
        <w:rPr>
          <w:rFonts w:asciiTheme="minorEastAsia" w:eastAsiaTheme="minorEastAsia" w:hAnsiTheme="minorEastAsia" w:hint="eastAsia"/>
          <w:bCs/>
          <w:color w:val="000000" w:themeColor="text1"/>
          <w:sz w:val="20"/>
        </w:rPr>
        <w:t>.</w:t>
      </w:r>
      <w:r w:rsidR="00377CFA">
        <w:rPr>
          <w:rFonts w:asciiTheme="minorEastAsia" w:eastAsiaTheme="minorEastAsia" w:hAnsiTheme="minorEastAsia"/>
          <w:bCs/>
          <w:color w:val="000000" w:themeColor="text1"/>
          <w:sz w:val="20"/>
        </w:rPr>
        <w:t>VR</w:t>
      </w:r>
      <w:r w:rsidR="00377CFA">
        <w:rPr>
          <w:rFonts w:asciiTheme="minorEastAsia" w:eastAsiaTheme="minorEastAsia" w:hAnsiTheme="minorEastAsia" w:hint="eastAsia"/>
          <w:bCs/>
          <w:color w:val="000000" w:themeColor="text1"/>
          <w:sz w:val="20"/>
        </w:rPr>
        <w:t>酔いスコア</w:t>
      </w:r>
      <w:r w:rsidR="007D4B4C" w:rsidRPr="007D4B4C">
        <w:rPr>
          <w:rFonts w:asciiTheme="minorEastAsia" w:eastAsiaTheme="minorEastAsia" w:hAnsiTheme="minorEastAsia" w:hint="eastAsia"/>
          <w:bCs/>
          <w:color w:val="000000" w:themeColor="text1"/>
          <w:sz w:val="20"/>
        </w:rPr>
        <w:t>の平均</w:t>
      </w:r>
      <w:r w:rsidR="0001708B" w:rsidRPr="00B913F3">
        <w:rPr>
          <w:rFonts w:asciiTheme="minorEastAsia" w:eastAsiaTheme="minorEastAsia" w:hAnsiTheme="minorEastAsia"/>
          <w:bCs/>
          <w:color w:val="EE0000"/>
          <w:sz w:val="20"/>
          <w:highlight w:val="yellow"/>
        </w:rPr>
        <w:t>±標準偏差</w:t>
      </w:r>
      <w:r w:rsidR="007D4B4C" w:rsidRPr="007D4B4C">
        <w:rPr>
          <w:rFonts w:asciiTheme="minorEastAsia" w:eastAsiaTheme="minorEastAsia" w:hAnsiTheme="minorEastAsia" w:hint="eastAsia"/>
          <w:bCs/>
          <w:color w:val="000000" w:themeColor="text1"/>
          <w:sz w:val="20"/>
        </w:rPr>
        <w:t>は</w:t>
      </w:r>
      <w:r w:rsidR="00B2397A">
        <w:rPr>
          <w:rFonts w:asciiTheme="minorEastAsia" w:eastAsiaTheme="minorEastAsia" w:hAnsiTheme="minorEastAsia" w:hint="eastAsia"/>
          <w:bCs/>
          <w:color w:val="000000" w:themeColor="text1"/>
          <w:sz w:val="20"/>
        </w:rPr>
        <w:t>,</w:t>
      </w:r>
      <w:r w:rsidR="007D4B4C" w:rsidRPr="007D4B4C">
        <w:rPr>
          <w:rFonts w:asciiTheme="minorEastAsia" w:eastAsiaTheme="minorEastAsia" w:hAnsiTheme="minorEastAsia" w:hint="eastAsia"/>
          <w:bCs/>
          <w:color w:val="000000" w:themeColor="text1"/>
          <w:sz w:val="20"/>
        </w:rPr>
        <w:t>座位が12.92</w:t>
      </w:r>
      <w:r w:rsidR="00CA189C">
        <w:rPr>
          <w:rFonts w:asciiTheme="minorEastAsia" w:eastAsiaTheme="minorEastAsia" w:hAnsiTheme="minorEastAsia"/>
          <w:bCs/>
          <w:color w:val="000000" w:themeColor="text1"/>
          <w:sz w:val="20"/>
        </w:rPr>
        <w:t xml:space="preserve"> </w:t>
      </w:r>
      <w:r w:rsidR="00CA189C" w:rsidRPr="00B913F3">
        <w:rPr>
          <w:rFonts w:asciiTheme="minorEastAsia" w:eastAsiaTheme="minorEastAsia" w:hAnsiTheme="minorEastAsia"/>
          <w:bCs/>
          <w:color w:val="EE0000"/>
          <w:sz w:val="20"/>
          <w:highlight w:val="yellow"/>
        </w:rPr>
        <w:t>± 8.25</w:t>
      </w:r>
      <w:r w:rsidR="00B2397A">
        <w:rPr>
          <w:rFonts w:asciiTheme="minorEastAsia" w:eastAsiaTheme="minorEastAsia" w:hAnsiTheme="minorEastAsia" w:hint="eastAsia"/>
          <w:bCs/>
          <w:color w:val="000000" w:themeColor="text1"/>
          <w:sz w:val="20"/>
        </w:rPr>
        <w:t>,</w:t>
      </w:r>
      <w:r w:rsidR="007D4B4C" w:rsidRPr="007D4B4C">
        <w:rPr>
          <w:rFonts w:asciiTheme="minorEastAsia" w:eastAsiaTheme="minorEastAsia" w:hAnsiTheme="minorEastAsia" w:hint="eastAsia"/>
          <w:bCs/>
          <w:color w:val="000000" w:themeColor="text1"/>
          <w:sz w:val="20"/>
        </w:rPr>
        <w:t>半座位が15.0</w:t>
      </w:r>
      <w:r w:rsidR="00766078">
        <w:rPr>
          <w:rFonts w:asciiTheme="minorEastAsia" w:eastAsiaTheme="minorEastAsia" w:hAnsiTheme="minorEastAsia"/>
          <w:bCs/>
          <w:color w:val="000000" w:themeColor="text1"/>
          <w:sz w:val="20"/>
        </w:rPr>
        <w:t xml:space="preserve"> </w:t>
      </w:r>
      <w:r w:rsidR="00766078" w:rsidRPr="00B913F3">
        <w:rPr>
          <w:rFonts w:asciiTheme="minorEastAsia" w:eastAsiaTheme="minorEastAsia" w:hAnsiTheme="minorEastAsia"/>
          <w:bCs/>
          <w:color w:val="000000" w:themeColor="text1"/>
          <w:sz w:val="20"/>
          <w:highlight w:val="yellow"/>
        </w:rPr>
        <w:t>± 7.66</w:t>
      </w:r>
      <w:r w:rsidR="00B2397A">
        <w:rPr>
          <w:rFonts w:asciiTheme="minorEastAsia" w:eastAsiaTheme="minorEastAsia" w:hAnsiTheme="minorEastAsia" w:hint="eastAsia"/>
          <w:bCs/>
          <w:color w:val="000000" w:themeColor="text1"/>
          <w:sz w:val="20"/>
        </w:rPr>
        <w:t>,</w:t>
      </w:r>
      <w:r w:rsidR="007D4B4C" w:rsidRPr="007D4B4C">
        <w:rPr>
          <w:rFonts w:asciiTheme="minorEastAsia" w:eastAsiaTheme="minorEastAsia" w:hAnsiTheme="minorEastAsia" w:hint="eastAsia"/>
          <w:bCs/>
          <w:color w:val="000000" w:themeColor="text1"/>
          <w:sz w:val="20"/>
        </w:rPr>
        <w:t>仰臥位が17.17</w:t>
      </w:r>
      <w:r w:rsidR="00565B46">
        <w:rPr>
          <w:rFonts w:asciiTheme="minorEastAsia" w:eastAsiaTheme="minorEastAsia" w:hAnsiTheme="minorEastAsia"/>
          <w:bCs/>
          <w:color w:val="000000" w:themeColor="text1"/>
          <w:sz w:val="20"/>
        </w:rPr>
        <w:t xml:space="preserve"> </w:t>
      </w:r>
      <w:r w:rsidR="00593517" w:rsidRPr="00B913F3">
        <w:rPr>
          <w:rFonts w:asciiTheme="minorEastAsia" w:eastAsiaTheme="minorEastAsia" w:hAnsiTheme="minorEastAsia"/>
          <w:bCs/>
          <w:color w:val="EE0000"/>
          <w:sz w:val="20"/>
          <w:highlight w:val="yellow"/>
        </w:rPr>
        <w:t>± 10.09</w:t>
      </w:r>
      <w:r w:rsidR="007D4B4C" w:rsidRPr="007D4B4C">
        <w:rPr>
          <w:rFonts w:asciiTheme="minorEastAsia" w:eastAsiaTheme="minorEastAsia" w:hAnsiTheme="minorEastAsia" w:hint="eastAsia"/>
          <w:bCs/>
          <w:color w:val="000000" w:themeColor="text1"/>
          <w:sz w:val="20"/>
        </w:rPr>
        <w:t>であった</w:t>
      </w:r>
      <w:r w:rsidR="00B2397A">
        <w:rPr>
          <w:rFonts w:asciiTheme="minorEastAsia" w:eastAsiaTheme="minorEastAsia" w:hAnsiTheme="minorEastAsia" w:hint="eastAsia"/>
          <w:bCs/>
          <w:color w:val="000000" w:themeColor="text1"/>
          <w:sz w:val="20"/>
        </w:rPr>
        <w:t>.</w:t>
      </w:r>
      <w:r w:rsidR="007D4B4C" w:rsidRPr="007D4B4C">
        <w:rPr>
          <w:rFonts w:asciiTheme="minorEastAsia" w:eastAsiaTheme="minorEastAsia" w:hAnsiTheme="minorEastAsia" w:hint="eastAsia"/>
          <w:bCs/>
          <w:color w:val="000000" w:themeColor="text1"/>
          <w:sz w:val="20"/>
        </w:rPr>
        <w:t>平均値の推移を見ると</w:t>
      </w:r>
      <w:r w:rsidR="00B2397A">
        <w:rPr>
          <w:rFonts w:asciiTheme="minorEastAsia" w:eastAsiaTheme="minorEastAsia" w:hAnsiTheme="minorEastAsia" w:hint="eastAsia"/>
          <w:bCs/>
          <w:color w:val="000000" w:themeColor="text1"/>
          <w:sz w:val="20"/>
        </w:rPr>
        <w:t>,</w:t>
      </w:r>
      <w:r w:rsidR="007D4B4C" w:rsidRPr="007D4B4C">
        <w:rPr>
          <w:rFonts w:asciiTheme="minorEastAsia" w:eastAsiaTheme="minorEastAsia" w:hAnsiTheme="minorEastAsia" w:hint="eastAsia"/>
          <w:bCs/>
          <w:color w:val="000000" w:themeColor="text1"/>
          <w:sz w:val="20"/>
        </w:rPr>
        <w:t>背中角度が小さくなり体幹が寝た状態に近づくほどVR酔いスコアが増加する傾向がみられた</w:t>
      </w:r>
      <w:r w:rsidR="00B2397A">
        <w:rPr>
          <w:rFonts w:asciiTheme="minorEastAsia" w:eastAsiaTheme="minorEastAsia" w:hAnsiTheme="minorEastAsia" w:hint="eastAsia"/>
          <w:bCs/>
          <w:color w:val="000000" w:themeColor="text1"/>
          <w:sz w:val="20"/>
        </w:rPr>
        <w:t>.</w:t>
      </w:r>
      <w:r w:rsidR="007D4B4C" w:rsidRPr="007D4B4C">
        <w:rPr>
          <w:rFonts w:asciiTheme="minorEastAsia" w:eastAsiaTheme="minorEastAsia" w:hAnsiTheme="minorEastAsia" w:hint="eastAsia"/>
          <w:bCs/>
          <w:color w:val="000000" w:themeColor="text1"/>
          <w:sz w:val="20"/>
        </w:rPr>
        <w:t>しかし</w:t>
      </w:r>
      <w:r w:rsidR="00B2397A">
        <w:rPr>
          <w:rFonts w:asciiTheme="minorEastAsia" w:eastAsiaTheme="minorEastAsia" w:hAnsiTheme="minorEastAsia" w:hint="eastAsia"/>
          <w:bCs/>
          <w:color w:val="000000" w:themeColor="text1"/>
          <w:sz w:val="20"/>
        </w:rPr>
        <w:t>,</w:t>
      </w:r>
      <w:r w:rsidR="007D4B4C" w:rsidRPr="007D4B4C">
        <w:rPr>
          <w:rFonts w:asciiTheme="minorEastAsia" w:eastAsiaTheme="minorEastAsia" w:hAnsiTheme="minorEastAsia" w:hint="eastAsia"/>
          <w:bCs/>
          <w:color w:val="000000" w:themeColor="text1"/>
          <w:sz w:val="20"/>
        </w:rPr>
        <w:t>一元配置分散分析の結果</w:t>
      </w:r>
      <w:r w:rsidR="00B2397A">
        <w:rPr>
          <w:rFonts w:asciiTheme="minorEastAsia" w:eastAsiaTheme="minorEastAsia" w:hAnsiTheme="minorEastAsia" w:hint="eastAsia"/>
          <w:bCs/>
          <w:color w:val="000000" w:themeColor="text1"/>
          <w:sz w:val="20"/>
        </w:rPr>
        <w:t>,</w:t>
      </w:r>
      <w:r w:rsidR="007D4B4C" w:rsidRPr="007D4B4C">
        <w:rPr>
          <w:rFonts w:asciiTheme="minorEastAsia" w:eastAsiaTheme="minorEastAsia" w:hAnsiTheme="minorEastAsia" w:hint="eastAsia"/>
          <w:bCs/>
          <w:color w:val="000000" w:themeColor="text1"/>
          <w:sz w:val="20"/>
        </w:rPr>
        <w:t>VR酔いスコアに統計的な</w:t>
      </w:r>
      <w:r w:rsidR="00A91C16" w:rsidRPr="00B913F3">
        <w:rPr>
          <w:rFonts w:asciiTheme="minorEastAsia" w:eastAsiaTheme="minorEastAsia" w:hAnsiTheme="minorEastAsia" w:hint="eastAsia"/>
          <w:bCs/>
          <w:color w:val="EE0000"/>
          <w:sz w:val="20"/>
          <w:highlight w:val="yellow"/>
        </w:rPr>
        <w:t>有意な主効果</w:t>
      </w:r>
      <w:r w:rsidR="007D4B4C" w:rsidRPr="007D4B4C">
        <w:rPr>
          <w:rFonts w:asciiTheme="minorEastAsia" w:eastAsiaTheme="minorEastAsia" w:hAnsiTheme="minorEastAsia" w:hint="eastAsia"/>
          <w:bCs/>
          <w:color w:val="000000" w:themeColor="text1"/>
          <w:sz w:val="20"/>
        </w:rPr>
        <w:t>は認められなかった（F(2,33)</w:t>
      </w:r>
      <w:r w:rsidR="00E45436">
        <w:rPr>
          <w:rFonts w:asciiTheme="minorEastAsia" w:eastAsiaTheme="minorEastAsia" w:hAnsiTheme="minorEastAsia"/>
          <w:bCs/>
          <w:color w:val="000000" w:themeColor="text1"/>
          <w:sz w:val="20"/>
        </w:rPr>
        <w:t xml:space="preserve"> </w:t>
      </w:r>
      <w:r w:rsidR="007D4B4C" w:rsidRPr="007D4B4C">
        <w:rPr>
          <w:rFonts w:asciiTheme="minorEastAsia" w:eastAsiaTheme="minorEastAsia" w:hAnsiTheme="minorEastAsia" w:hint="eastAsia"/>
          <w:bCs/>
          <w:color w:val="000000" w:themeColor="text1"/>
          <w:sz w:val="20"/>
        </w:rPr>
        <w:t>=</w:t>
      </w:r>
      <w:r w:rsidR="00E45436">
        <w:rPr>
          <w:rFonts w:asciiTheme="minorEastAsia" w:eastAsiaTheme="minorEastAsia" w:hAnsiTheme="minorEastAsia"/>
          <w:bCs/>
          <w:color w:val="000000" w:themeColor="text1"/>
          <w:sz w:val="20"/>
        </w:rPr>
        <w:t xml:space="preserve"> </w:t>
      </w:r>
      <w:r w:rsidR="007D4B4C" w:rsidRPr="007D4B4C">
        <w:rPr>
          <w:rFonts w:asciiTheme="minorEastAsia" w:eastAsiaTheme="minorEastAsia" w:hAnsiTheme="minorEastAsia" w:hint="eastAsia"/>
          <w:bCs/>
          <w:color w:val="000000" w:themeColor="text1"/>
          <w:sz w:val="20"/>
        </w:rPr>
        <w:t>0.71,p</w:t>
      </w:r>
      <w:r w:rsidR="00E45436">
        <w:rPr>
          <w:rFonts w:asciiTheme="minorEastAsia" w:eastAsiaTheme="minorEastAsia" w:hAnsiTheme="minorEastAsia"/>
          <w:bCs/>
          <w:color w:val="000000" w:themeColor="text1"/>
          <w:sz w:val="20"/>
        </w:rPr>
        <w:t xml:space="preserve"> </w:t>
      </w:r>
      <w:r w:rsidR="007D4B4C" w:rsidRPr="007D4B4C">
        <w:rPr>
          <w:rFonts w:asciiTheme="minorEastAsia" w:eastAsiaTheme="minorEastAsia" w:hAnsiTheme="minorEastAsia" w:hint="eastAsia"/>
          <w:bCs/>
          <w:color w:val="000000" w:themeColor="text1"/>
          <w:sz w:val="20"/>
        </w:rPr>
        <w:t>=</w:t>
      </w:r>
      <w:r w:rsidR="00E45436">
        <w:rPr>
          <w:rFonts w:asciiTheme="minorEastAsia" w:eastAsiaTheme="minorEastAsia" w:hAnsiTheme="minorEastAsia"/>
          <w:bCs/>
          <w:color w:val="000000" w:themeColor="text1"/>
          <w:sz w:val="20"/>
        </w:rPr>
        <w:t xml:space="preserve"> </w:t>
      </w:r>
      <w:r w:rsidR="007D4B4C" w:rsidRPr="007D4B4C">
        <w:rPr>
          <w:rFonts w:asciiTheme="minorEastAsia" w:eastAsiaTheme="minorEastAsia" w:hAnsiTheme="minorEastAsia" w:hint="eastAsia"/>
          <w:bCs/>
          <w:color w:val="000000" w:themeColor="text1"/>
          <w:sz w:val="20"/>
        </w:rPr>
        <w:t>0.498）</w:t>
      </w:r>
      <w:r w:rsidR="00B2397A">
        <w:rPr>
          <w:rFonts w:asciiTheme="minorEastAsia" w:eastAsiaTheme="minorEastAsia" w:hAnsiTheme="minorEastAsia" w:hint="eastAsia"/>
          <w:bCs/>
          <w:color w:val="000000" w:themeColor="text1"/>
          <w:sz w:val="20"/>
        </w:rPr>
        <w:t>.</w:t>
      </w:r>
    </w:p>
    <w:p w14:paraId="4FD5C8CE" w14:textId="3689003B" w:rsidR="008F093D" w:rsidRDefault="008F093D" w:rsidP="00562D95">
      <w:pPr>
        <w:rPr>
          <w:rFonts w:asciiTheme="minorEastAsia" w:eastAsiaTheme="minorEastAsia" w:hAnsiTheme="minorEastAsia"/>
          <w:bCs/>
          <w:color w:val="000000" w:themeColor="text1"/>
          <w:sz w:val="20"/>
        </w:rPr>
      </w:pPr>
      <w:r>
        <w:rPr>
          <w:rFonts w:asciiTheme="minorEastAsia" w:eastAsiaTheme="minorEastAsia" w:hAnsiTheme="minorEastAsia" w:hint="eastAsia"/>
          <w:bCs/>
          <w:noProof/>
          <w:color w:val="000000" w:themeColor="text1"/>
          <w:sz w:val="20"/>
        </w:rPr>
        <mc:AlternateContent>
          <mc:Choice Requires="wpg">
            <w:drawing>
              <wp:inline distT="0" distB="0" distL="0" distR="0" wp14:anchorId="40DAAE0D" wp14:editId="1368D57C">
                <wp:extent cx="3056481" cy="2769684"/>
                <wp:effectExtent l="0" t="0" r="4445" b="0"/>
                <wp:docPr id="624605700" name="グループ化 6"/>
                <wp:cNvGraphicFramePr/>
                <a:graphic xmlns:a="http://schemas.openxmlformats.org/drawingml/2006/main">
                  <a:graphicData uri="http://schemas.microsoft.com/office/word/2010/wordprocessingGroup">
                    <wpg:wgp>
                      <wpg:cNvGrpSpPr/>
                      <wpg:grpSpPr>
                        <a:xfrm>
                          <a:off x="0" y="0"/>
                          <a:ext cx="3056481" cy="2769684"/>
                          <a:chOff x="-547682" y="-808802"/>
                          <a:chExt cx="3460162" cy="3053725"/>
                        </a:xfrm>
                      </wpg:grpSpPr>
                      <wps:wsp>
                        <wps:cNvPr id="1151604953" name="テキスト ボックス 5"/>
                        <wps:cNvSpPr txBox="1"/>
                        <wps:spPr>
                          <a:xfrm>
                            <a:off x="-303615" y="1762242"/>
                            <a:ext cx="3216095" cy="482681"/>
                          </a:xfrm>
                          <a:prstGeom prst="rect">
                            <a:avLst/>
                          </a:prstGeom>
                          <a:solidFill>
                            <a:schemeClr val="lt1"/>
                          </a:solidFill>
                          <a:ln w="6350">
                            <a:noFill/>
                          </a:ln>
                        </wps:spPr>
                        <wps:txbx>
                          <w:txbxContent>
                            <w:p w14:paraId="35A92F51" w14:textId="4025447F" w:rsidR="00D046F9" w:rsidRDefault="00D046F9" w:rsidP="008F093D">
                              <w:pPr>
                                <w:jc w:val="center"/>
                                <w:rPr>
                                  <w:sz w:val="20"/>
                                  <w:szCs w:val="20"/>
                                </w:rPr>
                              </w:pPr>
                              <w:r w:rsidRPr="00450790">
                                <w:rPr>
                                  <w:rFonts w:hint="eastAsia"/>
                                  <w:sz w:val="20"/>
                                  <w:szCs w:val="20"/>
                                </w:rPr>
                                <w:t>図</w:t>
                              </w:r>
                              <w:r w:rsidR="00D64807" w:rsidRPr="00B913F3">
                                <w:rPr>
                                  <w:rFonts w:hint="eastAsia"/>
                                  <w:color w:val="EE0000"/>
                                  <w:sz w:val="20"/>
                                  <w:szCs w:val="20"/>
                                  <w:highlight w:val="yellow"/>
                                </w:rPr>
                                <w:t>８</w:t>
                              </w:r>
                              <w:r>
                                <w:rPr>
                                  <w:sz w:val="20"/>
                                  <w:szCs w:val="20"/>
                                </w:rPr>
                                <w:t xml:space="preserve"> </w:t>
                              </w:r>
                              <w:r>
                                <w:rPr>
                                  <w:rFonts w:hint="eastAsia"/>
                                  <w:sz w:val="20"/>
                                  <w:szCs w:val="20"/>
                                </w:rPr>
                                <w:t>体位条件別の</w:t>
                              </w:r>
                              <w:r>
                                <w:rPr>
                                  <w:sz w:val="20"/>
                                  <w:szCs w:val="20"/>
                                </w:rPr>
                                <w:t>VR</w:t>
                              </w:r>
                              <w:r>
                                <w:rPr>
                                  <w:rFonts w:hint="eastAsia"/>
                                  <w:sz w:val="20"/>
                                  <w:szCs w:val="20"/>
                                </w:rPr>
                                <w:t>酔いスコアの比較</w:t>
                              </w:r>
                            </w:p>
                            <w:p w14:paraId="53EC0A95" w14:textId="70C18843" w:rsidR="00D046F9" w:rsidRPr="00450790" w:rsidRDefault="00D046F9" w:rsidP="008F093D">
                              <w:pPr>
                                <w:jc w:val="center"/>
                                <w:rPr>
                                  <w:sz w:val="20"/>
                                  <w:szCs w:val="20"/>
                                </w:rPr>
                              </w:pPr>
                              <w:r>
                                <w:rPr>
                                  <w:sz w:val="20"/>
                                  <w:szCs w:val="20"/>
                                </w:rPr>
                                <w:t>Fig.</w:t>
                              </w:r>
                              <w:r w:rsidR="00D64807" w:rsidRPr="00B913F3">
                                <w:rPr>
                                  <w:color w:val="EE0000"/>
                                  <w:sz w:val="20"/>
                                  <w:szCs w:val="20"/>
                                  <w:highlight w:val="yellow"/>
                                </w:rPr>
                                <w:t>8</w:t>
                              </w:r>
                              <w:r>
                                <w:rPr>
                                  <w:sz w:val="20"/>
                                  <w:szCs w:val="20"/>
                                </w:rPr>
                                <w:t xml:space="preserve"> </w:t>
                              </w:r>
                              <w:r w:rsidRPr="00937376">
                                <w:rPr>
                                  <w:sz w:val="20"/>
                                  <w:szCs w:val="20"/>
                                </w:rPr>
                                <w:t>VR sickness scores by posture condition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1160286810" name="図 9"/>
                          <pic:cNvPicPr>
                            <a:picLocks noChangeAspect="1"/>
                          </pic:cNvPicPr>
                        </pic:nvPicPr>
                        <pic:blipFill rotWithShape="1">
                          <a:blip r:embed="rId23" cstate="print">
                            <a:extLst>
                              <a:ext uri="{28A0092B-C50C-407E-A947-70E740481C1C}">
                                <a14:useLocalDpi xmlns:a14="http://schemas.microsoft.com/office/drawing/2010/main" val="0"/>
                              </a:ext>
                            </a:extLst>
                          </a:blip>
                          <a:srcRect t="6536" b="180"/>
                          <a:stretch>
                            <a:fillRect/>
                          </a:stretch>
                        </pic:blipFill>
                        <pic:spPr>
                          <a:xfrm>
                            <a:off x="-547682" y="-808802"/>
                            <a:ext cx="3357661" cy="2434126"/>
                          </a:xfrm>
                          <a:prstGeom prst="rect">
                            <a:avLst/>
                          </a:prstGeom>
                        </pic:spPr>
                      </pic:pic>
                    </wpg:wgp>
                  </a:graphicData>
                </a:graphic>
              </wp:inline>
            </w:drawing>
          </mc:Choice>
          <mc:Fallback>
            <w:pict>
              <v:group w14:anchorId="40DAAE0D" id="_x0000_s1053" style="width:240.65pt;height:218.1pt;mso-position-horizontal-relative:char;mso-position-vertical-relative:line" coordorigin="-5476,-8088" coordsize="34601,30537"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">
                <v:shape id="テキスト ボックス 5" o:spid="_x0000_s1054" type="#_x0000_t202" style="position:absolute;left:-3036;top:17622;width:32160;height:482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" fillcolor="white [3201]" stroked="f" strokeweight=".5pt">
                  <v:textbox inset="0,0,0,0">
                    <w:txbxContent>
                      <w:p w14:paraId="35A92F51" w14:textId="4025447F" w:rsidR="00D046F9" w:rsidRDefault="00D046F9" w:rsidP="008F093D">
                        <w:pPr>
                          <w:jc w:val="center"/>
                          <w:rPr>
                            <w:sz w:val="20"/>
                            <w:szCs w:val="20"/>
                          </w:rPr>
                        </w:pPr>
                        <w:r w:rsidRPr="00450790">
                          <w:rPr>
                            <w:rFonts w:hint="eastAsia"/>
                            <w:sz w:val="20"/>
                            <w:szCs w:val="20"/>
                          </w:rPr>
                          <w:t>図</w:t>
                        </w:r>
                        <w:r w:rsidR="00D64807" w:rsidRPr="00B913F3">
                          <w:rPr>
                            <w:rFonts w:hint="eastAsia"/>
                            <w:color w:val="EE0000"/>
                            <w:sz w:val="20"/>
                            <w:szCs w:val="20"/>
                            <w:highlight w:val="yellow"/>
                          </w:rPr>
                          <w:t>８</w:t>
                        </w:r>
                        <w:r>
                          <w:rPr>
                            <w:sz w:val="20"/>
                            <w:szCs w:val="20"/>
                          </w:rPr>
                          <w:t xml:space="preserve"> </w:t>
                        </w:r>
                        <w:r>
                          <w:rPr>
                            <w:rFonts w:hint="eastAsia"/>
                            <w:sz w:val="20"/>
                            <w:szCs w:val="20"/>
                          </w:rPr>
                          <w:t>体位条件別の</w:t>
                        </w:r>
                        <w:r>
                          <w:rPr>
                            <w:sz w:val="20"/>
                            <w:szCs w:val="20"/>
                          </w:rPr>
                          <w:t>VR</w:t>
                        </w:r>
                        <w:r>
                          <w:rPr>
                            <w:rFonts w:hint="eastAsia"/>
                            <w:sz w:val="20"/>
                            <w:szCs w:val="20"/>
                          </w:rPr>
                          <w:t>酔いスコアの比較</w:t>
                        </w:r>
                      </w:p>
                      <w:p w14:paraId="53EC0A95" w14:textId="70C18843" w:rsidR="00D046F9" w:rsidRPr="00450790" w:rsidRDefault="00D046F9" w:rsidP="008F093D">
                        <w:pPr>
                          <w:jc w:val="center"/>
                          <w:rPr>
                            <w:sz w:val="20"/>
                            <w:szCs w:val="20"/>
                          </w:rPr>
                        </w:pPr>
                        <w:r>
                          <w:rPr>
                            <w:sz w:val="20"/>
                            <w:szCs w:val="20"/>
                          </w:rPr>
                          <w:t>Fig.</w:t>
                        </w:r>
                        <w:r w:rsidR="00D64807" w:rsidRPr="00B913F3">
                          <w:rPr>
                            <w:color w:val="EE0000"/>
                            <w:sz w:val="20"/>
                            <w:szCs w:val="20"/>
                            <w:highlight w:val="yellow"/>
                          </w:rPr>
                          <w:t>8</w:t>
                        </w:r>
                        <w:r>
                          <w:rPr>
                            <w:sz w:val="20"/>
                            <w:szCs w:val="20"/>
                          </w:rPr>
                          <w:t xml:space="preserve"> </w:t>
                        </w:r>
                        <w:r w:rsidRPr="00937376">
                          <w:rPr>
                            <w:sz w:val="20"/>
                            <w:szCs w:val="20"/>
                          </w:rPr>
                          <w:t>VR sickness scores by posture condition</w:t>
                        </w:r>
                      </w:p>
                    </w:txbxContent>
                  </v:textbox>
                </v:shape>
                <v:shape id="図 9" o:spid="_x0000_s1055" type="#_x0000_t75" style="position:absolute;left:-5476;top:-8088;width:33575;height:2434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">
                  <v:imagedata r:id="rId24" o:title="" croptop="4283f" cropbottom="118f"/>
                </v:shape>
                <w10:anchorlock/>
              </v:group>
            </w:pict>
          </mc:Fallback>
        </mc:AlternateContent>
      </w:r>
    </w:p>
    <w:p w14:paraId="30ADD45A" w14:textId="0F267762" w:rsidR="00D82872" w:rsidRDefault="00D82872" w:rsidP="00160F91">
      <w:pPr>
        <w:rPr>
          <w:rFonts w:asciiTheme="minorEastAsia" w:eastAsiaTheme="minorEastAsia" w:hAnsiTheme="minorEastAsia"/>
          <w:bCs/>
          <w:color w:val="000000" w:themeColor="text1"/>
          <w:sz w:val="20"/>
        </w:rPr>
      </w:pPr>
    </w:p>
    <w:p w14:paraId="74A0AD60" w14:textId="0FD5C9CC" w:rsidR="009C4721" w:rsidRDefault="00D82872" w:rsidP="009A7A88">
      <w:pPr>
        <w:rPr>
          <w:rFonts w:asciiTheme="minorEastAsia" w:eastAsiaTheme="minorEastAsia" w:hAnsiTheme="minorEastAsia"/>
          <w:bCs/>
          <w:color w:val="000000" w:themeColor="text1"/>
          <w:sz w:val="20"/>
        </w:rPr>
      </w:pPr>
      <w:r>
        <w:rPr>
          <w:rFonts w:asciiTheme="minorEastAsia" w:eastAsiaTheme="minorEastAsia" w:hAnsiTheme="minorEastAsia" w:hint="eastAsia"/>
          <w:bCs/>
          <w:color w:val="000000" w:themeColor="text1"/>
          <w:sz w:val="20"/>
        </w:rPr>
        <w:t xml:space="preserve">　</w:t>
      </w:r>
      <w:r w:rsidR="00D13268">
        <w:rPr>
          <w:rFonts w:asciiTheme="minorEastAsia" w:eastAsiaTheme="minorEastAsia" w:hAnsiTheme="minorEastAsia" w:hint="eastAsia"/>
          <w:bCs/>
          <w:color w:val="000000" w:themeColor="text1"/>
          <w:sz w:val="20"/>
        </w:rPr>
        <w:t>右手コントローラの</w:t>
      </w:r>
      <w:r w:rsidR="00C55983" w:rsidRPr="00C55983">
        <w:rPr>
          <w:rFonts w:asciiTheme="minorEastAsia" w:eastAsiaTheme="minorEastAsia" w:hAnsiTheme="minorEastAsia" w:hint="eastAsia"/>
          <w:bCs/>
          <w:color w:val="000000" w:themeColor="text1"/>
          <w:sz w:val="20"/>
        </w:rPr>
        <w:t>総軌跡長の平均</w:t>
      </w:r>
      <w:r w:rsidR="00234C6B" w:rsidRPr="002D62F4">
        <w:rPr>
          <w:rFonts w:asciiTheme="minorEastAsia" w:eastAsiaTheme="minorEastAsia" w:hAnsiTheme="minorEastAsia"/>
          <w:bCs/>
          <w:color w:val="EE0000"/>
          <w:sz w:val="20"/>
          <w:highlight w:val="yellow"/>
        </w:rPr>
        <w:t>±標準偏差</w:t>
      </w:r>
      <w:r w:rsidR="00C55983" w:rsidRPr="00C55983">
        <w:rPr>
          <w:rFonts w:asciiTheme="minorEastAsia" w:eastAsiaTheme="minorEastAsia" w:hAnsiTheme="minorEastAsia" w:hint="eastAsia"/>
          <w:bCs/>
          <w:color w:val="000000" w:themeColor="text1"/>
          <w:sz w:val="20"/>
        </w:rPr>
        <w:t>は</w:t>
      </w:r>
      <w:r w:rsidR="008F3703">
        <w:rPr>
          <w:rFonts w:asciiTheme="minorEastAsia" w:eastAsiaTheme="minorEastAsia" w:hAnsiTheme="minorEastAsia" w:hint="eastAsia"/>
          <w:bCs/>
          <w:color w:val="000000" w:themeColor="text1"/>
          <w:sz w:val="20"/>
        </w:rPr>
        <w:t>,</w:t>
      </w:r>
      <w:r w:rsidR="00C55983" w:rsidRPr="00C55983">
        <w:rPr>
          <w:rFonts w:asciiTheme="minorEastAsia" w:eastAsiaTheme="minorEastAsia" w:hAnsiTheme="minorEastAsia" w:hint="eastAsia"/>
          <w:bCs/>
          <w:color w:val="000000" w:themeColor="text1"/>
          <w:sz w:val="20"/>
        </w:rPr>
        <w:t>座位が21.06</w:t>
      </w:r>
      <w:r w:rsidR="00C86598">
        <w:rPr>
          <w:rFonts w:asciiTheme="minorEastAsia" w:eastAsiaTheme="minorEastAsia" w:hAnsiTheme="minorEastAsia"/>
          <w:bCs/>
          <w:color w:val="000000" w:themeColor="text1"/>
          <w:sz w:val="20"/>
        </w:rPr>
        <w:t xml:space="preserve"> </w:t>
      </w:r>
      <w:r w:rsidR="00C86598" w:rsidRPr="00B913F3">
        <w:rPr>
          <w:rFonts w:asciiTheme="minorEastAsia" w:eastAsiaTheme="minorEastAsia" w:hAnsiTheme="minorEastAsia"/>
          <w:bCs/>
          <w:color w:val="EE0000"/>
          <w:sz w:val="20"/>
          <w:highlight w:val="yellow"/>
        </w:rPr>
        <w:t>± 7.33</w:t>
      </w:r>
      <w:r w:rsidR="00F5550E">
        <w:rPr>
          <w:rFonts w:asciiTheme="minorEastAsia" w:eastAsiaTheme="minorEastAsia" w:hAnsiTheme="minorEastAsia"/>
          <w:bCs/>
          <w:color w:val="000000" w:themeColor="text1"/>
          <w:sz w:val="20"/>
        </w:rPr>
        <w:t xml:space="preserve"> </w:t>
      </w:r>
      <w:r w:rsidR="00C55983" w:rsidRPr="00C55983">
        <w:rPr>
          <w:rFonts w:asciiTheme="minorEastAsia" w:eastAsiaTheme="minorEastAsia" w:hAnsiTheme="minorEastAsia" w:hint="eastAsia"/>
          <w:bCs/>
          <w:color w:val="000000" w:themeColor="text1"/>
          <w:sz w:val="20"/>
        </w:rPr>
        <w:t>mm</w:t>
      </w:r>
      <w:r w:rsidR="008F3703">
        <w:rPr>
          <w:rFonts w:asciiTheme="minorEastAsia" w:eastAsiaTheme="minorEastAsia" w:hAnsiTheme="minorEastAsia" w:hint="eastAsia"/>
          <w:bCs/>
          <w:color w:val="000000" w:themeColor="text1"/>
          <w:sz w:val="20"/>
        </w:rPr>
        <w:t>,</w:t>
      </w:r>
      <w:r w:rsidR="00C55983" w:rsidRPr="00C55983">
        <w:rPr>
          <w:rFonts w:asciiTheme="minorEastAsia" w:eastAsiaTheme="minorEastAsia" w:hAnsiTheme="minorEastAsia" w:hint="eastAsia"/>
          <w:bCs/>
          <w:color w:val="000000" w:themeColor="text1"/>
          <w:sz w:val="20"/>
        </w:rPr>
        <w:t>半座位が 21</w:t>
      </w:r>
      <w:r w:rsidR="007E21AF">
        <w:rPr>
          <w:rFonts w:asciiTheme="minorEastAsia" w:eastAsiaTheme="minorEastAsia" w:hAnsiTheme="minorEastAsia"/>
          <w:bCs/>
          <w:color w:val="000000" w:themeColor="text1"/>
          <w:sz w:val="20"/>
        </w:rPr>
        <w:t>.00</w:t>
      </w:r>
      <w:r w:rsidR="00C55983" w:rsidRPr="00C55983">
        <w:rPr>
          <w:rFonts w:asciiTheme="minorEastAsia" w:eastAsiaTheme="minorEastAsia" w:hAnsiTheme="minorEastAsia" w:hint="eastAsia"/>
          <w:bCs/>
          <w:color w:val="000000" w:themeColor="text1"/>
          <w:sz w:val="20"/>
        </w:rPr>
        <w:t xml:space="preserve"> </w:t>
      </w:r>
      <w:r w:rsidR="008C5A18" w:rsidRPr="00B913F3">
        <w:rPr>
          <w:rFonts w:asciiTheme="minorEastAsia" w:eastAsiaTheme="minorEastAsia" w:hAnsiTheme="minorEastAsia"/>
          <w:bCs/>
          <w:color w:val="EE0000"/>
          <w:sz w:val="20"/>
          <w:highlight w:val="yellow"/>
        </w:rPr>
        <w:t>± 3.7</w:t>
      </w:r>
      <w:r w:rsidR="00E94468" w:rsidRPr="00B913F3">
        <w:rPr>
          <w:rFonts w:asciiTheme="minorEastAsia" w:eastAsiaTheme="minorEastAsia" w:hAnsiTheme="minorEastAsia"/>
          <w:bCs/>
          <w:color w:val="EE0000"/>
          <w:sz w:val="20"/>
          <w:highlight w:val="yellow"/>
        </w:rPr>
        <w:t>3</w:t>
      </w:r>
      <w:r w:rsidR="008C5A18" w:rsidRPr="008C5A18">
        <w:rPr>
          <w:rFonts w:asciiTheme="minorEastAsia" w:eastAsiaTheme="minorEastAsia" w:hAnsiTheme="minorEastAsia"/>
          <w:bCs/>
          <w:color w:val="000000" w:themeColor="text1"/>
          <w:sz w:val="20"/>
        </w:rPr>
        <w:t xml:space="preserve"> </w:t>
      </w:r>
      <w:r w:rsidR="00C55983" w:rsidRPr="00C55983">
        <w:rPr>
          <w:rFonts w:asciiTheme="minorEastAsia" w:eastAsiaTheme="minorEastAsia" w:hAnsiTheme="minorEastAsia" w:hint="eastAsia"/>
          <w:bCs/>
          <w:color w:val="000000" w:themeColor="text1"/>
          <w:sz w:val="20"/>
        </w:rPr>
        <w:t>mm前後</w:t>
      </w:r>
      <w:r w:rsidR="008F3703">
        <w:rPr>
          <w:rFonts w:asciiTheme="minorEastAsia" w:eastAsiaTheme="minorEastAsia" w:hAnsiTheme="minorEastAsia" w:hint="eastAsia"/>
          <w:bCs/>
          <w:color w:val="000000" w:themeColor="text1"/>
          <w:sz w:val="20"/>
        </w:rPr>
        <w:t>,</w:t>
      </w:r>
      <w:r w:rsidR="00C55983" w:rsidRPr="00C55983">
        <w:rPr>
          <w:rFonts w:asciiTheme="minorEastAsia" w:eastAsiaTheme="minorEastAsia" w:hAnsiTheme="minorEastAsia" w:hint="eastAsia"/>
          <w:bCs/>
          <w:color w:val="000000" w:themeColor="text1"/>
          <w:sz w:val="20"/>
        </w:rPr>
        <w:t xml:space="preserve">仰臥位が22.66 </w:t>
      </w:r>
      <w:r w:rsidR="00D36E4B" w:rsidRPr="00B913F3">
        <w:rPr>
          <w:rFonts w:asciiTheme="minorEastAsia" w:eastAsiaTheme="minorEastAsia" w:hAnsiTheme="minorEastAsia"/>
          <w:bCs/>
          <w:color w:val="EE0000"/>
          <w:sz w:val="20"/>
          <w:highlight w:val="yellow"/>
        </w:rPr>
        <w:t>± 9.75</w:t>
      </w:r>
      <w:r w:rsidR="00F5550E">
        <w:rPr>
          <w:rFonts w:asciiTheme="minorEastAsia" w:eastAsiaTheme="minorEastAsia" w:hAnsiTheme="minorEastAsia"/>
          <w:bCs/>
          <w:color w:val="EE0000"/>
          <w:sz w:val="20"/>
        </w:rPr>
        <w:t xml:space="preserve"> </w:t>
      </w:r>
      <w:r w:rsidR="00C55983" w:rsidRPr="00C55983">
        <w:rPr>
          <w:rFonts w:asciiTheme="minorEastAsia" w:eastAsiaTheme="minorEastAsia" w:hAnsiTheme="minorEastAsia" w:hint="eastAsia"/>
          <w:bCs/>
          <w:color w:val="000000" w:themeColor="text1"/>
          <w:sz w:val="20"/>
        </w:rPr>
        <w:t>mm 程度であり</w:t>
      </w:r>
      <w:r w:rsidR="008F3703">
        <w:rPr>
          <w:rFonts w:asciiTheme="minorEastAsia" w:eastAsiaTheme="minorEastAsia" w:hAnsiTheme="minorEastAsia" w:hint="eastAsia"/>
          <w:bCs/>
          <w:color w:val="000000" w:themeColor="text1"/>
          <w:sz w:val="20"/>
        </w:rPr>
        <w:t>,</w:t>
      </w:r>
      <w:r w:rsidR="00C55983" w:rsidRPr="00C55983">
        <w:rPr>
          <w:rFonts w:asciiTheme="minorEastAsia" w:eastAsiaTheme="minorEastAsia" w:hAnsiTheme="minorEastAsia" w:hint="eastAsia"/>
          <w:bCs/>
          <w:color w:val="000000" w:themeColor="text1"/>
          <w:sz w:val="20"/>
        </w:rPr>
        <w:t>仰臥位でやや長い傾向はあったものの</w:t>
      </w:r>
      <w:r w:rsidR="008F3703">
        <w:rPr>
          <w:rFonts w:asciiTheme="minorEastAsia" w:eastAsiaTheme="minorEastAsia" w:hAnsiTheme="minorEastAsia" w:hint="eastAsia"/>
          <w:bCs/>
          <w:color w:val="000000" w:themeColor="text1"/>
          <w:sz w:val="20"/>
        </w:rPr>
        <w:t>,</w:t>
      </w:r>
      <w:r w:rsidR="00C55983" w:rsidRPr="00C55983">
        <w:rPr>
          <w:rFonts w:asciiTheme="minorEastAsia" w:eastAsiaTheme="minorEastAsia" w:hAnsiTheme="minorEastAsia" w:hint="eastAsia"/>
          <w:bCs/>
          <w:color w:val="000000" w:themeColor="text1"/>
          <w:sz w:val="20"/>
        </w:rPr>
        <w:t>大きな差ではなかった</w:t>
      </w:r>
      <w:r w:rsidR="008F3703">
        <w:rPr>
          <w:rFonts w:asciiTheme="minorEastAsia" w:eastAsiaTheme="minorEastAsia" w:hAnsiTheme="minorEastAsia" w:hint="eastAsia"/>
          <w:bCs/>
          <w:color w:val="000000" w:themeColor="text1"/>
          <w:sz w:val="20"/>
        </w:rPr>
        <w:t>.</w:t>
      </w:r>
      <w:r w:rsidR="00C55983" w:rsidRPr="00C55983">
        <w:rPr>
          <w:rFonts w:asciiTheme="minorEastAsia" w:eastAsiaTheme="minorEastAsia" w:hAnsiTheme="minorEastAsia" w:hint="eastAsia"/>
          <w:bCs/>
          <w:color w:val="000000" w:themeColor="text1"/>
          <w:sz w:val="20"/>
        </w:rPr>
        <w:t>平均曲率</w:t>
      </w:r>
      <w:r w:rsidR="008F3703">
        <w:rPr>
          <w:rFonts w:asciiTheme="minorEastAsia" w:eastAsiaTheme="minorEastAsia" w:hAnsiTheme="minorEastAsia" w:hint="eastAsia"/>
          <w:bCs/>
          <w:color w:val="000000" w:themeColor="text1"/>
          <w:sz w:val="20"/>
        </w:rPr>
        <w:t>,</w:t>
      </w:r>
      <w:r w:rsidR="00C55983" w:rsidRPr="00C55983">
        <w:rPr>
          <w:rFonts w:asciiTheme="minorEastAsia" w:eastAsiaTheme="minorEastAsia" w:hAnsiTheme="minorEastAsia" w:hint="eastAsia"/>
          <w:bCs/>
          <w:color w:val="000000" w:themeColor="text1"/>
          <w:sz w:val="20"/>
        </w:rPr>
        <w:t>滑らかさ指標</w:t>
      </w:r>
      <w:r w:rsidR="008F3703">
        <w:rPr>
          <w:rFonts w:asciiTheme="minorEastAsia" w:eastAsiaTheme="minorEastAsia" w:hAnsiTheme="minorEastAsia" w:hint="eastAsia"/>
          <w:bCs/>
          <w:color w:val="000000" w:themeColor="text1"/>
          <w:sz w:val="20"/>
        </w:rPr>
        <w:t>,</w:t>
      </w:r>
      <w:r w:rsidR="00C55983" w:rsidRPr="00C55983">
        <w:rPr>
          <w:rFonts w:asciiTheme="minorEastAsia" w:eastAsiaTheme="minorEastAsia" w:hAnsiTheme="minorEastAsia" w:hint="eastAsia"/>
          <w:bCs/>
          <w:color w:val="000000" w:themeColor="text1"/>
          <w:sz w:val="20"/>
        </w:rPr>
        <w:t>平均ジャークについ</w:t>
      </w:r>
      <w:r w:rsidR="00C55983" w:rsidRPr="00C55983">
        <w:rPr>
          <w:rFonts w:asciiTheme="minorEastAsia" w:eastAsiaTheme="minorEastAsia" w:hAnsiTheme="minorEastAsia" w:hint="eastAsia"/>
          <w:bCs/>
          <w:color w:val="000000" w:themeColor="text1"/>
          <w:sz w:val="20"/>
        </w:rPr>
        <w:lastRenderedPageBreak/>
        <w:t>ても同様であり</w:t>
      </w:r>
      <w:r w:rsidR="008F3703">
        <w:rPr>
          <w:rFonts w:asciiTheme="minorEastAsia" w:eastAsiaTheme="minorEastAsia" w:hAnsiTheme="minorEastAsia" w:hint="eastAsia"/>
          <w:bCs/>
          <w:color w:val="000000" w:themeColor="text1"/>
          <w:sz w:val="20"/>
        </w:rPr>
        <w:t>,</w:t>
      </w:r>
      <w:r w:rsidR="00C55983" w:rsidRPr="00C55983">
        <w:rPr>
          <w:rFonts w:asciiTheme="minorEastAsia" w:eastAsiaTheme="minorEastAsia" w:hAnsiTheme="minorEastAsia" w:hint="eastAsia"/>
          <w:bCs/>
          <w:color w:val="000000" w:themeColor="text1"/>
          <w:sz w:val="20"/>
        </w:rPr>
        <w:t>いずれの指標も体位条件による大きな違いはみられなかった</w:t>
      </w:r>
      <w:r w:rsidR="008F3703">
        <w:rPr>
          <w:rFonts w:asciiTheme="minorEastAsia" w:eastAsiaTheme="minorEastAsia" w:hAnsiTheme="minorEastAsia" w:hint="eastAsia"/>
          <w:bCs/>
          <w:color w:val="000000" w:themeColor="text1"/>
          <w:sz w:val="20"/>
        </w:rPr>
        <w:t>.</w:t>
      </w:r>
      <w:r w:rsidR="00C55983" w:rsidRPr="00C55983">
        <w:rPr>
          <w:rFonts w:asciiTheme="minorEastAsia" w:eastAsiaTheme="minorEastAsia" w:hAnsiTheme="minorEastAsia" w:hint="eastAsia"/>
          <w:bCs/>
          <w:color w:val="000000" w:themeColor="text1"/>
          <w:sz w:val="20"/>
        </w:rPr>
        <w:t>一元配置分散分析の結果</w:t>
      </w:r>
      <w:r w:rsidR="008F3703">
        <w:rPr>
          <w:rFonts w:asciiTheme="minorEastAsia" w:eastAsiaTheme="minorEastAsia" w:hAnsiTheme="minorEastAsia" w:hint="eastAsia"/>
          <w:bCs/>
          <w:color w:val="000000" w:themeColor="text1"/>
          <w:sz w:val="20"/>
        </w:rPr>
        <w:t>,</w:t>
      </w:r>
      <w:r w:rsidR="00C55983" w:rsidRPr="00C55983">
        <w:rPr>
          <w:rFonts w:asciiTheme="minorEastAsia" w:eastAsiaTheme="minorEastAsia" w:hAnsiTheme="minorEastAsia" w:hint="eastAsia"/>
          <w:bCs/>
          <w:color w:val="000000" w:themeColor="text1"/>
          <w:sz w:val="20"/>
        </w:rPr>
        <w:t>総軌跡長（F = 0.17</w:t>
      </w:r>
      <w:r w:rsidR="008F3703">
        <w:rPr>
          <w:rFonts w:asciiTheme="minorEastAsia" w:eastAsiaTheme="minorEastAsia" w:hAnsiTheme="minorEastAsia" w:hint="eastAsia"/>
          <w:bCs/>
          <w:color w:val="000000" w:themeColor="text1"/>
          <w:sz w:val="20"/>
        </w:rPr>
        <w:t>,</w:t>
      </w:r>
      <w:r w:rsidR="00C55983" w:rsidRPr="00C55983">
        <w:rPr>
          <w:rFonts w:asciiTheme="minorEastAsia" w:eastAsiaTheme="minorEastAsia" w:hAnsiTheme="minorEastAsia" w:hint="eastAsia"/>
          <w:bCs/>
          <w:color w:val="000000" w:themeColor="text1"/>
          <w:sz w:val="20"/>
        </w:rPr>
        <w:t xml:space="preserve"> p = 0.842）</w:t>
      </w:r>
      <w:r w:rsidR="008F3703">
        <w:rPr>
          <w:rFonts w:asciiTheme="minorEastAsia" w:eastAsiaTheme="minorEastAsia" w:hAnsiTheme="minorEastAsia" w:hint="eastAsia"/>
          <w:bCs/>
          <w:color w:val="000000" w:themeColor="text1"/>
          <w:sz w:val="20"/>
        </w:rPr>
        <w:t>,</w:t>
      </w:r>
      <w:r w:rsidR="00C55983" w:rsidRPr="00C55983">
        <w:rPr>
          <w:rFonts w:asciiTheme="minorEastAsia" w:eastAsiaTheme="minorEastAsia" w:hAnsiTheme="minorEastAsia" w:hint="eastAsia"/>
          <w:bCs/>
          <w:color w:val="000000" w:themeColor="text1"/>
          <w:sz w:val="20"/>
        </w:rPr>
        <w:t>平均曲率（F = 1.32</w:t>
      </w:r>
      <w:r w:rsidR="008F3703">
        <w:rPr>
          <w:rFonts w:asciiTheme="minorEastAsia" w:eastAsiaTheme="minorEastAsia" w:hAnsiTheme="minorEastAsia" w:hint="eastAsia"/>
          <w:bCs/>
          <w:color w:val="000000" w:themeColor="text1"/>
          <w:sz w:val="20"/>
        </w:rPr>
        <w:t>,</w:t>
      </w:r>
      <w:r w:rsidR="00C55983" w:rsidRPr="00C55983">
        <w:rPr>
          <w:rFonts w:asciiTheme="minorEastAsia" w:eastAsiaTheme="minorEastAsia" w:hAnsiTheme="minorEastAsia" w:hint="eastAsia"/>
          <w:bCs/>
          <w:color w:val="000000" w:themeColor="text1"/>
          <w:sz w:val="20"/>
        </w:rPr>
        <w:t xml:space="preserve"> p = 0.288）</w:t>
      </w:r>
      <w:r w:rsidR="008F3703">
        <w:rPr>
          <w:rFonts w:asciiTheme="minorEastAsia" w:eastAsiaTheme="minorEastAsia" w:hAnsiTheme="minorEastAsia" w:hint="eastAsia"/>
          <w:bCs/>
          <w:color w:val="000000" w:themeColor="text1"/>
          <w:sz w:val="20"/>
        </w:rPr>
        <w:t>,</w:t>
      </w:r>
      <w:r w:rsidR="00C55983" w:rsidRPr="00C55983">
        <w:rPr>
          <w:rFonts w:asciiTheme="minorEastAsia" w:eastAsiaTheme="minorEastAsia" w:hAnsiTheme="minorEastAsia" w:hint="eastAsia"/>
          <w:bCs/>
          <w:color w:val="000000" w:themeColor="text1"/>
          <w:sz w:val="20"/>
        </w:rPr>
        <w:t>滑らかさ指標（F = 0.88</w:t>
      </w:r>
      <w:r w:rsidR="008F3703">
        <w:rPr>
          <w:rFonts w:asciiTheme="minorEastAsia" w:eastAsiaTheme="minorEastAsia" w:hAnsiTheme="minorEastAsia" w:hint="eastAsia"/>
          <w:bCs/>
          <w:color w:val="000000" w:themeColor="text1"/>
          <w:sz w:val="20"/>
        </w:rPr>
        <w:t>,</w:t>
      </w:r>
      <w:r w:rsidR="00C55983" w:rsidRPr="00C55983">
        <w:rPr>
          <w:rFonts w:asciiTheme="minorEastAsia" w:eastAsiaTheme="minorEastAsia" w:hAnsiTheme="minorEastAsia" w:hint="eastAsia"/>
          <w:bCs/>
          <w:color w:val="000000" w:themeColor="text1"/>
          <w:sz w:val="20"/>
        </w:rPr>
        <w:t xml:space="preserve"> p = 0.430）</w:t>
      </w:r>
      <w:r w:rsidR="008F3703">
        <w:rPr>
          <w:rFonts w:asciiTheme="minorEastAsia" w:eastAsiaTheme="minorEastAsia" w:hAnsiTheme="minorEastAsia" w:hint="eastAsia"/>
          <w:bCs/>
          <w:color w:val="000000" w:themeColor="text1"/>
          <w:sz w:val="20"/>
        </w:rPr>
        <w:t>,</w:t>
      </w:r>
      <w:r w:rsidR="00C55983" w:rsidRPr="00C55983">
        <w:rPr>
          <w:rFonts w:asciiTheme="minorEastAsia" w:eastAsiaTheme="minorEastAsia" w:hAnsiTheme="minorEastAsia" w:hint="eastAsia"/>
          <w:bCs/>
          <w:color w:val="000000" w:themeColor="text1"/>
          <w:sz w:val="20"/>
        </w:rPr>
        <w:t>平均ジャーク（F = 0.76</w:t>
      </w:r>
      <w:r w:rsidR="008F3703">
        <w:rPr>
          <w:rFonts w:asciiTheme="minorEastAsia" w:eastAsiaTheme="minorEastAsia" w:hAnsiTheme="minorEastAsia" w:hint="eastAsia"/>
          <w:bCs/>
          <w:color w:val="000000" w:themeColor="text1"/>
          <w:sz w:val="20"/>
        </w:rPr>
        <w:t>,</w:t>
      </w:r>
      <w:r w:rsidR="00C55983" w:rsidRPr="00C55983">
        <w:rPr>
          <w:rFonts w:asciiTheme="minorEastAsia" w:eastAsiaTheme="minorEastAsia" w:hAnsiTheme="minorEastAsia" w:hint="eastAsia"/>
          <w:bCs/>
          <w:color w:val="000000" w:themeColor="text1"/>
          <w:sz w:val="20"/>
        </w:rPr>
        <w:t xml:space="preserve"> p = 0.479）のいずれについても</w:t>
      </w:r>
      <w:r w:rsidR="005B4500" w:rsidRPr="00B913F3">
        <w:rPr>
          <w:rFonts w:asciiTheme="minorEastAsia" w:eastAsiaTheme="minorEastAsia" w:hAnsiTheme="minorEastAsia" w:hint="eastAsia"/>
          <w:bCs/>
          <w:color w:val="EE0000"/>
          <w:sz w:val="20"/>
          <w:highlight w:val="yellow"/>
        </w:rPr>
        <w:t>有意な主効果</w:t>
      </w:r>
      <w:r w:rsidR="00C55983" w:rsidRPr="00C55983">
        <w:rPr>
          <w:rFonts w:asciiTheme="minorEastAsia" w:eastAsiaTheme="minorEastAsia" w:hAnsiTheme="minorEastAsia" w:hint="eastAsia"/>
          <w:bCs/>
          <w:color w:val="000000" w:themeColor="text1"/>
          <w:sz w:val="20"/>
        </w:rPr>
        <w:t>は認められなかった</w:t>
      </w:r>
      <w:r w:rsidR="008F3703">
        <w:rPr>
          <w:rFonts w:asciiTheme="minorEastAsia" w:eastAsiaTheme="minorEastAsia" w:hAnsiTheme="minorEastAsia" w:hint="eastAsia"/>
          <w:bCs/>
          <w:color w:val="000000" w:themeColor="text1"/>
          <w:sz w:val="20"/>
        </w:rPr>
        <w:t>.</w:t>
      </w:r>
    </w:p>
    <w:p w14:paraId="39DE5379" w14:textId="77777777" w:rsidR="00BA03E9" w:rsidRPr="00BE3934" w:rsidRDefault="00BA03E9" w:rsidP="00160F91">
      <w:pPr>
        <w:rPr>
          <w:rFonts w:asciiTheme="minorEastAsia" w:eastAsiaTheme="minorEastAsia" w:hAnsiTheme="minorEastAsia"/>
          <w:bCs/>
          <w:color w:val="000000" w:themeColor="text1"/>
          <w:sz w:val="20"/>
        </w:rPr>
      </w:pPr>
    </w:p>
    <w:p w14:paraId="2D566C20" w14:textId="17AB42DF" w:rsidR="002A61B9" w:rsidRPr="00781EE5" w:rsidRDefault="002A61B9" w:rsidP="00740988">
      <w:pPr>
        <w:spacing w:afterLines="100" w:after="291"/>
        <w:rPr>
          <w:rFonts w:asciiTheme="minorEastAsia" w:eastAsiaTheme="minorEastAsia" w:hAnsiTheme="minorEastAsia"/>
          <w:bCs/>
          <w:color w:val="000000" w:themeColor="text1"/>
          <w:sz w:val="20"/>
        </w:rPr>
      </w:pPr>
      <w:r w:rsidRPr="00FB1063">
        <w:rPr>
          <w:rFonts w:ascii="Times New Roman" w:eastAsia="ＭＳ ゴシック" w:hAnsi="Times New Roman"/>
          <w:b/>
          <w:color w:val="000000" w:themeColor="text1"/>
          <w:sz w:val="20"/>
        </w:rPr>
        <w:t>2-</w:t>
      </w:r>
      <w:r w:rsidR="00344C4F" w:rsidRPr="00B913F3">
        <w:rPr>
          <w:rFonts w:ascii="Times New Roman" w:eastAsia="ＭＳ ゴシック" w:hAnsi="Times New Roman"/>
          <w:b/>
          <w:color w:val="EE0000"/>
          <w:sz w:val="20"/>
          <w:highlight w:val="yellow"/>
        </w:rPr>
        <w:t>4</w:t>
      </w:r>
      <w:r w:rsidRPr="00FB1063">
        <w:rPr>
          <w:rFonts w:ascii="Times New Roman" w:eastAsia="ＭＳ ゴシック" w:hAnsi="Times New Roman"/>
          <w:b/>
          <w:color w:val="000000" w:themeColor="text1"/>
          <w:sz w:val="20"/>
        </w:rPr>
        <w:t>.</w:t>
      </w:r>
      <w:r w:rsidRPr="00FB1063">
        <w:rPr>
          <w:rFonts w:ascii="ＭＳ ゴシック" w:eastAsia="ＭＳ ゴシック" w:hAnsi="ＭＳ ゴシック" w:hint="eastAsia"/>
          <w:b/>
          <w:color w:val="000000" w:themeColor="text1"/>
          <w:sz w:val="20"/>
        </w:rPr>
        <w:t xml:space="preserve"> </w:t>
      </w:r>
      <w:r>
        <w:rPr>
          <w:rFonts w:ascii="ＭＳ ゴシック" w:eastAsia="ＭＳ ゴシック" w:hAnsi="ＭＳ ゴシック" w:hint="eastAsia"/>
          <w:b/>
          <w:color w:val="000000" w:themeColor="text1"/>
          <w:sz w:val="20"/>
        </w:rPr>
        <w:t>考察</w:t>
      </w:r>
    </w:p>
    <w:p w14:paraId="511AB6DC" w14:textId="77777777" w:rsidR="004771CC" w:rsidRDefault="00D1482E" w:rsidP="00D1482E">
      <w:pPr>
        <w:rPr>
          <w:rFonts w:asciiTheme="minorEastAsia" w:eastAsiaTheme="minorEastAsia" w:hAnsiTheme="minorEastAsia"/>
          <w:bCs/>
          <w:color w:val="EE0000"/>
          <w:sz w:val="20"/>
          <w:szCs w:val="20"/>
        </w:rPr>
      </w:pPr>
      <w:r>
        <w:rPr>
          <w:rFonts w:hint="eastAsia"/>
          <w:bCs/>
          <w:color w:val="000000" w:themeColor="text1"/>
          <w:sz w:val="22"/>
          <w:szCs w:val="22"/>
        </w:rPr>
        <w:t xml:space="preserve">　</w:t>
      </w:r>
      <w:r w:rsidRPr="00B86C08">
        <w:rPr>
          <w:rFonts w:asciiTheme="minorEastAsia" w:eastAsiaTheme="minorEastAsia" w:hAnsiTheme="minorEastAsia" w:hint="eastAsia"/>
          <w:bCs/>
          <w:color w:val="000000" w:themeColor="text1"/>
          <w:sz w:val="20"/>
          <w:szCs w:val="20"/>
        </w:rPr>
        <w:t>本実験の結果</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背中の角度が</w:t>
      </w:r>
      <w:r w:rsidR="00910610" w:rsidRPr="00B86C08">
        <w:rPr>
          <w:rFonts w:asciiTheme="minorEastAsia" w:eastAsiaTheme="minorEastAsia" w:hAnsiTheme="minorEastAsia" w:hint="eastAsia"/>
          <w:bCs/>
          <w:color w:val="000000" w:themeColor="text1"/>
          <w:sz w:val="20"/>
          <w:szCs w:val="20"/>
        </w:rPr>
        <w:t>座位</w:t>
      </w:r>
      <w:r w:rsidRPr="00B86C08">
        <w:rPr>
          <w:rFonts w:asciiTheme="minorEastAsia" w:eastAsiaTheme="minorEastAsia" w:hAnsiTheme="minorEastAsia" w:hint="eastAsia"/>
          <w:bCs/>
          <w:color w:val="000000" w:themeColor="text1"/>
          <w:sz w:val="20"/>
          <w:szCs w:val="20"/>
        </w:rPr>
        <w:t>から仰臥位へと変化するにつれ</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VR空間におけるインタラクションのパフォーマンスおよび主観的評価に段階的な変容が生じることが明らかとなった</w:t>
      </w:r>
      <w:r w:rsidR="00F54B1C" w:rsidRPr="00B86C08">
        <w:rPr>
          <w:rFonts w:asciiTheme="minorEastAsia" w:eastAsiaTheme="minorEastAsia" w:hAnsiTheme="minorEastAsia" w:hint="eastAsia"/>
          <w:bCs/>
          <w:color w:val="000000" w:themeColor="text1"/>
          <w:sz w:val="20"/>
          <w:szCs w:val="20"/>
        </w:rPr>
        <w:t>.</w:t>
      </w:r>
      <w:r w:rsidR="004771CC" w:rsidRPr="00B913F3">
        <w:rPr>
          <w:rFonts w:asciiTheme="minorEastAsia" w:eastAsiaTheme="minorEastAsia" w:hAnsiTheme="minorEastAsia"/>
          <w:bCs/>
          <w:color w:val="EE0000"/>
          <w:sz w:val="20"/>
          <w:szCs w:val="20"/>
          <w:highlight w:val="yellow"/>
        </w:rPr>
        <w:t>一方で,主観的評価指標であるVR酔いスコアについては,背中角度の減少に伴い平均値が増加する傾向がみられたものの,統計的に有意な差は認められなかった.ただし,本実験では座位,半座位,仰臥位の順で条件を固定して実施したため,この平均値の推移には実験の進行に伴うVR酔いの蓄積が反映されている可能性がある.このことから,本実験の条件下においては,背中角度の変動が主観的なVR酔いの強さに及ぼす影響を統計的に明確に結論づけることは困難であると考えられる.今後,サンプルサイズの拡大,VRコンテンツの曝露時間の調整,提示順序のカウンターバランスなどを行うことで,異なる傾向が観察される可能性がある.</w:t>
      </w:r>
    </w:p>
    <w:p w14:paraId="2895F58F" w14:textId="7649118E" w:rsidR="000325E8" w:rsidRPr="00B913F3" w:rsidRDefault="004771CC" w:rsidP="00D1482E">
      <w:pPr>
        <w:rPr>
          <w:rFonts w:asciiTheme="minorEastAsia" w:eastAsiaTheme="minorEastAsia" w:hAnsiTheme="minorEastAsia"/>
          <w:bCs/>
          <w:color w:val="EE0000"/>
          <w:sz w:val="20"/>
          <w:szCs w:val="20"/>
        </w:rPr>
      </w:pPr>
      <w:r>
        <w:rPr>
          <w:rFonts w:asciiTheme="minorEastAsia" w:eastAsiaTheme="minorEastAsia" w:hAnsiTheme="minorEastAsia" w:hint="eastAsia"/>
          <w:bCs/>
          <w:color w:val="EE0000"/>
          <w:sz w:val="20"/>
          <w:szCs w:val="20"/>
        </w:rPr>
        <w:t xml:space="preserve">　</w:t>
      </w:r>
      <w:r w:rsidR="00D1482E" w:rsidRPr="00B86C08">
        <w:rPr>
          <w:rFonts w:asciiTheme="minorEastAsia" w:eastAsiaTheme="minorEastAsia" w:hAnsiTheme="minorEastAsia" w:hint="eastAsia"/>
          <w:bCs/>
          <w:color w:val="000000" w:themeColor="text1"/>
          <w:sz w:val="20"/>
          <w:szCs w:val="20"/>
        </w:rPr>
        <w:t>反応時間および失敗回数において</w:t>
      </w:r>
      <w:r w:rsidR="00F54B1C" w:rsidRPr="00B86C08">
        <w:rPr>
          <w:rFonts w:asciiTheme="minorEastAsia" w:eastAsiaTheme="minorEastAsia" w:hAnsiTheme="minorEastAsia" w:hint="eastAsia"/>
          <w:bCs/>
          <w:color w:val="000000" w:themeColor="text1"/>
          <w:sz w:val="20"/>
          <w:szCs w:val="20"/>
        </w:rPr>
        <w:t>,</w:t>
      </w:r>
      <w:r w:rsidR="00D1482E" w:rsidRPr="00B86C08">
        <w:rPr>
          <w:rFonts w:asciiTheme="minorEastAsia" w:eastAsiaTheme="minorEastAsia" w:hAnsiTheme="minorEastAsia" w:hint="eastAsia"/>
          <w:bCs/>
          <w:color w:val="000000" w:themeColor="text1"/>
          <w:sz w:val="20"/>
          <w:szCs w:val="20"/>
        </w:rPr>
        <w:t>座位と比較して仰臥位で有意な</w:t>
      </w:r>
      <w:r w:rsidR="004845D1" w:rsidRPr="00B913F3">
        <w:rPr>
          <w:rFonts w:asciiTheme="minorEastAsia" w:eastAsiaTheme="minorEastAsia" w:hAnsiTheme="minorEastAsia" w:hint="eastAsia"/>
          <w:bCs/>
          <w:color w:val="EE0000"/>
          <w:sz w:val="20"/>
          <w:szCs w:val="20"/>
          <w:highlight w:val="yellow"/>
        </w:rPr>
        <w:t>パフォーマンスの</w:t>
      </w:r>
      <w:r w:rsidR="00D1482E" w:rsidRPr="00B86C08">
        <w:rPr>
          <w:rFonts w:asciiTheme="minorEastAsia" w:eastAsiaTheme="minorEastAsia" w:hAnsiTheme="minorEastAsia" w:hint="eastAsia"/>
          <w:bCs/>
          <w:color w:val="000000" w:themeColor="text1"/>
          <w:sz w:val="20"/>
          <w:szCs w:val="20"/>
        </w:rPr>
        <w:t>低下が見られた</w:t>
      </w:r>
      <w:r w:rsidR="00F54B1C" w:rsidRPr="00B86C08">
        <w:rPr>
          <w:rFonts w:asciiTheme="minorEastAsia" w:eastAsiaTheme="minorEastAsia" w:hAnsiTheme="minorEastAsia" w:hint="eastAsia"/>
          <w:bCs/>
          <w:color w:val="000000" w:themeColor="text1"/>
          <w:sz w:val="20"/>
          <w:szCs w:val="20"/>
        </w:rPr>
        <w:t>.</w:t>
      </w:r>
      <w:r w:rsidR="00D1482E" w:rsidRPr="00B86C08">
        <w:rPr>
          <w:rFonts w:asciiTheme="minorEastAsia" w:eastAsiaTheme="minorEastAsia" w:hAnsiTheme="minorEastAsia" w:hint="eastAsia"/>
          <w:bCs/>
          <w:color w:val="000000" w:themeColor="text1"/>
          <w:sz w:val="20"/>
          <w:szCs w:val="20"/>
        </w:rPr>
        <w:t>一方で</w:t>
      </w:r>
      <w:r w:rsidR="00F54B1C" w:rsidRPr="00B86C08">
        <w:rPr>
          <w:rFonts w:asciiTheme="minorEastAsia" w:eastAsiaTheme="minorEastAsia" w:hAnsiTheme="minorEastAsia" w:hint="eastAsia"/>
          <w:bCs/>
          <w:color w:val="000000" w:themeColor="text1"/>
          <w:sz w:val="20"/>
          <w:szCs w:val="20"/>
        </w:rPr>
        <w:t>,</w:t>
      </w:r>
      <w:r w:rsidR="00D1482E" w:rsidRPr="00B86C08">
        <w:rPr>
          <w:rFonts w:asciiTheme="minorEastAsia" w:eastAsiaTheme="minorEastAsia" w:hAnsiTheme="minorEastAsia" w:hint="eastAsia"/>
          <w:bCs/>
          <w:color w:val="000000" w:themeColor="text1"/>
          <w:sz w:val="20"/>
          <w:szCs w:val="20"/>
        </w:rPr>
        <w:t>右手コントローラの総軌跡長に</w:t>
      </w:r>
      <w:r w:rsidR="005B4500" w:rsidRPr="00B913F3">
        <w:rPr>
          <w:rFonts w:asciiTheme="minorEastAsia" w:eastAsiaTheme="minorEastAsia" w:hAnsiTheme="minorEastAsia" w:hint="eastAsia"/>
          <w:bCs/>
          <w:color w:val="EE0000"/>
          <w:sz w:val="20"/>
          <w:szCs w:val="20"/>
          <w:highlight w:val="yellow"/>
        </w:rPr>
        <w:t>有意な主効果</w:t>
      </w:r>
      <w:r w:rsidR="00D1482E" w:rsidRPr="00B86C08">
        <w:rPr>
          <w:rFonts w:asciiTheme="minorEastAsia" w:eastAsiaTheme="minorEastAsia" w:hAnsiTheme="minorEastAsia" w:hint="eastAsia"/>
          <w:bCs/>
          <w:color w:val="000000" w:themeColor="text1"/>
          <w:sz w:val="20"/>
          <w:szCs w:val="20"/>
        </w:rPr>
        <w:t>が見られなかった</w:t>
      </w:r>
      <w:r w:rsidR="00F54B1C" w:rsidRPr="00B86C08">
        <w:rPr>
          <w:rFonts w:asciiTheme="minorEastAsia" w:eastAsiaTheme="minorEastAsia" w:hAnsiTheme="minorEastAsia" w:hint="eastAsia"/>
          <w:bCs/>
          <w:color w:val="000000" w:themeColor="text1"/>
          <w:sz w:val="20"/>
          <w:szCs w:val="20"/>
        </w:rPr>
        <w:t>.</w:t>
      </w:r>
      <w:r w:rsidR="005D0C7E" w:rsidRPr="00B86C08">
        <w:rPr>
          <w:rFonts w:asciiTheme="minorEastAsia" w:eastAsiaTheme="minorEastAsia" w:hAnsiTheme="minorEastAsia" w:hint="eastAsia"/>
          <w:bCs/>
          <w:color w:val="000000" w:themeColor="text1"/>
          <w:sz w:val="20"/>
          <w:szCs w:val="20"/>
        </w:rPr>
        <w:t>このことから</w:t>
      </w:r>
      <w:r w:rsidR="005D0C7E" w:rsidRPr="00B86C08">
        <w:rPr>
          <w:rFonts w:asciiTheme="minorEastAsia" w:eastAsiaTheme="minorEastAsia" w:hAnsiTheme="minorEastAsia"/>
          <w:bCs/>
          <w:color w:val="000000" w:themeColor="text1"/>
          <w:sz w:val="20"/>
          <w:szCs w:val="20"/>
        </w:rPr>
        <w:t>,</w:t>
      </w:r>
      <w:r w:rsidR="009C214A" w:rsidRPr="00B86C08">
        <w:rPr>
          <w:rFonts w:asciiTheme="minorEastAsia" w:eastAsiaTheme="minorEastAsia" w:hAnsiTheme="minorEastAsia" w:hint="eastAsia"/>
          <w:bCs/>
          <w:color w:val="000000" w:themeColor="text1"/>
          <w:sz w:val="20"/>
          <w:szCs w:val="20"/>
        </w:rPr>
        <w:t>ターゲットクリックにおける右腕の運動は</w:t>
      </w:r>
      <w:r w:rsidR="00D1482E" w:rsidRPr="00B86C08">
        <w:rPr>
          <w:rFonts w:asciiTheme="minorEastAsia" w:eastAsiaTheme="minorEastAsia" w:hAnsiTheme="minorEastAsia" w:hint="eastAsia"/>
          <w:bCs/>
          <w:color w:val="000000" w:themeColor="text1"/>
          <w:sz w:val="20"/>
          <w:szCs w:val="20"/>
        </w:rPr>
        <w:t>姿勢によらず維持されていることを示唆している</w:t>
      </w:r>
      <w:r w:rsidR="00F54B1C" w:rsidRPr="00B86C08">
        <w:rPr>
          <w:rFonts w:asciiTheme="minorEastAsia" w:eastAsiaTheme="minorEastAsia" w:hAnsiTheme="minorEastAsia" w:hint="eastAsia"/>
          <w:bCs/>
          <w:color w:val="000000" w:themeColor="text1"/>
          <w:sz w:val="20"/>
          <w:szCs w:val="20"/>
        </w:rPr>
        <w:t>.</w:t>
      </w:r>
      <w:r w:rsidR="00D1482E" w:rsidRPr="00B86C08">
        <w:rPr>
          <w:rFonts w:asciiTheme="minorEastAsia" w:eastAsiaTheme="minorEastAsia" w:hAnsiTheme="minorEastAsia" w:hint="eastAsia"/>
          <w:bCs/>
          <w:color w:val="000000" w:themeColor="text1"/>
          <w:sz w:val="20"/>
          <w:szCs w:val="20"/>
        </w:rPr>
        <w:t>つまり</w:t>
      </w:r>
      <w:r w:rsidR="00F54B1C" w:rsidRPr="00B86C08">
        <w:rPr>
          <w:rFonts w:asciiTheme="minorEastAsia" w:eastAsiaTheme="minorEastAsia" w:hAnsiTheme="minorEastAsia" w:hint="eastAsia"/>
          <w:bCs/>
          <w:color w:val="000000" w:themeColor="text1"/>
          <w:sz w:val="20"/>
          <w:szCs w:val="20"/>
        </w:rPr>
        <w:t>,</w:t>
      </w:r>
      <w:r w:rsidR="00D1482E" w:rsidRPr="00B86C08">
        <w:rPr>
          <w:rFonts w:asciiTheme="minorEastAsia" w:eastAsiaTheme="minorEastAsia" w:hAnsiTheme="minorEastAsia" w:hint="eastAsia"/>
          <w:bCs/>
          <w:color w:val="000000" w:themeColor="text1"/>
          <w:sz w:val="20"/>
          <w:szCs w:val="20"/>
        </w:rPr>
        <w:t>パフォーマンス低下の主因は物理的な移動距離の増大ではなく</w:t>
      </w:r>
      <w:r w:rsidR="00F54B1C" w:rsidRPr="00B86C08">
        <w:rPr>
          <w:rFonts w:asciiTheme="minorEastAsia" w:eastAsiaTheme="minorEastAsia" w:hAnsiTheme="minorEastAsia" w:hint="eastAsia"/>
          <w:bCs/>
          <w:color w:val="000000" w:themeColor="text1"/>
          <w:sz w:val="20"/>
          <w:szCs w:val="20"/>
        </w:rPr>
        <w:t>,</w:t>
      </w:r>
      <w:r w:rsidR="00D1482E" w:rsidRPr="00B86C08">
        <w:rPr>
          <w:rFonts w:asciiTheme="minorEastAsia" w:eastAsiaTheme="minorEastAsia" w:hAnsiTheme="minorEastAsia" w:hint="eastAsia"/>
          <w:bCs/>
          <w:color w:val="000000" w:themeColor="text1"/>
          <w:sz w:val="20"/>
          <w:szCs w:val="20"/>
        </w:rPr>
        <w:t>移動開始までの初動の遅延や</w:t>
      </w:r>
      <w:r w:rsidR="00F54B1C" w:rsidRPr="00B86C08">
        <w:rPr>
          <w:rFonts w:asciiTheme="minorEastAsia" w:eastAsiaTheme="minorEastAsia" w:hAnsiTheme="minorEastAsia" w:hint="eastAsia"/>
          <w:bCs/>
          <w:color w:val="000000" w:themeColor="text1"/>
          <w:sz w:val="20"/>
          <w:szCs w:val="20"/>
        </w:rPr>
        <w:t>,</w:t>
      </w:r>
      <w:r w:rsidR="00D1482E" w:rsidRPr="00B86C08">
        <w:rPr>
          <w:rFonts w:asciiTheme="minorEastAsia" w:eastAsiaTheme="minorEastAsia" w:hAnsiTheme="minorEastAsia" w:hint="eastAsia"/>
          <w:bCs/>
          <w:color w:val="000000" w:themeColor="text1"/>
          <w:sz w:val="20"/>
          <w:szCs w:val="20"/>
        </w:rPr>
        <w:t>クリック確定までの判断時間の増加といった時間的</w:t>
      </w:r>
      <w:r w:rsidR="00503D3E" w:rsidRPr="00B86C08">
        <w:rPr>
          <w:rFonts w:asciiTheme="minorEastAsia" w:eastAsiaTheme="minorEastAsia" w:hAnsiTheme="minorEastAsia"/>
          <w:bCs/>
          <w:color w:val="000000" w:themeColor="text1"/>
          <w:sz w:val="20"/>
          <w:szCs w:val="20"/>
        </w:rPr>
        <w:t>,</w:t>
      </w:r>
      <w:r w:rsidR="00D1482E" w:rsidRPr="00B86C08">
        <w:rPr>
          <w:rFonts w:asciiTheme="minorEastAsia" w:eastAsiaTheme="minorEastAsia" w:hAnsiTheme="minorEastAsia" w:hint="eastAsia"/>
          <w:bCs/>
          <w:color w:val="000000" w:themeColor="text1"/>
          <w:sz w:val="20"/>
          <w:szCs w:val="20"/>
        </w:rPr>
        <w:t>認知的なプロセスにあると解釈できる</w:t>
      </w:r>
      <w:r w:rsidR="00F54B1C" w:rsidRPr="00B86C08">
        <w:rPr>
          <w:rFonts w:asciiTheme="minorEastAsia" w:eastAsiaTheme="minorEastAsia" w:hAnsiTheme="minorEastAsia" w:hint="eastAsia"/>
          <w:bCs/>
          <w:color w:val="000000" w:themeColor="text1"/>
          <w:sz w:val="20"/>
          <w:szCs w:val="20"/>
        </w:rPr>
        <w:t>.</w:t>
      </w:r>
      <w:r w:rsidR="001A3E96" w:rsidRPr="00B913F3">
        <w:rPr>
          <w:rFonts w:asciiTheme="minorEastAsia" w:eastAsiaTheme="minorEastAsia" w:hAnsiTheme="minorEastAsia"/>
          <w:bCs/>
          <w:color w:val="EE0000"/>
          <w:sz w:val="20"/>
          <w:szCs w:val="20"/>
          <w:highlight w:val="yellow"/>
        </w:rPr>
        <w:t>この解釈を支持する結果として,右手コントローラの総軌跡長,平均曲率,滑らかさ指標,平均ジャークといった運動学的指標には,体位条件による統計的に有意な差は認められなかった.これらの結果から,背中角度の違いはクリックに至るまでの「時間」には影響を与える一方で,コントローラの</w:t>
      </w:r>
      <w:r w:rsidR="00885FAC">
        <w:rPr>
          <w:rFonts w:asciiTheme="minorEastAsia" w:eastAsiaTheme="minorEastAsia" w:hAnsiTheme="minorEastAsia" w:hint="eastAsia"/>
          <w:bCs/>
          <w:color w:val="EE0000"/>
          <w:sz w:val="20"/>
          <w:szCs w:val="20"/>
          <w:highlight w:val="yellow"/>
        </w:rPr>
        <w:t>操作</w:t>
      </w:r>
      <w:r w:rsidR="001A3E96" w:rsidRPr="00B913F3">
        <w:rPr>
          <w:rFonts w:asciiTheme="minorEastAsia" w:eastAsiaTheme="minorEastAsia" w:hAnsiTheme="minorEastAsia"/>
          <w:bCs/>
          <w:color w:val="EE0000"/>
          <w:sz w:val="20"/>
          <w:szCs w:val="20"/>
          <w:highlight w:val="yellow"/>
        </w:rPr>
        <w:t>軌跡そのものの形状や滑らかさには明確な差を生じさせていないといえる.すなわち,本実験の課題設定の範囲内では,操作軌跡の動作の平滑性は体位条件によらず一貫しており,姿勢変化によって主に影響を受けるのは,操作開始や意思決定に関わる時間的・認知的プロセスであると考えられる.</w:t>
      </w:r>
      <w:r w:rsidR="00BA116B" w:rsidRPr="00BA116B">
        <w:rPr>
          <w:rFonts w:asciiTheme="minorEastAsia" w:eastAsiaTheme="minorEastAsia" w:hAnsiTheme="minorEastAsia"/>
          <w:bCs/>
          <w:color w:val="000000" w:themeColor="text1"/>
          <w:sz w:val="20"/>
          <w:szCs w:val="20"/>
        </w:rPr>
        <w:t>特にAnastasopoulosら</w:t>
      </w:r>
      <w:r w:rsidR="007426B6" w:rsidRPr="00B913F3">
        <w:rPr>
          <w:rFonts w:asciiTheme="minorEastAsia" w:eastAsiaTheme="minorEastAsia" w:hAnsiTheme="minorEastAsia"/>
          <w:bCs/>
          <w:color w:val="EE0000"/>
          <w:sz w:val="20"/>
          <w:szCs w:val="20"/>
          <w:highlight w:val="yellow"/>
          <w:vertAlign w:val="superscript"/>
        </w:rPr>
        <w:t>8</w:t>
      </w:r>
      <w:r w:rsidR="00E25038">
        <w:rPr>
          <w:rFonts w:asciiTheme="minorEastAsia" w:eastAsiaTheme="minorEastAsia" w:hAnsiTheme="minorEastAsia"/>
          <w:bCs/>
          <w:color w:val="000000" w:themeColor="text1"/>
          <w:sz w:val="20"/>
          <w:szCs w:val="20"/>
          <w:vertAlign w:val="superscript"/>
        </w:rPr>
        <w:t>)</w:t>
      </w:r>
      <w:r w:rsidR="00BA116B" w:rsidRPr="00BA116B">
        <w:rPr>
          <w:rFonts w:asciiTheme="minorEastAsia" w:eastAsiaTheme="minorEastAsia" w:hAnsiTheme="minorEastAsia"/>
          <w:bCs/>
          <w:color w:val="000000" w:themeColor="text1"/>
          <w:sz w:val="20"/>
          <w:szCs w:val="20"/>
        </w:rPr>
        <w:t>が指摘</w:t>
      </w:r>
      <w:r w:rsidR="00BA116B" w:rsidRPr="00BA116B">
        <w:rPr>
          <w:rFonts w:asciiTheme="minorEastAsia" w:eastAsiaTheme="minorEastAsia" w:hAnsiTheme="minorEastAsia"/>
          <w:bCs/>
          <w:color w:val="000000" w:themeColor="text1"/>
          <w:sz w:val="20"/>
          <w:szCs w:val="20"/>
        </w:rPr>
        <w:t>するように，身体の傾斜は</w:t>
      </w:r>
      <w:r w:rsidR="004C71A8" w:rsidRPr="004C71A8">
        <w:rPr>
          <w:rFonts w:asciiTheme="minorEastAsia" w:eastAsiaTheme="minorEastAsia" w:hAnsiTheme="minorEastAsia"/>
          <w:bCs/>
          <w:color w:val="000000" w:themeColor="text1"/>
          <w:sz w:val="20"/>
          <w:szCs w:val="20"/>
        </w:rPr>
        <w:t>身体感覚情報の変化を伴い</w:t>
      </w:r>
      <w:r w:rsidR="00BA116B" w:rsidRPr="00BA116B">
        <w:rPr>
          <w:rFonts w:asciiTheme="minorEastAsia" w:eastAsiaTheme="minorEastAsia" w:hAnsiTheme="minorEastAsia"/>
          <w:bCs/>
          <w:color w:val="000000" w:themeColor="text1"/>
          <w:sz w:val="20"/>
          <w:szCs w:val="20"/>
        </w:rPr>
        <w:t>，主観的な垂直知覚の不安定化を招く．仰臥位では座位と異なり，背中全体への接地圧が優位となるため，脳内での空間座標の再構築にコストを要し，それが反応時間の増大に寄与したと考えられる．</w:t>
      </w:r>
    </w:p>
    <w:p w14:paraId="6162B4DD" w14:textId="38853E82" w:rsidR="00176CFF" w:rsidRDefault="00D1482E" w:rsidP="00D1482E">
      <w:pPr>
        <w:rPr>
          <w:rFonts w:asciiTheme="minorEastAsia" w:eastAsiaTheme="minorEastAsia" w:hAnsiTheme="minorEastAsia"/>
          <w:bCs/>
          <w:color w:val="000000" w:themeColor="text1"/>
          <w:sz w:val="20"/>
          <w:szCs w:val="20"/>
        </w:rPr>
      </w:pPr>
      <w:r w:rsidRPr="00B86C08">
        <w:rPr>
          <w:rFonts w:asciiTheme="minorEastAsia" w:eastAsiaTheme="minorEastAsia" w:hAnsiTheme="minorEastAsia" w:hint="eastAsia"/>
          <w:bCs/>
          <w:color w:val="000000" w:themeColor="text1"/>
          <w:sz w:val="20"/>
          <w:szCs w:val="20"/>
        </w:rPr>
        <w:t xml:space="preserve">　特筆すべき知見として</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仰臥位における主観的評価と客観的データの乖離が挙げられる</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インタビュー調査では上方領域の操作が最も困難であるとの回答が多数を占めたが</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実際の反応時間は下方領域において最大値を示した</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この要因として</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Previc</w:t>
      </w:r>
      <w:r w:rsidR="00703808" w:rsidRPr="00B913F3">
        <w:rPr>
          <w:rFonts w:asciiTheme="minorEastAsia" w:eastAsiaTheme="minorEastAsia" w:hAnsiTheme="minorEastAsia"/>
          <w:bCs/>
          <w:color w:val="EE0000"/>
          <w:sz w:val="20"/>
          <w:szCs w:val="20"/>
          <w:highlight w:val="yellow"/>
          <w:vertAlign w:val="superscript"/>
        </w:rPr>
        <w:t>9</w:t>
      </w:r>
      <w:r w:rsidR="00174AF0" w:rsidRPr="00B86C08">
        <w:rPr>
          <w:rFonts w:asciiTheme="minorEastAsia" w:eastAsiaTheme="minorEastAsia" w:hAnsiTheme="minorEastAsia"/>
          <w:bCs/>
          <w:color w:val="000000" w:themeColor="text1"/>
          <w:sz w:val="20"/>
          <w:szCs w:val="20"/>
          <w:vertAlign w:val="superscript"/>
        </w:rPr>
        <w:t>)</w:t>
      </w:r>
      <w:r w:rsidRPr="00B86C08">
        <w:rPr>
          <w:rFonts w:asciiTheme="minorEastAsia" w:eastAsiaTheme="minorEastAsia" w:hAnsiTheme="minorEastAsia" w:hint="eastAsia"/>
          <w:bCs/>
          <w:color w:val="000000" w:themeColor="text1"/>
          <w:sz w:val="20"/>
          <w:szCs w:val="20"/>
        </w:rPr>
        <w:t>が指摘する視野の機能的分化が関連していると考えられる</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Previcによれば</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人間の下方視野は進化的に「身体近傍空間（near space）」の処理に特化して</w:t>
      </w:r>
      <w:r w:rsidR="00BE1275" w:rsidRPr="00B86C08">
        <w:rPr>
          <w:rFonts w:asciiTheme="minorEastAsia" w:eastAsiaTheme="minorEastAsia" w:hAnsiTheme="minorEastAsia" w:hint="eastAsia"/>
          <w:bCs/>
          <w:color w:val="000000" w:themeColor="text1"/>
          <w:sz w:val="20"/>
          <w:szCs w:val="20"/>
        </w:rPr>
        <w:t>いるとされる</w:t>
      </w:r>
      <w:r w:rsidR="00BE1275" w:rsidRPr="00B86C08">
        <w:rPr>
          <w:rFonts w:asciiTheme="minorEastAsia" w:eastAsiaTheme="minorEastAsia" w:hAnsiTheme="minorEastAsia"/>
          <w:bCs/>
          <w:color w:val="000000" w:themeColor="text1"/>
          <w:sz w:val="20"/>
          <w:szCs w:val="20"/>
        </w:rPr>
        <w:t>.</w:t>
      </w:r>
      <w:r w:rsidR="00BE1275" w:rsidRPr="00B86C08">
        <w:rPr>
          <w:rFonts w:asciiTheme="minorEastAsia" w:eastAsiaTheme="minorEastAsia" w:hAnsiTheme="minorEastAsia" w:hint="eastAsia"/>
          <w:bCs/>
          <w:color w:val="000000" w:themeColor="text1"/>
          <w:sz w:val="20"/>
          <w:szCs w:val="20"/>
        </w:rPr>
        <w:t>このことから</w:t>
      </w:r>
      <w:r w:rsidR="00BE1275" w:rsidRPr="00B86C08">
        <w:rPr>
          <w:rFonts w:asciiTheme="minorEastAsia" w:eastAsiaTheme="minorEastAsia" w:hAnsiTheme="minor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日常的に下方は操作しやすい領域であるという強固な認知モデルが形成され</w:t>
      </w:r>
      <w:r w:rsidR="00F57A4F" w:rsidRPr="00B86C08">
        <w:rPr>
          <w:rFonts w:asciiTheme="minorEastAsia" w:eastAsiaTheme="minorEastAsia" w:hAnsiTheme="minorEastAsia" w:hint="eastAsia"/>
          <w:bCs/>
          <w:color w:val="000000" w:themeColor="text1"/>
          <w:sz w:val="20"/>
          <w:szCs w:val="20"/>
        </w:rPr>
        <w:t>ると考えられる</w:t>
      </w:r>
      <w:r w:rsidR="00F57A4F" w:rsidRPr="00B86C08">
        <w:rPr>
          <w:rFonts w:asciiTheme="minorEastAsia" w:eastAsiaTheme="minorEastAsia" w:hAnsiTheme="minor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そのため</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仰臥位という特殊な姿勢下においても</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参加者は下方の</w:t>
      </w:r>
      <w:r w:rsidR="00B404E5">
        <w:rPr>
          <w:rFonts w:asciiTheme="minorEastAsia" w:eastAsiaTheme="minorEastAsia" w:hAnsiTheme="minorEastAsia" w:hint="eastAsia"/>
          <w:bCs/>
          <w:color w:val="000000" w:themeColor="text1"/>
          <w:sz w:val="20"/>
          <w:szCs w:val="20"/>
        </w:rPr>
        <w:t>平均</w:t>
      </w:r>
      <w:r w:rsidR="00FB7AC7">
        <w:rPr>
          <w:rFonts w:asciiTheme="minorEastAsia" w:eastAsiaTheme="minorEastAsia" w:hAnsiTheme="minorEastAsia" w:hint="eastAsia"/>
          <w:bCs/>
          <w:color w:val="000000" w:themeColor="text1"/>
          <w:sz w:val="20"/>
          <w:szCs w:val="20"/>
        </w:rPr>
        <w:t>反応時間</w:t>
      </w:r>
      <w:r w:rsidR="00B404E5">
        <w:rPr>
          <w:rFonts w:asciiTheme="minorEastAsia" w:eastAsiaTheme="minorEastAsia" w:hAnsiTheme="minorEastAsia" w:hint="eastAsia"/>
          <w:bCs/>
          <w:color w:val="000000" w:themeColor="text1"/>
          <w:sz w:val="20"/>
          <w:szCs w:val="20"/>
        </w:rPr>
        <w:t>の増加</w:t>
      </w:r>
      <w:r w:rsidRPr="00B86C08">
        <w:rPr>
          <w:rFonts w:asciiTheme="minorEastAsia" w:eastAsiaTheme="minorEastAsia" w:hAnsiTheme="minorEastAsia" w:hint="eastAsia"/>
          <w:bCs/>
          <w:color w:val="000000" w:themeColor="text1"/>
          <w:sz w:val="20"/>
          <w:szCs w:val="20"/>
        </w:rPr>
        <w:t>を事前に正しく予測できず</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操作時に予期せぬ違和感が生じた結果</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再確認行動を挟むことで反応時間が遅延したと推察される</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以上のことから</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特定の体位条件下では</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ユーザー自身</w:t>
      </w:r>
      <w:r w:rsidR="001A6E19">
        <w:rPr>
          <w:rFonts w:asciiTheme="minorEastAsia" w:eastAsiaTheme="minorEastAsia" w:hAnsiTheme="minorEastAsia" w:hint="eastAsia"/>
          <w:bCs/>
          <w:color w:val="000000" w:themeColor="text1"/>
          <w:sz w:val="20"/>
          <w:szCs w:val="20"/>
        </w:rPr>
        <w:t>の操作パフォーマンスの低下</w:t>
      </w:r>
      <w:r w:rsidRPr="00B86C08">
        <w:rPr>
          <w:rFonts w:asciiTheme="minorEastAsia" w:eastAsiaTheme="minorEastAsia" w:hAnsiTheme="minorEastAsia" w:hint="eastAsia"/>
          <w:bCs/>
          <w:color w:val="000000" w:themeColor="text1"/>
          <w:sz w:val="20"/>
          <w:szCs w:val="20"/>
        </w:rPr>
        <w:t>を正確に認識</w:t>
      </w:r>
      <w:r w:rsidR="00301410" w:rsidRPr="00B86C08">
        <w:rPr>
          <w:rFonts w:asciiTheme="minorEastAsia" w:eastAsiaTheme="minorEastAsia" w:hAnsiTheme="minor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自覚できない可能性が示唆された</w:t>
      </w:r>
      <w:r w:rsidR="00F54B1C" w:rsidRPr="00B86C08">
        <w:rPr>
          <w:rFonts w:asciiTheme="minorEastAsia" w:eastAsiaTheme="minorEastAsia" w:hAnsiTheme="minorEastAsia" w:hint="eastAsia"/>
          <w:bCs/>
          <w:color w:val="000000" w:themeColor="text1"/>
          <w:sz w:val="20"/>
          <w:szCs w:val="20"/>
        </w:rPr>
        <w:t>.</w:t>
      </w:r>
      <w:r w:rsidR="001A6E19" w:rsidRPr="001A6E19">
        <w:rPr>
          <w:rFonts w:asciiTheme="minorEastAsia" w:eastAsiaTheme="minorEastAsia" w:hAnsiTheme="minorEastAsia"/>
          <w:bCs/>
          <w:color w:val="000000" w:themeColor="text1"/>
          <w:sz w:val="20"/>
          <w:szCs w:val="20"/>
        </w:rPr>
        <w:t>ただし</w:t>
      </w:r>
      <w:r w:rsidR="00AD12B7">
        <w:rPr>
          <w:rFonts w:asciiTheme="minorEastAsia" w:eastAsiaTheme="minorEastAsia" w:hAnsiTheme="minorEastAsia"/>
          <w:bCs/>
          <w:color w:val="000000" w:themeColor="text1"/>
          <w:sz w:val="20"/>
          <w:szCs w:val="20"/>
        </w:rPr>
        <w:t>,</w:t>
      </w:r>
      <w:r w:rsidR="001A6E19" w:rsidRPr="001A6E19">
        <w:rPr>
          <w:rFonts w:asciiTheme="minorEastAsia" w:eastAsiaTheme="minorEastAsia" w:hAnsiTheme="minorEastAsia"/>
          <w:bCs/>
          <w:color w:val="000000" w:themeColor="text1"/>
          <w:sz w:val="20"/>
          <w:szCs w:val="20"/>
        </w:rPr>
        <w:t>タスクの性質によっては</w:t>
      </w:r>
      <w:r w:rsidR="00AD12B7">
        <w:rPr>
          <w:rFonts w:asciiTheme="minorEastAsia" w:eastAsiaTheme="minorEastAsia" w:hAnsiTheme="minorEastAsia"/>
          <w:bCs/>
          <w:color w:val="000000" w:themeColor="text1"/>
          <w:sz w:val="20"/>
          <w:szCs w:val="20"/>
        </w:rPr>
        <w:t>,</w:t>
      </w:r>
      <w:r w:rsidR="00F20FB1">
        <w:rPr>
          <w:rFonts w:asciiTheme="minorEastAsia" w:eastAsiaTheme="minorEastAsia" w:hAnsiTheme="minorEastAsia" w:hint="eastAsia"/>
          <w:bCs/>
          <w:color w:val="000000" w:themeColor="text1"/>
          <w:sz w:val="20"/>
          <w:szCs w:val="20"/>
        </w:rPr>
        <w:t>操作パフォーマンス</w:t>
      </w:r>
      <w:r w:rsidR="001A6E19" w:rsidRPr="001A6E19">
        <w:rPr>
          <w:rFonts w:asciiTheme="minorEastAsia" w:eastAsiaTheme="minorEastAsia" w:hAnsiTheme="minorEastAsia"/>
          <w:bCs/>
          <w:color w:val="000000" w:themeColor="text1"/>
          <w:sz w:val="20"/>
          <w:szCs w:val="20"/>
        </w:rPr>
        <w:t>よりも</w:t>
      </w:r>
      <w:r w:rsidR="00F20FB1">
        <w:rPr>
          <w:rFonts w:asciiTheme="minorEastAsia" w:eastAsiaTheme="minorEastAsia" w:hAnsiTheme="minorEastAsia" w:hint="eastAsia"/>
          <w:bCs/>
          <w:color w:val="000000" w:themeColor="text1"/>
          <w:sz w:val="20"/>
          <w:szCs w:val="20"/>
        </w:rPr>
        <w:t>主観的快適</w:t>
      </w:r>
      <w:r w:rsidR="001A6E19" w:rsidRPr="001A6E19">
        <w:rPr>
          <w:rFonts w:asciiTheme="minorEastAsia" w:eastAsiaTheme="minorEastAsia" w:hAnsiTheme="minorEastAsia"/>
          <w:bCs/>
          <w:color w:val="000000" w:themeColor="text1"/>
          <w:sz w:val="20"/>
          <w:szCs w:val="20"/>
        </w:rPr>
        <w:t>性が優先されるべきケースも存在する</w:t>
      </w:r>
      <w:r w:rsidR="00AD12B7">
        <w:rPr>
          <w:rFonts w:asciiTheme="minorEastAsia" w:eastAsiaTheme="minorEastAsia" w:hAnsiTheme="minorEastAsia"/>
          <w:bCs/>
          <w:color w:val="000000" w:themeColor="text1"/>
          <w:sz w:val="20"/>
          <w:szCs w:val="20"/>
        </w:rPr>
        <w:t>.</w:t>
      </w:r>
      <w:r w:rsidR="001A6E19" w:rsidRPr="001A6E19">
        <w:rPr>
          <w:rFonts w:asciiTheme="minorEastAsia" w:eastAsiaTheme="minorEastAsia" w:hAnsiTheme="minorEastAsia"/>
          <w:bCs/>
          <w:color w:val="000000" w:themeColor="text1"/>
          <w:sz w:val="20"/>
          <w:szCs w:val="20"/>
        </w:rPr>
        <w:t>例えば</w:t>
      </w:r>
      <w:r w:rsidR="00AD12B7">
        <w:rPr>
          <w:rFonts w:asciiTheme="minorEastAsia" w:eastAsiaTheme="minorEastAsia" w:hAnsiTheme="minorEastAsia"/>
          <w:bCs/>
          <w:color w:val="000000" w:themeColor="text1"/>
          <w:sz w:val="20"/>
          <w:szCs w:val="20"/>
        </w:rPr>
        <w:t>,</w:t>
      </w:r>
      <w:r w:rsidR="001A6E19" w:rsidRPr="001A6E19">
        <w:rPr>
          <w:rFonts w:asciiTheme="minorEastAsia" w:eastAsiaTheme="minorEastAsia" w:hAnsiTheme="minorEastAsia"/>
          <w:bCs/>
          <w:color w:val="000000" w:themeColor="text1"/>
          <w:sz w:val="20"/>
          <w:szCs w:val="20"/>
        </w:rPr>
        <w:t>高精度な操作を要しない</w:t>
      </w:r>
      <w:r w:rsidR="00F20FB1">
        <w:rPr>
          <w:rFonts w:asciiTheme="minorEastAsia" w:eastAsiaTheme="minorEastAsia" w:hAnsiTheme="minorEastAsia" w:hint="eastAsia"/>
          <w:bCs/>
          <w:color w:val="000000" w:themeColor="text1"/>
          <w:sz w:val="20"/>
          <w:szCs w:val="20"/>
        </w:rPr>
        <w:t>遠隔通話アプリケーションにおけるボタン操作タスクにおいては</w:t>
      </w:r>
      <w:r w:rsidR="00AD12B7">
        <w:rPr>
          <w:rFonts w:asciiTheme="minorEastAsia" w:eastAsiaTheme="minorEastAsia" w:hAnsiTheme="minorEastAsia" w:hint="eastAsia"/>
          <w:bCs/>
          <w:color w:val="000000" w:themeColor="text1"/>
          <w:sz w:val="20"/>
          <w:szCs w:val="20"/>
        </w:rPr>
        <w:t>,</w:t>
      </w:r>
      <w:r w:rsidR="00F20FB1">
        <w:rPr>
          <w:rFonts w:asciiTheme="minorEastAsia" w:eastAsiaTheme="minorEastAsia" w:hAnsiTheme="minorEastAsia" w:hint="eastAsia"/>
          <w:bCs/>
          <w:color w:val="000000" w:themeColor="text1"/>
          <w:sz w:val="20"/>
          <w:szCs w:val="20"/>
        </w:rPr>
        <w:t>主観的快適性を優先させること</w:t>
      </w:r>
      <w:r w:rsidR="001A6E19" w:rsidRPr="001A6E19">
        <w:rPr>
          <w:rFonts w:asciiTheme="minorEastAsia" w:eastAsiaTheme="minorEastAsia" w:hAnsiTheme="minorEastAsia"/>
          <w:bCs/>
          <w:color w:val="000000" w:themeColor="text1"/>
          <w:sz w:val="20"/>
          <w:szCs w:val="20"/>
        </w:rPr>
        <w:t>が総合的なユーザー体験を向上させる要因となり得る</w:t>
      </w:r>
      <w:r w:rsidR="00AD12B7">
        <w:rPr>
          <w:rFonts w:asciiTheme="minorEastAsia" w:eastAsiaTheme="minorEastAsia" w:hAnsiTheme="minorEastAsia"/>
          <w:bCs/>
          <w:color w:val="000000" w:themeColor="text1"/>
          <w:sz w:val="20"/>
          <w:szCs w:val="20"/>
        </w:rPr>
        <w:t>.</w:t>
      </w:r>
      <w:r w:rsidR="001A6E19" w:rsidRPr="001A6E19">
        <w:rPr>
          <w:rFonts w:asciiTheme="minorEastAsia" w:eastAsiaTheme="minorEastAsia" w:hAnsiTheme="minorEastAsia"/>
          <w:bCs/>
          <w:color w:val="000000" w:themeColor="text1"/>
          <w:sz w:val="20"/>
          <w:szCs w:val="20"/>
        </w:rPr>
        <w:t>したがって</w:t>
      </w:r>
      <w:r w:rsidR="00AD12B7">
        <w:rPr>
          <w:rFonts w:asciiTheme="minorEastAsia" w:eastAsiaTheme="minorEastAsia" w:hAnsiTheme="minorEastAsia"/>
          <w:bCs/>
          <w:color w:val="000000" w:themeColor="text1"/>
          <w:sz w:val="20"/>
          <w:szCs w:val="20"/>
        </w:rPr>
        <w:t>,</w:t>
      </w:r>
      <w:r w:rsidR="001A6E19" w:rsidRPr="001A6E19">
        <w:rPr>
          <w:rFonts w:asciiTheme="minorEastAsia" w:eastAsiaTheme="minorEastAsia" w:hAnsiTheme="minorEastAsia"/>
          <w:bCs/>
          <w:color w:val="000000" w:themeColor="text1"/>
          <w:sz w:val="20"/>
          <w:szCs w:val="20"/>
        </w:rPr>
        <w:t>VRインターフェ</w:t>
      </w:r>
      <w:r w:rsidR="00CC5C88">
        <w:rPr>
          <w:rFonts w:asciiTheme="minorEastAsia" w:eastAsiaTheme="minorEastAsia" w:hAnsiTheme="minorEastAsia" w:hint="eastAsia"/>
          <w:bCs/>
          <w:color w:val="000000" w:themeColor="text1"/>
          <w:sz w:val="20"/>
          <w:szCs w:val="20"/>
        </w:rPr>
        <w:t>イ</w:t>
      </w:r>
      <w:r w:rsidR="001A6E19" w:rsidRPr="001A6E19">
        <w:rPr>
          <w:rFonts w:asciiTheme="minorEastAsia" w:eastAsiaTheme="minorEastAsia" w:hAnsiTheme="minorEastAsia"/>
          <w:bCs/>
          <w:color w:val="000000" w:themeColor="text1"/>
          <w:sz w:val="20"/>
          <w:szCs w:val="20"/>
        </w:rPr>
        <w:t>スの設計においては</w:t>
      </w:r>
      <w:r w:rsidR="00AD12B7">
        <w:rPr>
          <w:rFonts w:asciiTheme="minorEastAsia" w:eastAsiaTheme="minorEastAsia" w:hAnsiTheme="minorEastAsia"/>
          <w:bCs/>
          <w:color w:val="000000" w:themeColor="text1"/>
          <w:sz w:val="20"/>
          <w:szCs w:val="20"/>
        </w:rPr>
        <w:t>,</w:t>
      </w:r>
      <w:r w:rsidR="001A6E19" w:rsidRPr="001A6E19">
        <w:rPr>
          <w:rFonts w:asciiTheme="minorEastAsia" w:eastAsiaTheme="minorEastAsia" w:hAnsiTheme="minorEastAsia"/>
          <w:bCs/>
          <w:color w:val="000000" w:themeColor="text1"/>
          <w:sz w:val="20"/>
          <w:szCs w:val="20"/>
        </w:rPr>
        <w:t>パフォーマンスのみを指標とするのではなく</w:t>
      </w:r>
      <w:r w:rsidR="00AD12B7">
        <w:rPr>
          <w:rFonts w:asciiTheme="minorEastAsia" w:eastAsiaTheme="minorEastAsia" w:hAnsiTheme="minorEastAsia"/>
          <w:bCs/>
          <w:color w:val="000000" w:themeColor="text1"/>
          <w:sz w:val="20"/>
          <w:szCs w:val="20"/>
        </w:rPr>
        <w:t>,</w:t>
      </w:r>
      <w:r w:rsidR="001A6E19" w:rsidRPr="001A6E19">
        <w:rPr>
          <w:rFonts w:asciiTheme="minorEastAsia" w:eastAsiaTheme="minorEastAsia" w:hAnsiTheme="minorEastAsia"/>
          <w:bCs/>
          <w:color w:val="000000" w:themeColor="text1"/>
          <w:sz w:val="20"/>
          <w:szCs w:val="20"/>
        </w:rPr>
        <w:t>利用目的や姿勢に応じた効率と快適性のトレードオフを考慮したレイアウト</w:t>
      </w:r>
      <w:r w:rsidR="00972FB2">
        <w:rPr>
          <w:rFonts w:asciiTheme="minorEastAsia" w:eastAsiaTheme="minorEastAsia" w:hAnsiTheme="minorEastAsia" w:hint="eastAsia"/>
          <w:bCs/>
          <w:color w:val="000000" w:themeColor="text1"/>
          <w:sz w:val="20"/>
          <w:szCs w:val="20"/>
        </w:rPr>
        <w:t>の最適化</w:t>
      </w:r>
      <w:r w:rsidR="001A6E19" w:rsidRPr="001A6E19">
        <w:rPr>
          <w:rFonts w:asciiTheme="minorEastAsia" w:eastAsiaTheme="minorEastAsia" w:hAnsiTheme="minorEastAsia"/>
          <w:bCs/>
          <w:color w:val="000000" w:themeColor="text1"/>
          <w:sz w:val="20"/>
          <w:szCs w:val="20"/>
        </w:rPr>
        <w:t>が求められる</w:t>
      </w:r>
      <w:r w:rsidR="00AD12B7">
        <w:rPr>
          <w:rFonts w:asciiTheme="minorEastAsia" w:eastAsiaTheme="minorEastAsia" w:hAnsiTheme="minorEastAsia"/>
          <w:bCs/>
          <w:color w:val="000000" w:themeColor="text1"/>
          <w:sz w:val="20"/>
          <w:szCs w:val="20"/>
        </w:rPr>
        <w:t>.</w:t>
      </w:r>
    </w:p>
    <w:p w14:paraId="7B1E1C90" w14:textId="2278C796" w:rsidR="00A662AF" w:rsidRPr="00B86C08" w:rsidRDefault="00D1482E" w:rsidP="00D1482E">
      <w:pPr>
        <w:rPr>
          <w:rFonts w:asciiTheme="minorEastAsia" w:eastAsiaTheme="minorEastAsia" w:hAnsiTheme="minorEastAsia"/>
          <w:bCs/>
          <w:color w:val="000000" w:themeColor="text1"/>
          <w:sz w:val="20"/>
          <w:szCs w:val="20"/>
        </w:rPr>
      </w:pPr>
      <w:r w:rsidRPr="00B86C08">
        <w:rPr>
          <w:rFonts w:asciiTheme="minorEastAsia" w:eastAsiaTheme="minorEastAsia" w:hAnsiTheme="minorEastAsia" w:hint="eastAsia"/>
          <w:bCs/>
          <w:color w:val="000000" w:themeColor="text1"/>
          <w:sz w:val="20"/>
          <w:szCs w:val="20"/>
        </w:rPr>
        <w:t xml:space="preserve">　以上のことから</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背中角度を倒した状態での</w:t>
      </w:r>
      <w:r w:rsidR="00275858" w:rsidRPr="00B86C08">
        <w:rPr>
          <w:rFonts w:asciiTheme="minorEastAsia" w:eastAsiaTheme="minorEastAsia" w:hAnsiTheme="minorEastAsia"/>
          <w:bCs/>
          <w:color w:val="000000" w:themeColor="text1"/>
          <w:sz w:val="20"/>
          <w:szCs w:val="20"/>
        </w:rPr>
        <w:t>VR</w:t>
      </w:r>
      <w:r w:rsidR="00275858" w:rsidRPr="00B86C08">
        <w:rPr>
          <w:rFonts w:asciiTheme="minorEastAsia" w:eastAsiaTheme="minorEastAsia" w:hAnsiTheme="minorEastAsia" w:hint="eastAsia"/>
          <w:bCs/>
          <w:color w:val="000000" w:themeColor="text1"/>
          <w:sz w:val="20"/>
          <w:szCs w:val="20"/>
        </w:rPr>
        <w:t>操作</w:t>
      </w:r>
      <w:r w:rsidRPr="00B86C08">
        <w:rPr>
          <w:rFonts w:asciiTheme="minorEastAsia" w:eastAsiaTheme="minorEastAsia" w:hAnsiTheme="minorEastAsia" w:hint="eastAsia"/>
          <w:bCs/>
          <w:color w:val="000000" w:themeColor="text1"/>
          <w:sz w:val="20"/>
          <w:szCs w:val="20"/>
        </w:rPr>
        <w:t>においては</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運動の滑らかさ自体を補正するよりも</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反応時間の遅延や精度の低下を前提とした</w:t>
      </w:r>
      <w:r w:rsidR="00CB5611">
        <w:rPr>
          <w:rFonts w:asciiTheme="minorEastAsia" w:eastAsiaTheme="minorEastAsia" w:hAnsiTheme="minorEastAsia" w:hint="eastAsia"/>
          <w:bCs/>
          <w:color w:val="000000" w:themeColor="text1"/>
          <w:sz w:val="20"/>
          <w:szCs w:val="20"/>
        </w:rPr>
        <w:t>ユーザインタ</w:t>
      </w:r>
      <w:r w:rsidR="00B0242C">
        <w:rPr>
          <w:rFonts w:asciiTheme="minorEastAsia" w:eastAsiaTheme="minorEastAsia" w:hAnsiTheme="minorEastAsia" w:hint="eastAsia"/>
          <w:bCs/>
          <w:color w:val="000000" w:themeColor="text1"/>
          <w:sz w:val="20"/>
          <w:szCs w:val="20"/>
        </w:rPr>
        <w:t>ー</w:t>
      </w:r>
      <w:r w:rsidR="00CB5611">
        <w:rPr>
          <w:rFonts w:asciiTheme="minorEastAsia" w:eastAsiaTheme="minorEastAsia" w:hAnsiTheme="minorEastAsia" w:hint="eastAsia"/>
          <w:bCs/>
          <w:color w:val="000000" w:themeColor="text1"/>
          <w:sz w:val="20"/>
          <w:szCs w:val="20"/>
        </w:rPr>
        <w:t>フェ</w:t>
      </w:r>
      <w:r w:rsidR="003459FE">
        <w:rPr>
          <w:rFonts w:asciiTheme="minorEastAsia" w:eastAsiaTheme="minorEastAsia" w:hAnsiTheme="minorEastAsia" w:hint="eastAsia"/>
          <w:bCs/>
          <w:color w:val="000000" w:themeColor="text1"/>
          <w:sz w:val="20"/>
          <w:szCs w:val="20"/>
        </w:rPr>
        <w:t>イ</w:t>
      </w:r>
      <w:r w:rsidR="00CB5611">
        <w:rPr>
          <w:rFonts w:asciiTheme="minorEastAsia" w:eastAsiaTheme="minorEastAsia" w:hAnsiTheme="minorEastAsia" w:hint="eastAsia"/>
          <w:bCs/>
          <w:color w:val="000000" w:themeColor="text1"/>
          <w:sz w:val="20"/>
          <w:szCs w:val="20"/>
        </w:rPr>
        <w:t>ス</w:t>
      </w:r>
      <w:r w:rsidR="00CB5611">
        <w:rPr>
          <w:rFonts w:asciiTheme="minorEastAsia" w:eastAsiaTheme="minorEastAsia" w:hAnsiTheme="minor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UI</w:t>
      </w:r>
      <w:r w:rsidR="00CB5611">
        <w:rPr>
          <w:rFonts w:asciiTheme="minorEastAsia" w:eastAsiaTheme="minorEastAsia" w:hAnsiTheme="minor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デザイン</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あるいは視覚的フィードバックの工夫が重要になると考えられる</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特に</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ユーザーが自覚しにくい「下方領域での操作遅延」を考慮し</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姿勢に応じたターゲット配置の最適化や</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ポインティングアシストの導入が求められる</w:t>
      </w:r>
      <w:r w:rsidR="00F54B1C" w:rsidRPr="00B86C08">
        <w:rPr>
          <w:rFonts w:asciiTheme="minorEastAsia" w:eastAsiaTheme="minorEastAsia" w:hAnsiTheme="minorEastAsia" w:hint="eastAsia"/>
          <w:bCs/>
          <w:color w:val="000000" w:themeColor="text1"/>
          <w:sz w:val="20"/>
          <w:szCs w:val="20"/>
        </w:rPr>
        <w:t>.</w:t>
      </w:r>
    </w:p>
    <w:p w14:paraId="03B978C3" w14:textId="729CF678" w:rsidR="003F7240" w:rsidRDefault="003F7240" w:rsidP="003F7240">
      <w:pPr>
        <w:rPr>
          <w:b/>
          <w:color w:val="000000" w:themeColor="text1"/>
          <w:sz w:val="22"/>
          <w:szCs w:val="22"/>
        </w:rPr>
      </w:pPr>
    </w:p>
    <w:p w14:paraId="7386A30C" w14:textId="6787F7AC" w:rsidR="00186034" w:rsidRPr="00FB1063" w:rsidRDefault="00E6143F" w:rsidP="00951CAF">
      <w:pPr>
        <w:spacing w:afterLines="100" w:after="291"/>
        <w:rPr>
          <w:rFonts w:ascii="Times New Roman" w:eastAsia="ＭＳ ゴシック" w:hAnsi="Times New Roman"/>
          <w:b/>
          <w:color w:val="000000" w:themeColor="text1"/>
          <w:sz w:val="22"/>
          <w:szCs w:val="22"/>
        </w:rPr>
      </w:pPr>
      <w:r w:rsidRPr="00FB1063">
        <w:rPr>
          <w:b/>
          <w:color w:val="000000" w:themeColor="text1"/>
          <w:sz w:val="22"/>
          <w:szCs w:val="22"/>
        </w:rPr>
        <w:t>3</w:t>
      </w:r>
      <w:r w:rsidR="00186034" w:rsidRPr="00FB1063">
        <w:rPr>
          <w:rFonts w:ascii="Times New Roman" w:hAnsi="Times New Roman"/>
          <w:b/>
          <w:color w:val="000000" w:themeColor="text1"/>
          <w:sz w:val="22"/>
          <w:szCs w:val="22"/>
        </w:rPr>
        <w:t xml:space="preserve">. </w:t>
      </w:r>
      <w:r w:rsidR="000B764E" w:rsidRPr="008C36DB">
        <w:rPr>
          <w:rFonts w:hAnsi="ＭＳ 明朝"/>
          <w:b/>
          <w:color w:val="000000" w:themeColor="text1"/>
          <w:sz w:val="22"/>
        </w:rPr>
        <w:t>実験</w:t>
      </w:r>
      <w:r w:rsidR="000B764E">
        <w:rPr>
          <w:rFonts w:hAnsi="ＭＳ 明朝" w:hint="eastAsia"/>
          <w:b/>
          <w:color w:val="000000" w:themeColor="text1"/>
          <w:sz w:val="22"/>
        </w:rPr>
        <w:t>２</w:t>
      </w:r>
      <w:r w:rsidR="000B764E" w:rsidRPr="008C36DB">
        <w:rPr>
          <w:rFonts w:hAnsi="ＭＳ 明朝"/>
          <w:b/>
          <w:color w:val="000000" w:themeColor="text1"/>
          <w:sz w:val="22"/>
        </w:rPr>
        <w:t>：</w:t>
      </w:r>
      <w:r w:rsidR="004F7AE0">
        <w:rPr>
          <w:rFonts w:hAnsi="ＭＳ 明朝" w:hint="eastAsia"/>
          <w:b/>
          <w:color w:val="000000" w:themeColor="text1"/>
          <w:sz w:val="22"/>
        </w:rPr>
        <w:t>仰臥位における</w:t>
      </w:r>
      <w:r w:rsidR="00FF7251">
        <w:rPr>
          <w:rFonts w:hAnsi="ＭＳ 明朝" w:hint="eastAsia"/>
          <w:b/>
          <w:color w:val="000000" w:themeColor="text1"/>
          <w:sz w:val="22"/>
        </w:rPr>
        <w:t>学習効果</w:t>
      </w:r>
      <w:r w:rsidR="00FA6772">
        <w:rPr>
          <w:rFonts w:hAnsi="ＭＳ 明朝" w:hint="eastAsia"/>
          <w:b/>
          <w:color w:val="000000" w:themeColor="text1"/>
          <w:sz w:val="22"/>
        </w:rPr>
        <w:t>の検証</w:t>
      </w:r>
    </w:p>
    <w:p w14:paraId="0F2A0AAF" w14:textId="671874BA" w:rsidR="00186034" w:rsidRPr="00FB1063" w:rsidRDefault="00186034" w:rsidP="00951CAF">
      <w:pPr>
        <w:spacing w:afterLines="100" w:after="291"/>
        <w:rPr>
          <w:rFonts w:ascii="Times New Roman" w:eastAsia="ＭＳ ゴシック" w:hAnsi="Times New Roman"/>
          <w:b/>
          <w:color w:val="000000" w:themeColor="text1"/>
          <w:sz w:val="20"/>
          <w:szCs w:val="20"/>
        </w:rPr>
      </w:pPr>
      <w:r w:rsidRPr="00FB1063">
        <w:rPr>
          <w:rFonts w:ascii="Times New Roman" w:eastAsia="ＭＳ ゴシック" w:hAnsi="Times New Roman"/>
          <w:b/>
          <w:color w:val="000000" w:themeColor="text1"/>
          <w:sz w:val="20"/>
          <w:szCs w:val="20"/>
        </w:rPr>
        <w:t xml:space="preserve">3-1. </w:t>
      </w:r>
      <w:r w:rsidR="00FA6772">
        <w:rPr>
          <w:rFonts w:ascii="Times New Roman" w:eastAsia="ＭＳ ゴシック" w:hAnsi="Times New Roman" w:hint="eastAsia"/>
          <w:b/>
          <w:color w:val="000000" w:themeColor="text1"/>
          <w:sz w:val="20"/>
          <w:szCs w:val="20"/>
        </w:rPr>
        <w:t>目的</w:t>
      </w:r>
    </w:p>
    <w:p w14:paraId="2D3CF010" w14:textId="1165891C" w:rsidR="006737F9" w:rsidRDefault="006737F9" w:rsidP="008462F6">
      <w:pPr>
        <w:ind w:firstLineChars="100" w:firstLine="195"/>
        <w:rPr>
          <w:rFonts w:ascii="Times New Roman" w:hAnsi="Times New Roman"/>
          <w:color w:val="000000" w:themeColor="text1"/>
          <w:sz w:val="20"/>
          <w:szCs w:val="20"/>
        </w:rPr>
      </w:pPr>
      <w:r w:rsidRPr="00B913F3">
        <w:rPr>
          <w:rFonts w:ascii="Times New Roman" w:hAnsi="Times New Roman" w:hint="eastAsia"/>
          <w:color w:val="EE0000"/>
          <w:sz w:val="20"/>
          <w:szCs w:val="20"/>
          <w:highlight w:val="yellow"/>
        </w:rPr>
        <w:t>本実験の目的は</w:t>
      </w:r>
      <w:r w:rsidR="002739AF">
        <w:rPr>
          <w:rFonts w:ascii="Times New Roman" w:hAnsi="Times New Roman"/>
          <w:color w:val="000000" w:themeColor="text1"/>
          <w:sz w:val="20"/>
          <w:szCs w:val="20"/>
        </w:rPr>
        <w:t>,</w:t>
      </w:r>
      <w:r w:rsidR="002975FA" w:rsidRPr="002975FA">
        <w:rPr>
          <w:rFonts w:ascii="Times New Roman" w:hAnsi="Times New Roman"/>
          <w:color w:val="000000" w:themeColor="text1"/>
          <w:sz w:val="20"/>
          <w:szCs w:val="20"/>
        </w:rPr>
        <w:t>特に操作の困難さが指摘されてい</w:t>
      </w:r>
      <w:r w:rsidR="002975FA" w:rsidRPr="002975FA">
        <w:rPr>
          <w:rFonts w:ascii="Times New Roman" w:hAnsi="Times New Roman"/>
          <w:color w:val="000000" w:themeColor="text1"/>
          <w:sz w:val="20"/>
          <w:szCs w:val="20"/>
        </w:rPr>
        <w:lastRenderedPageBreak/>
        <w:t>た仰臥位に着目し</w:t>
      </w:r>
      <w:r w:rsidR="002739AF">
        <w:rPr>
          <w:rFonts w:ascii="Times New Roman" w:hAnsi="Times New Roman"/>
          <w:color w:val="000000" w:themeColor="text1"/>
          <w:sz w:val="20"/>
          <w:szCs w:val="20"/>
        </w:rPr>
        <w:t>,</w:t>
      </w:r>
      <w:r w:rsidR="002975FA" w:rsidRPr="002975FA">
        <w:rPr>
          <w:rFonts w:ascii="Times New Roman" w:hAnsi="Times New Roman"/>
          <w:color w:val="000000" w:themeColor="text1"/>
          <w:sz w:val="20"/>
          <w:szCs w:val="20"/>
        </w:rPr>
        <w:t>短期間</w:t>
      </w:r>
      <w:r w:rsidR="00451702">
        <w:rPr>
          <w:rFonts w:ascii="Times New Roman" w:hAnsi="Times New Roman" w:hint="eastAsia"/>
          <w:color w:val="000000" w:themeColor="text1"/>
          <w:sz w:val="20"/>
          <w:szCs w:val="20"/>
        </w:rPr>
        <w:t>の</w:t>
      </w:r>
      <w:r w:rsidR="002975FA" w:rsidRPr="002975FA">
        <w:rPr>
          <w:rFonts w:ascii="Times New Roman" w:hAnsi="Times New Roman"/>
          <w:color w:val="000000" w:themeColor="text1"/>
          <w:sz w:val="20"/>
          <w:szCs w:val="20"/>
        </w:rPr>
        <w:t>反復試行を通じて</w:t>
      </w:r>
      <w:r w:rsidR="002739AF">
        <w:rPr>
          <w:rFonts w:ascii="Times New Roman" w:hAnsi="Times New Roman"/>
          <w:color w:val="000000" w:themeColor="text1"/>
          <w:sz w:val="20"/>
          <w:szCs w:val="20"/>
        </w:rPr>
        <w:t>,</w:t>
      </w:r>
      <w:r w:rsidR="002975FA" w:rsidRPr="002975FA">
        <w:rPr>
          <w:rFonts w:ascii="Times New Roman" w:hAnsi="Times New Roman"/>
          <w:color w:val="000000" w:themeColor="text1"/>
          <w:sz w:val="20"/>
          <w:szCs w:val="20"/>
        </w:rPr>
        <w:t>パフォーマンスと身体技法がどのように変容するかを定量的に検証する</w:t>
      </w:r>
      <w:r>
        <w:rPr>
          <w:rFonts w:ascii="Times New Roman" w:hAnsi="Times New Roman" w:hint="eastAsia"/>
          <w:color w:val="000000" w:themeColor="text1"/>
          <w:sz w:val="20"/>
          <w:szCs w:val="20"/>
        </w:rPr>
        <w:t>ことである</w:t>
      </w:r>
      <w:r w:rsidR="002739AF">
        <w:rPr>
          <w:rFonts w:ascii="Times New Roman" w:hAnsi="Times New Roman"/>
          <w:color w:val="000000" w:themeColor="text1"/>
          <w:sz w:val="20"/>
          <w:szCs w:val="20"/>
        </w:rPr>
        <w:t>.</w:t>
      </w:r>
    </w:p>
    <w:p w14:paraId="3DA65C83" w14:textId="77777777" w:rsidR="006737F9" w:rsidRDefault="006737F9" w:rsidP="008462F6">
      <w:pPr>
        <w:ind w:firstLineChars="100" w:firstLine="195"/>
        <w:rPr>
          <w:rFonts w:ascii="Times New Roman" w:hAnsi="Times New Roman"/>
          <w:color w:val="000000" w:themeColor="text1"/>
          <w:sz w:val="20"/>
          <w:szCs w:val="20"/>
        </w:rPr>
      </w:pPr>
    </w:p>
    <w:p w14:paraId="03A048F1" w14:textId="2B167A48" w:rsidR="006737F9" w:rsidRPr="00B913F3" w:rsidRDefault="006737F9" w:rsidP="006737F9">
      <w:pPr>
        <w:spacing w:afterLines="100" w:after="291"/>
        <w:rPr>
          <w:rFonts w:ascii="Times New Roman" w:eastAsia="ＭＳ ゴシック" w:hAnsi="Times New Roman"/>
          <w:b/>
          <w:color w:val="EE0000"/>
          <w:sz w:val="20"/>
          <w:szCs w:val="20"/>
        </w:rPr>
      </w:pPr>
      <w:r w:rsidRPr="00B913F3">
        <w:rPr>
          <w:rFonts w:ascii="Times New Roman" w:eastAsia="ＭＳ ゴシック" w:hAnsi="Times New Roman"/>
          <w:b/>
          <w:color w:val="EE0000"/>
          <w:sz w:val="20"/>
          <w:szCs w:val="20"/>
          <w:highlight w:val="yellow"/>
        </w:rPr>
        <w:t xml:space="preserve">3-2. </w:t>
      </w:r>
      <w:r w:rsidRPr="00B913F3">
        <w:rPr>
          <w:rFonts w:ascii="Times New Roman" w:eastAsia="ＭＳ ゴシック" w:hAnsi="Times New Roman" w:hint="eastAsia"/>
          <w:b/>
          <w:color w:val="EE0000"/>
          <w:sz w:val="20"/>
          <w:szCs w:val="20"/>
          <w:highlight w:val="yellow"/>
        </w:rPr>
        <w:t>方法</w:t>
      </w:r>
    </w:p>
    <w:p w14:paraId="08813A97" w14:textId="0900CA01" w:rsidR="00EE4EB2" w:rsidRPr="00B913F3" w:rsidRDefault="005110CE" w:rsidP="0070004C">
      <w:pPr>
        <w:ind w:firstLineChars="100" w:firstLine="195"/>
        <w:rPr>
          <w:rFonts w:ascii="Times New Roman" w:hAnsi="Times New Roman"/>
          <w:color w:val="EE0000"/>
          <w:sz w:val="20"/>
          <w:szCs w:val="20"/>
          <w:highlight w:val="yellow"/>
        </w:rPr>
      </w:pPr>
      <w:r w:rsidRPr="005110CE">
        <w:rPr>
          <w:rFonts w:ascii="Times New Roman" w:hAnsi="Times New Roman"/>
          <w:color w:val="000000" w:themeColor="text1"/>
          <w:sz w:val="20"/>
          <w:szCs w:val="20"/>
        </w:rPr>
        <w:t>実験の基本構成は前章の実験</w:t>
      </w:r>
      <w:r w:rsidRPr="005110CE">
        <w:rPr>
          <w:rFonts w:ascii="Times New Roman" w:hAnsi="Times New Roman"/>
          <w:color w:val="000000" w:themeColor="text1"/>
          <w:sz w:val="20"/>
          <w:szCs w:val="20"/>
        </w:rPr>
        <w:t>1</w:t>
      </w:r>
      <w:r w:rsidRPr="005110CE">
        <w:rPr>
          <w:rFonts w:ascii="Times New Roman" w:hAnsi="Times New Roman"/>
          <w:color w:val="000000" w:themeColor="text1"/>
          <w:sz w:val="20"/>
          <w:szCs w:val="20"/>
        </w:rPr>
        <w:t>に準拠し</w:t>
      </w:r>
      <w:r w:rsidR="002739AF">
        <w:rPr>
          <w:rFonts w:ascii="Times New Roman" w:hAnsi="Times New Roman"/>
          <w:color w:val="000000" w:themeColor="text1"/>
          <w:sz w:val="20"/>
          <w:szCs w:val="20"/>
        </w:rPr>
        <w:t>,</w:t>
      </w:r>
      <w:r w:rsidRPr="005110CE">
        <w:rPr>
          <w:rFonts w:ascii="Times New Roman" w:hAnsi="Times New Roman"/>
          <w:color w:val="000000" w:themeColor="text1"/>
          <w:sz w:val="20"/>
          <w:szCs w:val="20"/>
        </w:rPr>
        <w:t>球体ターゲットのクリックタスクを用いた</w:t>
      </w:r>
      <w:r w:rsidR="002739AF">
        <w:rPr>
          <w:rFonts w:ascii="Times New Roman" w:hAnsi="Times New Roman"/>
          <w:color w:val="000000" w:themeColor="text1"/>
          <w:sz w:val="20"/>
          <w:szCs w:val="20"/>
        </w:rPr>
        <w:t>.</w:t>
      </w:r>
      <w:r w:rsidR="005543E4" w:rsidRPr="00B913F3">
        <w:rPr>
          <w:rFonts w:ascii="Times New Roman" w:hAnsi="Times New Roman" w:hint="eastAsia"/>
          <w:color w:val="EE0000"/>
          <w:sz w:val="20"/>
          <w:szCs w:val="20"/>
          <w:highlight w:val="yellow"/>
        </w:rPr>
        <w:t>本実験では，仰臥位姿勢における短期間の反復試行による習熟の影響を検証することを目的とし，仰臥位条件において連続して</w:t>
      </w:r>
      <w:r w:rsidR="005543E4" w:rsidRPr="00B913F3">
        <w:rPr>
          <w:rFonts w:ascii="Times New Roman" w:hAnsi="Times New Roman"/>
          <w:color w:val="EE0000"/>
          <w:sz w:val="20"/>
          <w:szCs w:val="20"/>
          <w:highlight w:val="yellow"/>
        </w:rPr>
        <w:t>2</w:t>
      </w:r>
      <w:r w:rsidR="009F0CC2">
        <w:rPr>
          <w:rFonts w:ascii="Times New Roman" w:hAnsi="Times New Roman" w:hint="eastAsia"/>
          <w:color w:val="EE0000"/>
          <w:sz w:val="20"/>
          <w:szCs w:val="20"/>
          <w:highlight w:val="yellow"/>
        </w:rPr>
        <w:t>回の</w:t>
      </w:r>
      <w:r w:rsidR="005543E4" w:rsidRPr="00B913F3">
        <w:rPr>
          <w:rFonts w:ascii="Times New Roman" w:hAnsi="Times New Roman" w:hint="eastAsia"/>
          <w:color w:val="EE0000"/>
          <w:sz w:val="20"/>
          <w:szCs w:val="20"/>
          <w:highlight w:val="yellow"/>
        </w:rPr>
        <w:t>セッションを実施した</w:t>
      </w:r>
      <w:r w:rsidR="00254AEC">
        <w:rPr>
          <w:rFonts w:ascii="Times New Roman" w:hAnsi="Times New Roman" w:hint="eastAsia"/>
          <w:color w:val="EE0000"/>
          <w:sz w:val="20"/>
          <w:szCs w:val="20"/>
          <w:highlight w:val="yellow"/>
        </w:rPr>
        <w:t>.</w:t>
      </w:r>
      <w:r w:rsidR="005543E4" w:rsidRPr="00B913F3">
        <w:rPr>
          <w:rFonts w:ascii="Times New Roman" w:hAnsi="Times New Roman" w:hint="eastAsia"/>
          <w:color w:val="EE0000"/>
          <w:sz w:val="20"/>
          <w:szCs w:val="20"/>
          <w:highlight w:val="yellow"/>
        </w:rPr>
        <w:t>併せて，実験</w:t>
      </w:r>
      <w:r w:rsidR="005543E4" w:rsidRPr="00B913F3">
        <w:rPr>
          <w:rFonts w:ascii="Times New Roman" w:hAnsi="Times New Roman"/>
          <w:color w:val="EE0000"/>
          <w:sz w:val="20"/>
          <w:szCs w:val="20"/>
          <w:highlight w:val="yellow"/>
        </w:rPr>
        <w:t>1</w:t>
      </w:r>
      <w:r w:rsidR="005543E4" w:rsidRPr="00B913F3">
        <w:rPr>
          <w:rFonts w:ascii="Times New Roman" w:hAnsi="Times New Roman" w:hint="eastAsia"/>
          <w:color w:val="EE0000"/>
          <w:sz w:val="20"/>
          <w:szCs w:val="20"/>
          <w:highlight w:val="yellow"/>
        </w:rPr>
        <w:t>では取得できていなかった</w:t>
      </w:r>
      <w:r w:rsidR="00ED6426" w:rsidRPr="00B913F3">
        <w:rPr>
          <w:rFonts w:ascii="Times New Roman" w:hAnsi="Times New Roman" w:hint="eastAsia"/>
          <w:color w:val="EE0000"/>
          <w:sz w:val="20"/>
          <w:szCs w:val="20"/>
          <w:highlight w:val="yellow"/>
        </w:rPr>
        <w:t>各体位における</w:t>
      </w:r>
      <w:r w:rsidR="005543E4" w:rsidRPr="00B913F3">
        <w:rPr>
          <w:rFonts w:ascii="Times New Roman" w:hAnsi="Times New Roman" w:hint="eastAsia"/>
          <w:color w:val="EE0000"/>
          <w:sz w:val="20"/>
          <w:szCs w:val="20"/>
          <w:highlight w:val="yellow"/>
        </w:rPr>
        <w:t>頭部運動特性を評価するため，</w:t>
      </w:r>
      <w:r w:rsidR="0080246F">
        <w:rPr>
          <w:rFonts w:ascii="Times New Roman" w:hAnsi="Times New Roman" w:hint="eastAsia"/>
          <w:color w:val="EE0000"/>
          <w:sz w:val="20"/>
          <w:szCs w:val="20"/>
          <w:highlight w:val="yellow"/>
        </w:rPr>
        <w:t>頭部回転</w:t>
      </w:r>
      <w:r w:rsidR="00E12B7C">
        <w:rPr>
          <w:rFonts w:ascii="Times New Roman" w:hAnsi="Times New Roman" w:hint="eastAsia"/>
          <w:color w:val="EE0000"/>
          <w:sz w:val="20"/>
          <w:szCs w:val="20"/>
          <w:highlight w:val="yellow"/>
        </w:rPr>
        <w:t>量</w:t>
      </w:r>
      <w:r w:rsidR="005543E4" w:rsidRPr="00B913F3">
        <w:rPr>
          <w:rFonts w:ascii="Times New Roman" w:hAnsi="Times New Roman" w:hint="eastAsia"/>
          <w:color w:val="EE0000"/>
          <w:sz w:val="20"/>
          <w:szCs w:val="20"/>
          <w:highlight w:val="yellow"/>
        </w:rPr>
        <w:t>を新たな評価指標として導入した</w:t>
      </w:r>
      <w:r w:rsidR="00254AEC">
        <w:rPr>
          <w:rFonts w:ascii="Times New Roman" w:hAnsi="Times New Roman" w:hint="eastAsia"/>
          <w:color w:val="EE0000"/>
          <w:sz w:val="20"/>
          <w:szCs w:val="20"/>
          <w:highlight w:val="yellow"/>
        </w:rPr>
        <w:t>.</w:t>
      </w:r>
      <w:r w:rsidR="005543E4" w:rsidRPr="00B913F3">
        <w:rPr>
          <w:rFonts w:ascii="Times New Roman" w:hAnsi="Times New Roman" w:hint="eastAsia"/>
          <w:color w:val="EE0000"/>
          <w:sz w:val="20"/>
          <w:szCs w:val="20"/>
          <w:highlight w:val="yellow"/>
        </w:rPr>
        <w:t>この指標を体位間で比較する目的から，実験は座位，半座位，仰臥位</w:t>
      </w:r>
      <w:r w:rsidR="00072598">
        <w:rPr>
          <w:rFonts w:ascii="Times New Roman" w:hAnsi="Times New Roman"/>
          <w:color w:val="EE0000"/>
          <w:sz w:val="20"/>
          <w:szCs w:val="20"/>
          <w:highlight w:val="yellow"/>
        </w:rPr>
        <w:t>(</w:t>
      </w:r>
      <w:r w:rsidR="00072598">
        <w:rPr>
          <w:rFonts w:ascii="Times New Roman" w:hAnsi="Times New Roman" w:hint="eastAsia"/>
          <w:color w:val="EE0000"/>
          <w:sz w:val="20"/>
          <w:szCs w:val="20"/>
          <w:highlight w:val="yellow"/>
        </w:rPr>
        <w:t>セッション</w:t>
      </w:r>
      <w:r w:rsidR="00072598">
        <w:rPr>
          <w:rFonts w:ascii="Times New Roman" w:hAnsi="Times New Roman"/>
          <w:color w:val="EE0000"/>
          <w:sz w:val="20"/>
          <w:szCs w:val="20"/>
          <w:highlight w:val="yellow"/>
        </w:rPr>
        <w:t>1)</w:t>
      </w:r>
      <w:r w:rsidR="005543E4" w:rsidRPr="00B913F3">
        <w:rPr>
          <w:rFonts w:ascii="Times New Roman" w:hAnsi="Times New Roman" w:hint="eastAsia"/>
          <w:color w:val="EE0000"/>
          <w:sz w:val="20"/>
          <w:szCs w:val="20"/>
          <w:highlight w:val="yellow"/>
        </w:rPr>
        <w:t>，仰臥位（セッション</w:t>
      </w:r>
      <w:r w:rsidR="005543E4" w:rsidRPr="00B913F3">
        <w:rPr>
          <w:rFonts w:ascii="Times New Roman" w:hAnsi="Times New Roman"/>
          <w:color w:val="EE0000"/>
          <w:sz w:val="20"/>
          <w:szCs w:val="20"/>
          <w:highlight w:val="yellow"/>
        </w:rPr>
        <w:t>2</w:t>
      </w:r>
      <w:r w:rsidR="005543E4" w:rsidRPr="00B913F3">
        <w:rPr>
          <w:rFonts w:ascii="Times New Roman" w:hAnsi="Times New Roman" w:hint="eastAsia"/>
          <w:color w:val="EE0000"/>
          <w:sz w:val="20"/>
          <w:szCs w:val="20"/>
          <w:highlight w:val="yellow"/>
        </w:rPr>
        <w:t>）の順で実施した</w:t>
      </w:r>
      <w:r w:rsidR="00254AEC">
        <w:rPr>
          <w:rFonts w:ascii="Times New Roman" w:hAnsi="Times New Roman" w:hint="eastAsia"/>
          <w:color w:val="EE0000"/>
          <w:sz w:val="20"/>
          <w:szCs w:val="20"/>
          <w:highlight w:val="yellow"/>
        </w:rPr>
        <w:t>.</w:t>
      </w:r>
      <w:r w:rsidR="00BE61A3" w:rsidRPr="00B913F3">
        <w:rPr>
          <w:rFonts w:ascii="Times New Roman" w:hAnsi="Times New Roman"/>
          <w:color w:val="EE0000"/>
          <w:sz w:val="20"/>
          <w:szCs w:val="20"/>
          <w:highlight w:val="yellow"/>
        </w:rPr>
        <w:t>Goldberg &amp; Kotval(1999</w:t>
      </w:r>
      <w:r w:rsidR="00BE61A3" w:rsidRPr="00B913F3">
        <w:rPr>
          <w:rFonts w:ascii="Times New Roman" w:hAnsi="Times New Roman" w:hint="eastAsia"/>
          <w:color w:val="EE0000"/>
          <w:sz w:val="20"/>
          <w:szCs w:val="20"/>
          <w:highlight w:val="yellow"/>
        </w:rPr>
        <w:t>）の研究</w:t>
      </w:r>
      <w:r w:rsidR="00136B76" w:rsidRPr="00B913F3">
        <w:rPr>
          <w:rFonts w:ascii="Times New Roman" w:hAnsi="Times New Roman" w:hint="eastAsia"/>
          <w:color w:val="EE0000"/>
          <w:sz w:val="20"/>
          <w:szCs w:val="20"/>
          <w:highlight w:val="yellow"/>
        </w:rPr>
        <w:t>では，視線行動がインタフェース評価における重要な手がかりとなり得ることが示されている</w:t>
      </w:r>
      <w:r w:rsidR="00BE61A3" w:rsidRPr="00B913F3">
        <w:rPr>
          <w:rFonts w:ascii="Times New Roman" w:hAnsi="Times New Roman"/>
          <w:color w:val="EE0000"/>
          <w:sz w:val="20"/>
          <w:szCs w:val="20"/>
          <w:highlight w:val="yellow"/>
          <w:vertAlign w:val="superscript"/>
        </w:rPr>
        <w:t>10)</w:t>
      </w:r>
      <w:r w:rsidR="005734C2">
        <w:rPr>
          <w:rFonts w:ascii="Times New Roman" w:hAnsi="Times New Roman" w:hint="eastAsia"/>
          <w:color w:val="EE0000"/>
          <w:sz w:val="20"/>
          <w:szCs w:val="20"/>
          <w:highlight w:val="yellow"/>
        </w:rPr>
        <w:t>.</w:t>
      </w:r>
      <w:r w:rsidR="00136B76" w:rsidRPr="00B913F3">
        <w:rPr>
          <w:rFonts w:ascii="Times New Roman" w:hAnsi="Times New Roman" w:hint="eastAsia"/>
          <w:color w:val="EE0000"/>
          <w:sz w:val="20"/>
          <w:szCs w:val="20"/>
          <w:highlight w:val="yellow"/>
        </w:rPr>
        <w:t>本研究では眼球運動の直接計測は行っていないが，仰臥位では頭部運動が視線制御において相対的に大きな制約を受けると考えられることから，視線方向に関与する身体運動の一指標として頭部回転量を導入した</w:t>
      </w:r>
      <w:r w:rsidR="005734C2">
        <w:rPr>
          <w:rFonts w:ascii="Times New Roman" w:hAnsi="Times New Roman" w:hint="eastAsia"/>
          <w:color w:val="EE0000"/>
          <w:sz w:val="20"/>
          <w:szCs w:val="20"/>
          <w:highlight w:val="yellow"/>
        </w:rPr>
        <w:t>.</w:t>
      </w:r>
      <w:r w:rsidR="00EE4EB2" w:rsidRPr="00B913F3">
        <w:rPr>
          <w:rFonts w:ascii="Times New Roman" w:hAnsi="Times New Roman" w:hint="eastAsia"/>
          <w:color w:val="EE0000"/>
          <w:sz w:val="20"/>
          <w:szCs w:val="20"/>
          <w:highlight w:val="yellow"/>
        </w:rPr>
        <w:t>頭部回転量（</w:t>
      </w:r>
      <w:r w:rsidR="00EE4EB2" w:rsidRPr="00B913F3">
        <w:rPr>
          <w:rFonts w:ascii="Times New Roman" w:hAnsi="Times New Roman"/>
          <w:color w:val="EE0000"/>
          <w:sz w:val="20"/>
          <w:szCs w:val="20"/>
          <w:highlight w:val="yellow"/>
        </w:rPr>
        <w:t>Head Rotation Magnitude</w:t>
      </w:r>
      <w:r w:rsidR="00EE4EB2" w:rsidRPr="00B913F3">
        <w:rPr>
          <w:rFonts w:ascii="Times New Roman" w:hAnsi="Times New Roman" w:hint="eastAsia"/>
          <w:color w:val="EE0000"/>
          <w:sz w:val="20"/>
          <w:szCs w:val="20"/>
          <w:highlight w:val="yellow"/>
        </w:rPr>
        <w:t>）は取得した頭部回転角を用いて</w:t>
      </w:r>
      <w:r w:rsidR="00EE4EB2" w:rsidRPr="00B913F3">
        <w:rPr>
          <w:rFonts w:ascii="Times New Roman" w:hAnsi="Times New Roman"/>
          <w:color w:val="EE0000"/>
          <w:sz w:val="20"/>
          <w:szCs w:val="20"/>
          <w:highlight w:val="yellow"/>
        </w:rPr>
        <w:t>,</w:t>
      </w:r>
      <w:r w:rsidR="00EE4EB2" w:rsidRPr="00B913F3">
        <w:rPr>
          <w:rFonts w:ascii="Times New Roman" w:hAnsi="Times New Roman" w:hint="eastAsia"/>
          <w:color w:val="EE0000"/>
          <w:sz w:val="20"/>
          <w:szCs w:val="20"/>
          <w:highlight w:val="yellow"/>
        </w:rPr>
        <w:t>式</w:t>
      </w:r>
      <w:r w:rsidR="00EE4EB2" w:rsidRPr="00B913F3">
        <w:rPr>
          <w:rFonts w:ascii="Times New Roman" w:hAnsi="Times New Roman"/>
          <w:color w:val="EE0000"/>
          <w:sz w:val="20"/>
          <w:szCs w:val="20"/>
          <w:highlight w:val="yellow"/>
        </w:rPr>
        <w:t>(3)</w:t>
      </w:r>
      <w:r w:rsidR="00EE4EB2" w:rsidRPr="00B913F3">
        <w:rPr>
          <w:rFonts w:ascii="Times New Roman" w:hAnsi="Times New Roman" w:hint="eastAsia"/>
          <w:color w:val="EE0000"/>
          <w:sz w:val="20"/>
          <w:szCs w:val="20"/>
          <w:highlight w:val="yellow"/>
        </w:rPr>
        <w:t>のように定義した</w:t>
      </w:r>
      <w:r w:rsidR="00EE4EB2" w:rsidRPr="00B913F3">
        <w:rPr>
          <w:rFonts w:ascii="Times New Roman" w:hAnsi="Times New Roman"/>
          <w:color w:val="EE0000"/>
          <w:sz w:val="20"/>
          <w:szCs w:val="20"/>
          <w:highlight w:val="yellow"/>
        </w:rPr>
        <w:t>.</w:t>
      </w:r>
      <w:r w:rsidR="00EE4EB2" w:rsidRPr="00B913F3">
        <w:rPr>
          <w:rFonts w:ascii="Times New Roman" w:hAnsi="Times New Roman" w:hint="eastAsia"/>
          <w:color w:val="EE0000"/>
          <w:sz w:val="20"/>
          <w:szCs w:val="20"/>
          <w:highlight w:val="yellow"/>
        </w:rPr>
        <w:t>ここで</w:t>
      </w:r>
      <w:r w:rsidR="00EE4EB2" w:rsidRPr="00B913F3">
        <w:rPr>
          <w:rFonts w:ascii="Times New Roman" w:hAnsi="Times New Roman"/>
          <w:color w:val="EE0000"/>
          <w:sz w:val="20"/>
          <w:szCs w:val="20"/>
          <w:highlight w:val="yellow"/>
        </w:rPr>
        <w:t xml:space="preserve">,X,Y,Z </w:t>
      </w:r>
      <w:r w:rsidR="00EE4EB2" w:rsidRPr="00B913F3">
        <w:rPr>
          <w:rFonts w:ascii="Times New Roman" w:hAnsi="Times New Roman" w:hint="eastAsia"/>
          <w:color w:val="EE0000"/>
          <w:sz w:val="20"/>
          <w:szCs w:val="20"/>
          <w:highlight w:val="yellow"/>
        </w:rPr>
        <w:t>はそれぞれヘッドマウントディスプレイ</w:t>
      </w:r>
      <w:r w:rsidR="00EE4EB2" w:rsidRPr="00B913F3">
        <w:rPr>
          <w:rFonts w:ascii="Times New Roman" w:hAnsi="Times New Roman"/>
          <w:color w:val="EE0000"/>
          <w:sz w:val="20"/>
          <w:szCs w:val="20"/>
          <w:highlight w:val="yellow"/>
        </w:rPr>
        <w:t>(HMD)</w:t>
      </w:r>
      <w:r w:rsidR="00EE4EB2" w:rsidRPr="00B913F3">
        <w:rPr>
          <w:rFonts w:ascii="Times New Roman" w:hAnsi="Times New Roman" w:hint="eastAsia"/>
          <w:color w:val="EE0000"/>
          <w:sz w:val="20"/>
          <w:szCs w:val="20"/>
          <w:highlight w:val="yellow"/>
        </w:rPr>
        <w:t>の各軸まわりの回転角の合計値である</w:t>
      </w:r>
      <w:r w:rsidR="00EE4EB2" w:rsidRPr="00B913F3">
        <w:rPr>
          <w:rFonts w:ascii="Times New Roman" w:hAnsi="Times New Roman"/>
          <w:color w:val="EE0000"/>
          <w:sz w:val="20"/>
          <w:szCs w:val="20"/>
          <w:highlight w:val="yellow"/>
        </w:rPr>
        <w:t>.</w:t>
      </w:r>
    </w:p>
    <w:p w14:paraId="419EA1C8" w14:textId="1FF975B4" w:rsidR="008B3B72" w:rsidRPr="00EE4EB2" w:rsidRDefault="00EE4EB2" w:rsidP="00B913F3">
      <w:pPr>
        <w:rPr>
          <w:rFonts w:ascii="Times New Roman" w:hAnsi="Times New Roman"/>
          <w:color w:val="EE0000"/>
          <w:sz w:val="20"/>
          <w:szCs w:val="20"/>
        </w:rPr>
      </w:pPr>
      <m:oMath>
        <m:r>
          <m:rPr>
            <m:sty m:val="p"/>
          </m:rPr>
          <w:rPr>
            <w:rFonts w:ascii="Cambria Math" w:hAnsi="Cambria Math"/>
            <w:color w:val="EE0000"/>
            <w:sz w:val="20"/>
            <w:szCs w:val="20"/>
            <w:highlight w:val="yellow"/>
          </w:rPr>
          <m:t>Head Rotation Magnitude</m:t>
        </m:r>
        <m:r>
          <w:rPr>
            <w:rFonts w:ascii="Cambria Math" w:hAnsi="Cambria Math"/>
            <w:color w:val="EE0000"/>
            <w:highlight w:val="yellow"/>
          </w:rPr>
          <m:t xml:space="preserve"> = </m:t>
        </m:r>
        <m:rad>
          <m:radPr>
            <m:degHide m:val="1"/>
            <m:ctrlPr>
              <w:rPr>
                <w:rFonts w:ascii="Cambria Math" w:hAnsi="Cambria Math"/>
                <w:i/>
                <w:color w:val="EE0000"/>
                <w:sz w:val="19"/>
                <w:szCs w:val="18"/>
                <w:highlight w:val="yellow"/>
              </w:rPr>
            </m:ctrlPr>
          </m:radPr>
          <m:deg/>
          <m:e>
            <m:sSup>
              <m:sSupPr>
                <m:ctrlPr>
                  <w:rPr>
                    <w:rFonts w:ascii="Cambria Math" w:hAnsi="Cambria Math"/>
                    <w:i/>
                    <w:color w:val="EE0000"/>
                    <w:sz w:val="19"/>
                    <w:szCs w:val="18"/>
                    <w:highlight w:val="yellow"/>
                  </w:rPr>
                </m:ctrlPr>
              </m:sSupPr>
              <m:e>
                <m:r>
                  <w:rPr>
                    <w:rFonts w:ascii="Cambria Math" w:hAnsi="Cambria Math"/>
                    <w:color w:val="EE0000"/>
                    <w:highlight w:val="yellow"/>
                  </w:rPr>
                  <m:t>X</m:t>
                </m:r>
              </m:e>
              <m:sup>
                <m:r>
                  <w:rPr>
                    <w:rFonts w:ascii="Cambria Math" w:hAnsi="Cambria Math"/>
                    <w:color w:val="EE0000"/>
                    <w:highlight w:val="yellow"/>
                  </w:rPr>
                  <m:t>2</m:t>
                </m:r>
              </m:sup>
            </m:sSup>
            <m:r>
              <w:rPr>
                <w:rFonts w:ascii="Cambria Math" w:hAnsi="Cambria Math"/>
                <w:color w:val="EE0000"/>
                <w:highlight w:val="yellow"/>
              </w:rPr>
              <m:t xml:space="preserve"> + </m:t>
            </m:r>
            <m:sSup>
              <m:sSupPr>
                <m:ctrlPr>
                  <w:rPr>
                    <w:rFonts w:ascii="Cambria Math" w:hAnsi="Cambria Math"/>
                    <w:i/>
                    <w:color w:val="EE0000"/>
                    <w:sz w:val="19"/>
                    <w:szCs w:val="18"/>
                    <w:highlight w:val="yellow"/>
                  </w:rPr>
                </m:ctrlPr>
              </m:sSupPr>
              <m:e>
                <m:r>
                  <w:rPr>
                    <w:rFonts w:ascii="Cambria Math" w:hAnsi="Cambria Math"/>
                    <w:color w:val="EE0000"/>
                    <w:highlight w:val="yellow"/>
                  </w:rPr>
                  <m:t>Y</m:t>
                </m:r>
              </m:e>
              <m:sup>
                <m:r>
                  <w:rPr>
                    <w:rFonts w:ascii="Cambria Math" w:hAnsi="Cambria Math"/>
                    <w:color w:val="EE0000"/>
                    <w:highlight w:val="yellow"/>
                  </w:rPr>
                  <m:t>2</m:t>
                </m:r>
              </m:sup>
            </m:sSup>
            <m:r>
              <w:rPr>
                <w:rFonts w:ascii="Cambria Math" w:hAnsi="Cambria Math"/>
                <w:color w:val="EE0000"/>
                <w:highlight w:val="yellow"/>
              </w:rPr>
              <m:t xml:space="preserve"> + </m:t>
            </m:r>
            <m:sSup>
              <m:sSupPr>
                <m:ctrlPr>
                  <w:rPr>
                    <w:rFonts w:ascii="Cambria Math" w:hAnsi="Cambria Math"/>
                    <w:i/>
                    <w:color w:val="EE0000"/>
                    <w:sz w:val="19"/>
                    <w:szCs w:val="18"/>
                    <w:highlight w:val="yellow"/>
                  </w:rPr>
                </m:ctrlPr>
              </m:sSupPr>
              <m:e>
                <m:r>
                  <w:rPr>
                    <w:rFonts w:ascii="Cambria Math" w:hAnsi="Cambria Math"/>
                    <w:color w:val="EE0000"/>
                    <w:highlight w:val="yellow"/>
                  </w:rPr>
                  <m:t>Z</m:t>
                </m:r>
              </m:e>
              <m:sup>
                <m:r>
                  <w:rPr>
                    <w:rFonts w:ascii="Cambria Math" w:hAnsi="Cambria Math"/>
                    <w:color w:val="EE0000"/>
                    <w:highlight w:val="yellow"/>
                  </w:rPr>
                  <m:t>2</m:t>
                </m:r>
              </m:sup>
            </m:sSup>
          </m:e>
        </m:rad>
      </m:oMath>
      <w:r w:rsidRPr="00B913F3">
        <w:rPr>
          <w:color w:val="EE0000"/>
          <w:sz w:val="19"/>
          <w:szCs w:val="18"/>
          <w:highlight w:val="yellow"/>
        </w:rPr>
        <w:t xml:space="preserve">   (3)</w:t>
      </w:r>
    </w:p>
    <w:p w14:paraId="658C951D" w14:textId="4A0A8E70" w:rsidR="00AB0D0E" w:rsidRDefault="005110CE" w:rsidP="00AB0D0E">
      <w:pPr>
        <w:ind w:firstLineChars="100" w:firstLine="195"/>
      </w:pPr>
      <w:r w:rsidRPr="005110CE">
        <w:rPr>
          <w:rFonts w:ascii="Times New Roman" w:hAnsi="Times New Roman"/>
          <w:color w:val="000000" w:themeColor="text1"/>
          <w:sz w:val="20"/>
          <w:szCs w:val="20"/>
        </w:rPr>
        <w:t>実験</w:t>
      </w:r>
      <w:r w:rsidRPr="005110CE">
        <w:rPr>
          <w:rFonts w:ascii="Times New Roman" w:hAnsi="Times New Roman"/>
          <w:color w:val="000000" w:themeColor="text1"/>
          <w:sz w:val="20"/>
          <w:szCs w:val="20"/>
        </w:rPr>
        <w:t>1</w:t>
      </w:r>
      <w:r w:rsidRPr="005110CE">
        <w:rPr>
          <w:rFonts w:ascii="Times New Roman" w:hAnsi="Times New Roman"/>
          <w:color w:val="000000" w:themeColor="text1"/>
          <w:sz w:val="20"/>
          <w:szCs w:val="20"/>
        </w:rPr>
        <w:t>から変更</w:t>
      </w:r>
      <w:r w:rsidR="000417E7" w:rsidRPr="0062206E">
        <w:rPr>
          <w:rFonts w:ascii="Times New Roman" w:hAnsi="Times New Roman" w:hint="eastAsia"/>
          <w:color w:val="EE0000"/>
          <w:sz w:val="20"/>
          <w:szCs w:val="20"/>
          <w:highlight w:val="yellow"/>
        </w:rPr>
        <w:t>および</w:t>
      </w:r>
      <w:r w:rsidRPr="005110CE">
        <w:rPr>
          <w:rFonts w:ascii="Times New Roman" w:hAnsi="Times New Roman"/>
          <w:color w:val="000000" w:themeColor="text1"/>
          <w:sz w:val="20"/>
          <w:szCs w:val="20"/>
        </w:rPr>
        <w:t>追加</w:t>
      </w:r>
      <w:r w:rsidR="000417E7" w:rsidRPr="00B913F3">
        <w:rPr>
          <w:rFonts w:ascii="Times New Roman" w:hAnsi="Times New Roman" w:hint="eastAsia"/>
          <w:color w:val="EE0000"/>
          <w:sz w:val="20"/>
          <w:szCs w:val="20"/>
          <w:highlight w:val="yellow"/>
        </w:rPr>
        <w:t>を行った</w:t>
      </w:r>
      <w:r w:rsidR="00DF0792" w:rsidRPr="002D62F4">
        <w:rPr>
          <w:color w:val="EE0000"/>
          <w:sz w:val="20"/>
          <w:szCs w:val="20"/>
          <w:highlight w:val="yellow"/>
        </w:rPr>
        <w:t>実験設定および評価指標</w:t>
      </w:r>
      <w:r w:rsidRPr="005110CE">
        <w:rPr>
          <w:rFonts w:ascii="Times New Roman" w:hAnsi="Times New Roman"/>
          <w:color w:val="000000" w:themeColor="text1"/>
          <w:sz w:val="20"/>
          <w:szCs w:val="20"/>
        </w:rPr>
        <w:t>を表</w:t>
      </w:r>
      <w:r w:rsidR="002F414D">
        <w:rPr>
          <w:rFonts w:ascii="Times New Roman" w:hAnsi="Times New Roman"/>
          <w:color w:val="000000" w:themeColor="text1"/>
          <w:sz w:val="20"/>
          <w:szCs w:val="20"/>
        </w:rPr>
        <w:t>3</w:t>
      </w:r>
      <w:r w:rsidRPr="005110CE">
        <w:rPr>
          <w:rFonts w:ascii="Times New Roman" w:hAnsi="Times New Roman"/>
          <w:color w:val="000000" w:themeColor="text1"/>
          <w:sz w:val="20"/>
          <w:szCs w:val="20"/>
        </w:rPr>
        <w:t>に示す</w:t>
      </w:r>
      <w:r w:rsidR="002739AF">
        <w:rPr>
          <w:rFonts w:ascii="Times New Roman" w:hAnsi="Times New Roman"/>
          <w:color w:val="000000" w:themeColor="text1"/>
          <w:sz w:val="20"/>
          <w:szCs w:val="20"/>
        </w:rPr>
        <w:t>.</w:t>
      </w:r>
    </w:p>
    <w:p w14:paraId="19B6995F" w14:textId="20FC1A37" w:rsidR="00AB0D0E" w:rsidRPr="008B3B72" w:rsidRDefault="00AB0D0E" w:rsidP="005543E4">
      <w:pPr>
        <w:ind w:firstLineChars="100" w:firstLine="195"/>
        <w:rPr>
          <w:rFonts w:ascii="Times New Roman" w:hAnsi="Times New Roman"/>
          <w:color w:val="000000" w:themeColor="text1"/>
          <w:sz w:val="20"/>
          <w:szCs w:val="20"/>
        </w:rPr>
      </w:pPr>
      <w:r w:rsidRPr="00B913F3">
        <w:rPr>
          <w:rFonts w:ascii="Times New Roman" w:hAnsi="Times New Roman" w:hint="eastAsia"/>
          <w:color w:val="EE0000"/>
          <w:sz w:val="20"/>
          <w:szCs w:val="20"/>
          <w:highlight w:val="yellow"/>
        </w:rPr>
        <w:t>本実験の主目的は，仰臥位姿勢における短期間の反復試行による習熟の影響を検証することであり，体位間のパフォーマンス差を再検証することは目的としていない</w:t>
      </w:r>
      <w:r w:rsidR="00254AEC">
        <w:rPr>
          <w:rFonts w:ascii="Times New Roman" w:hAnsi="Times New Roman" w:hint="eastAsia"/>
          <w:color w:val="EE0000"/>
          <w:sz w:val="20"/>
          <w:szCs w:val="20"/>
          <w:highlight w:val="yellow"/>
        </w:rPr>
        <w:t>.</w:t>
      </w:r>
      <w:r w:rsidRPr="00B913F3">
        <w:rPr>
          <w:rFonts w:ascii="Times New Roman" w:hAnsi="Times New Roman" w:hint="eastAsia"/>
          <w:color w:val="EE0000"/>
          <w:sz w:val="20"/>
          <w:szCs w:val="20"/>
          <w:highlight w:val="yellow"/>
        </w:rPr>
        <w:t>実験</w:t>
      </w:r>
      <w:r w:rsidRPr="00B913F3">
        <w:rPr>
          <w:rFonts w:ascii="Times New Roman" w:hAnsi="Times New Roman"/>
          <w:color w:val="EE0000"/>
          <w:sz w:val="20"/>
          <w:szCs w:val="20"/>
          <w:highlight w:val="yellow"/>
        </w:rPr>
        <w:t>2</w:t>
      </w:r>
      <w:r w:rsidRPr="00B913F3">
        <w:rPr>
          <w:rFonts w:ascii="Times New Roman" w:hAnsi="Times New Roman" w:hint="eastAsia"/>
          <w:color w:val="EE0000"/>
          <w:sz w:val="20"/>
          <w:szCs w:val="20"/>
          <w:highlight w:val="yellow"/>
        </w:rPr>
        <w:t>では，実験</w:t>
      </w:r>
      <w:r w:rsidRPr="00B913F3">
        <w:rPr>
          <w:rFonts w:ascii="Times New Roman" w:hAnsi="Times New Roman"/>
          <w:color w:val="EE0000"/>
          <w:sz w:val="20"/>
          <w:szCs w:val="20"/>
          <w:highlight w:val="yellow"/>
        </w:rPr>
        <w:t>1</w:t>
      </w:r>
      <w:r w:rsidRPr="00B913F3">
        <w:rPr>
          <w:rFonts w:ascii="Times New Roman" w:hAnsi="Times New Roman" w:hint="eastAsia"/>
          <w:color w:val="EE0000"/>
          <w:sz w:val="20"/>
          <w:szCs w:val="20"/>
          <w:highlight w:val="yellow"/>
        </w:rPr>
        <w:t>と同一のシステムおよびタスクを用いてデータを取得しているため，結果として反応時間などの指標についても実験</w:t>
      </w:r>
      <w:r w:rsidRPr="00B913F3">
        <w:rPr>
          <w:rFonts w:ascii="Times New Roman" w:hAnsi="Times New Roman"/>
          <w:color w:val="EE0000"/>
          <w:sz w:val="20"/>
          <w:szCs w:val="20"/>
          <w:highlight w:val="yellow"/>
        </w:rPr>
        <w:t>1</w:t>
      </w:r>
      <w:r w:rsidRPr="00B913F3">
        <w:rPr>
          <w:rFonts w:ascii="Times New Roman" w:hAnsi="Times New Roman" w:hint="eastAsia"/>
          <w:color w:val="EE0000"/>
          <w:sz w:val="20"/>
          <w:szCs w:val="20"/>
          <w:highlight w:val="yellow"/>
        </w:rPr>
        <w:t>と同様のデータが得られている</w:t>
      </w:r>
      <w:r w:rsidR="00254AEC">
        <w:rPr>
          <w:rFonts w:ascii="Times New Roman" w:hAnsi="Times New Roman" w:hint="eastAsia"/>
          <w:color w:val="EE0000"/>
          <w:sz w:val="20"/>
          <w:szCs w:val="20"/>
          <w:highlight w:val="yellow"/>
        </w:rPr>
        <w:t>.</w:t>
      </w:r>
      <w:r w:rsidRPr="00B913F3">
        <w:rPr>
          <w:rFonts w:ascii="Times New Roman" w:hAnsi="Times New Roman" w:hint="eastAsia"/>
          <w:color w:val="EE0000"/>
          <w:sz w:val="20"/>
          <w:szCs w:val="20"/>
          <w:highlight w:val="yellow"/>
        </w:rPr>
        <w:t>しかし，本実験の参加者</w:t>
      </w:r>
      <w:r w:rsidRPr="00B913F3">
        <w:rPr>
          <w:rFonts w:ascii="Times New Roman" w:hAnsi="Times New Roman"/>
          <w:color w:val="EE0000"/>
          <w:sz w:val="20"/>
          <w:szCs w:val="20"/>
          <w:highlight w:val="yellow"/>
        </w:rPr>
        <w:t>13</w:t>
      </w:r>
      <w:r w:rsidRPr="00B913F3">
        <w:rPr>
          <w:rFonts w:ascii="Times New Roman" w:hAnsi="Times New Roman" w:hint="eastAsia"/>
          <w:color w:val="EE0000"/>
          <w:sz w:val="20"/>
          <w:szCs w:val="20"/>
          <w:highlight w:val="yellow"/>
        </w:rPr>
        <w:t>名のうち</w:t>
      </w:r>
      <w:r w:rsidRPr="00B913F3">
        <w:rPr>
          <w:rFonts w:ascii="Times New Roman" w:hAnsi="Times New Roman"/>
          <w:color w:val="EE0000"/>
          <w:sz w:val="20"/>
          <w:szCs w:val="20"/>
          <w:highlight w:val="yellow"/>
        </w:rPr>
        <w:t>9</w:t>
      </w:r>
      <w:r w:rsidRPr="00B913F3">
        <w:rPr>
          <w:rFonts w:ascii="Times New Roman" w:hAnsi="Times New Roman" w:hint="eastAsia"/>
          <w:color w:val="EE0000"/>
          <w:sz w:val="20"/>
          <w:szCs w:val="20"/>
          <w:highlight w:val="yellow"/>
        </w:rPr>
        <w:t>名は実験</w:t>
      </w:r>
      <w:r w:rsidRPr="00B913F3">
        <w:rPr>
          <w:rFonts w:ascii="Times New Roman" w:hAnsi="Times New Roman"/>
          <w:color w:val="EE0000"/>
          <w:sz w:val="20"/>
          <w:szCs w:val="20"/>
          <w:highlight w:val="yellow"/>
        </w:rPr>
        <w:t>1</w:t>
      </w:r>
      <w:r w:rsidRPr="00B913F3">
        <w:rPr>
          <w:rFonts w:ascii="Times New Roman" w:hAnsi="Times New Roman" w:hint="eastAsia"/>
          <w:color w:val="EE0000"/>
          <w:sz w:val="20"/>
          <w:szCs w:val="20"/>
          <w:highlight w:val="yellow"/>
        </w:rPr>
        <w:t>からの継続参加者であり，体位条件の実施順序も固定されていることから，体位間の比較には学習効果や経験の影響が含まれる可能性が高い</w:t>
      </w:r>
      <w:r w:rsidR="00254AEC">
        <w:rPr>
          <w:rFonts w:ascii="Times New Roman" w:hAnsi="Times New Roman" w:hint="eastAsia"/>
          <w:color w:val="EE0000"/>
          <w:sz w:val="20"/>
          <w:szCs w:val="20"/>
          <w:highlight w:val="yellow"/>
        </w:rPr>
        <w:t>.</w:t>
      </w:r>
      <w:r w:rsidRPr="00B913F3">
        <w:rPr>
          <w:rFonts w:ascii="Times New Roman" w:hAnsi="Times New Roman" w:hint="eastAsia"/>
          <w:color w:val="EE0000"/>
          <w:sz w:val="20"/>
          <w:szCs w:val="20"/>
          <w:highlight w:val="yellow"/>
        </w:rPr>
        <w:t>そのため，本研究では実験</w:t>
      </w:r>
      <w:r w:rsidRPr="00B913F3">
        <w:rPr>
          <w:rFonts w:ascii="Times New Roman" w:hAnsi="Times New Roman"/>
          <w:color w:val="EE0000"/>
          <w:sz w:val="20"/>
          <w:szCs w:val="20"/>
          <w:highlight w:val="yellow"/>
        </w:rPr>
        <w:t>2</w:t>
      </w:r>
      <w:r w:rsidRPr="00B913F3">
        <w:rPr>
          <w:rFonts w:ascii="Times New Roman" w:hAnsi="Times New Roman" w:hint="eastAsia"/>
          <w:color w:val="EE0000"/>
          <w:sz w:val="20"/>
          <w:szCs w:val="20"/>
          <w:highlight w:val="yellow"/>
        </w:rPr>
        <w:t>のデータを用いた体位間の直接比較や，姿勢とセッション回数の交互作用に関する検討は行わず，仰臥位におけるセッション間の変化に焦点を当てて分析を行った</w:t>
      </w:r>
      <w:r w:rsidR="00254AEC">
        <w:rPr>
          <w:rFonts w:ascii="Times New Roman" w:hAnsi="Times New Roman" w:hint="eastAsia"/>
          <w:color w:val="EE0000"/>
          <w:sz w:val="20"/>
          <w:szCs w:val="20"/>
          <w:highlight w:val="yellow"/>
        </w:rPr>
        <w:t>.</w:t>
      </w:r>
    </w:p>
    <w:p w14:paraId="70FD5884" w14:textId="794A733D" w:rsidR="00CF1121" w:rsidRDefault="00CF1121" w:rsidP="008462F6">
      <w:pPr>
        <w:ind w:firstLineChars="100" w:firstLine="195"/>
        <w:rPr>
          <w:rFonts w:ascii="Times New Roman" w:hAnsi="Times New Roman"/>
          <w:color w:val="000000" w:themeColor="text1"/>
          <w:sz w:val="20"/>
          <w:szCs w:val="20"/>
        </w:rPr>
      </w:pPr>
      <w:r w:rsidRPr="00CF1121">
        <w:rPr>
          <w:rFonts w:ascii="Times New Roman" w:hAnsi="Times New Roman"/>
          <w:color w:val="000000" w:themeColor="text1"/>
          <w:sz w:val="20"/>
          <w:szCs w:val="20"/>
        </w:rPr>
        <w:t>なお，本実験においても実験</w:t>
      </w:r>
      <w:r w:rsidRPr="00CF1121">
        <w:rPr>
          <w:rFonts w:ascii="Times New Roman" w:hAnsi="Times New Roman"/>
          <w:color w:val="000000" w:themeColor="text1"/>
          <w:sz w:val="20"/>
          <w:szCs w:val="20"/>
        </w:rPr>
        <w:t>1</w:t>
      </w:r>
      <w:r w:rsidRPr="00CF1121">
        <w:rPr>
          <w:rFonts w:ascii="Times New Roman" w:hAnsi="Times New Roman"/>
          <w:color w:val="000000" w:themeColor="text1"/>
          <w:sz w:val="20"/>
          <w:szCs w:val="20"/>
        </w:rPr>
        <w:t>と同様の倫理的配慮に基づき，参加者への事前説明と書面による同意取得</w:t>
      </w:r>
      <w:r w:rsidRPr="00CF1121">
        <w:rPr>
          <w:rFonts w:ascii="Times New Roman" w:hAnsi="Times New Roman"/>
          <w:color w:val="000000" w:themeColor="text1"/>
          <w:sz w:val="20"/>
          <w:szCs w:val="20"/>
        </w:rPr>
        <w:t>を行った．また，新たに計測項目に加わった頭部回転動作についても，参加者に無理な負担がかからないよう配慮し，実験中に不快感や異常が認められた場合には即座に中断する旨を再度徹底した上で実施した．</w:t>
      </w:r>
    </w:p>
    <w:p w14:paraId="1C3E47EF" w14:textId="43358360" w:rsidR="00020B39" w:rsidRDefault="00020B39" w:rsidP="008462F6">
      <w:pPr>
        <w:ind w:firstLineChars="100" w:firstLine="195"/>
        <w:rPr>
          <w:rFonts w:ascii="Times New Roman" w:hAnsi="Times New Roman"/>
          <w:color w:val="000000" w:themeColor="text1"/>
          <w:sz w:val="20"/>
          <w:szCs w:val="20"/>
        </w:rPr>
      </w:pPr>
    </w:p>
    <w:p w14:paraId="5F6B9B14" w14:textId="65CD04FE" w:rsidR="00D8064D" w:rsidRDefault="00D8064D" w:rsidP="00D8064D">
      <w:pPr>
        <w:jc w:val="center"/>
        <w:rPr>
          <w:sz w:val="20"/>
          <w:szCs w:val="20"/>
        </w:rPr>
      </w:pPr>
      <w:r w:rsidRPr="00B913F3">
        <w:rPr>
          <w:rFonts w:hint="eastAsia"/>
          <w:color w:val="EE0000"/>
          <w:sz w:val="20"/>
          <w:szCs w:val="20"/>
          <w:highlight w:val="yellow"/>
        </w:rPr>
        <w:t>表</w:t>
      </w:r>
      <w:r w:rsidR="00A67959" w:rsidRPr="00B913F3">
        <w:rPr>
          <w:rFonts w:hint="eastAsia"/>
          <w:color w:val="EE0000"/>
          <w:sz w:val="20"/>
          <w:szCs w:val="20"/>
          <w:highlight w:val="yellow"/>
        </w:rPr>
        <w:t>３</w:t>
      </w:r>
      <w:r w:rsidR="00A15A24">
        <w:rPr>
          <w:rFonts w:hint="eastAsia"/>
          <w:sz w:val="20"/>
          <w:szCs w:val="20"/>
        </w:rPr>
        <w:t xml:space="preserve">　</w:t>
      </w:r>
      <w:r w:rsidRPr="00B913F3">
        <w:rPr>
          <w:rFonts w:hint="eastAsia"/>
          <w:color w:val="EE0000"/>
          <w:sz w:val="20"/>
          <w:szCs w:val="20"/>
          <w:highlight w:val="yellow"/>
        </w:rPr>
        <w:t>変更</w:t>
      </w:r>
      <w:r w:rsidR="006A2C7C" w:rsidRPr="00B913F3">
        <w:rPr>
          <w:rFonts w:hint="eastAsia"/>
          <w:color w:val="EE0000"/>
          <w:sz w:val="20"/>
          <w:szCs w:val="20"/>
          <w:highlight w:val="yellow"/>
        </w:rPr>
        <w:t>および</w:t>
      </w:r>
      <w:r w:rsidRPr="00B913F3">
        <w:rPr>
          <w:rFonts w:hint="eastAsia"/>
          <w:color w:val="EE0000"/>
          <w:sz w:val="20"/>
          <w:szCs w:val="20"/>
          <w:highlight w:val="yellow"/>
        </w:rPr>
        <w:t>追加</w:t>
      </w:r>
      <w:r w:rsidR="006A2C7C" w:rsidRPr="00B913F3">
        <w:rPr>
          <w:rFonts w:hint="eastAsia"/>
          <w:color w:val="EE0000"/>
          <w:sz w:val="20"/>
          <w:szCs w:val="20"/>
          <w:highlight w:val="yellow"/>
        </w:rPr>
        <w:t>を行った</w:t>
      </w:r>
      <w:r w:rsidR="003D28FE" w:rsidRPr="00B913F3">
        <w:rPr>
          <w:rFonts w:hint="eastAsia"/>
          <w:color w:val="EE0000"/>
          <w:sz w:val="20"/>
          <w:szCs w:val="20"/>
          <w:highlight w:val="yellow"/>
        </w:rPr>
        <w:t>実験設定および評価指標</w:t>
      </w:r>
    </w:p>
    <w:p w14:paraId="37EA6DF3" w14:textId="39524D2A" w:rsidR="00D8064D" w:rsidRPr="00B913F3" w:rsidRDefault="00D8064D" w:rsidP="00256307">
      <w:pPr>
        <w:jc w:val="center"/>
        <w:rPr>
          <w:color w:val="EE0000"/>
          <w:szCs w:val="21"/>
        </w:rPr>
      </w:pPr>
      <w:r>
        <w:rPr>
          <w:rFonts w:hint="eastAsia"/>
          <w:szCs w:val="21"/>
        </w:rPr>
        <w:t xml:space="preserve">Table </w:t>
      </w:r>
      <w:r w:rsidR="00A67959" w:rsidRPr="00B913F3">
        <w:rPr>
          <w:color w:val="EE0000"/>
          <w:szCs w:val="21"/>
          <w:highlight w:val="yellow"/>
        </w:rPr>
        <w:t>3</w:t>
      </w:r>
      <w:r>
        <w:rPr>
          <w:rFonts w:hint="eastAsia"/>
          <w:szCs w:val="21"/>
        </w:rPr>
        <w:t xml:space="preserve">　</w:t>
      </w:r>
      <w:r w:rsidR="003D28FE" w:rsidRPr="00B913F3">
        <w:rPr>
          <w:color w:val="EE0000"/>
          <w:szCs w:val="21"/>
          <w:highlight w:val="yellow"/>
        </w:rPr>
        <w:t>Revised and added experimental setup and outcome measures</w:t>
      </w:r>
    </w:p>
    <w:tbl>
      <w:tblPr>
        <w:tblStyle w:val="1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9"/>
        <w:gridCol w:w="1276"/>
        <w:gridCol w:w="2219"/>
      </w:tblGrid>
      <w:tr w:rsidR="00872995" w14:paraId="29134A07" w14:textId="77777777" w:rsidTr="00B913F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Borders>
              <w:top w:val="single" w:sz="8" w:space="0" w:color="auto"/>
              <w:bottom w:val="single" w:sz="8" w:space="0" w:color="auto"/>
            </w:tcBorders>
          </w:tcPr>
          <w:p w14:paraId="2BC9DD8D" w14:textId="77777777" w:rsidR="00872995" w:rsidRPr="0068184F" w:rsidRDefault="00872995" w:rsidP="00806123">
            <w:pPr>
              <w:rPr>
                <w:rFonts w:asciiTheme="minorEastAsia" w:eastAsiaTheme="minorEastAsia" w:hAnsiTheme="minorEastAsia"/>
                <w:bCs w:val="0"/>
                <w:color w:val="000000" w:themeColor="text1"/>
                <w:sz w:val="18"/>
              </w:rPr>
            </w:pPr>
            <w:r w:rsidRPr="0068184F">
              <w:rPr>
                <w:rFonts w:asciiTheme="minorEastAsia" w:eastAsiaTheme="minorEastAsia" w:hAnsiTheme="minorEastAsia" w:hint="eastAsia"/>
                <w:color w:val="000000" w:themeColor="text1"/>
                <w:sz w:val="18"/>
              </w:rPr>
              <w:t>区分</w:t>
            </w:r>
          </w:p>
        </w:tc>
        <w:tc>
          <w:tcPr>
            <w:tcW w:w="1276" w:type="dxa"/>
            <w:tcBorders>
              <w:top w:val="single" w:sz="8" w:space="0" w:color="auto"/>
              <w:bottom w:val="single" w:sz="8" w:space="0" w:color="auto"/>
            </w:tcBorders>
          </w:tcPr>
          <w:p w14:paraId="7A454256" w14:textId="23845E66" w:rsidR="00872995" w:rsidRPr="0068184F" w:rsidRDefault="00872995" w:rsidP="00806123">
            <w:pPr>
              <w:cnfStyle w:val="100000000000" w:firstRow="1" w:lastRow="0" w:firstColumn="0" w:lastColumn="0" w:oddVBand="0" w:evenVBand="0" w:oddHBand="0" w:evenHBand="0" w:firstRowFirstColumn="0" w:firstRowLastColumn="0" w:lastRowFirstColumn="0" w:lastRowLastColumn="0"/>
              <w:rPr>
                <w:rFonts w:asciiTheme="minorEastAsia" w:eastAsiaTheme="minorEastAsia" w:hAnsiTheme="minorEastAsia"/>
                <w:bCs w:val="0"/>
                <w:color w:val="000000" w:themeColor="text1"/>
                <w:sz w:val="18"/>
              </w:rPr>
            </w:pPr>
            <w:r w:rsidRPr="0068184F">
              <w:rPr>
                <w:rFonts w:asciiTheme="minorEastAsia" w:eastAsiaTheme="minorEastAsia" w:hAnsiTheme="minorEastAsia" w:hint="eastAsia"/>
                <w:color w:val="000000" w:themeColor="text1"/>
                <w:sz w:val="18"/>
              </w:rPr>
              <w:t>項目</w:t>
            </w:r>
          </w:p>
        </w:tc>
        <w:tc>
          <w:tcPr>
            <w:tcW w:w="2219" w:type="dxa"/>
            <w:tcBorders>
              <w:top w:val="single" w:sz="8" w:space="0" w:color="auto"/>
              <w:bottom w:val="single" w:sz="8" w:space="0" w:color="auto"/>
            </w:tcBorders>
          </w:tcPr>
          <w:p w14:paraId="4E0ECE75" w14:textId="77777777" w:rsidR="00872995" w:rsidRPr="0068184F" w:rsidRDefault="00872995" w:rsidP="00806123">
            <w:pPr>
              <w:cnfStyle w:val="100000000000" w:firstRow="1" w:lastRow="0" w:firstColumn="0" w:lastColumn="0" w:oddVBand="0" w:evenVBand="0" w:oddHBand="0" w:evenHBand="0" w:firstRowFirstColumn="0" w:firstRowLastColumn="0" w:lastRowFirstColumn="0" w:lastRowLastColumn="0"/>
              <w:rPr>
                <w:rFonts w:asciiTheme="minorEastAsia" w:eastAsiaTheme="minorEastAsia" w:hAnsiTheme="minorEastAsia"/>
                <w:bCs w:val="0"/>
                <w:color w:val="000000" w:themeColor="text1"/>
                <w:sz w:val="18"/>
              </w:rPr>
            </w:pPr>
            <w:r w:rsidRPr="0068184F">
              <w:rPr>
                <w:rFonts w:asciiTheme="minorEastAsia" w:eastAsiaTheme="minorEastAsia" w:hAnsiTheme="minorEastAsia" w:hint="eastAsia"/>
                <w:color w:val="000000" w:themeColor="text1"/>
                <w:sz w:val="18"/>
              </w:rPr>
              <w:t>内容</w:t>
            </w:r>
          </w:p>
        </w:tc>
      </w:tr>
      <w:tr w:rsidR="00C33B12" w14:paraId="77F7419F" w14:textId="77777777" w:rsidTr="00B913F3">
        <w:tc>
          <w:tcPr>
            <w:cnfStyle w:val="001000000000" w:firstRow="0" w:lastRow="0" w:firstColumn="1" w:lastColumn="0" w:oddVBand="0" w:evenVBand="0" w:oddHBand="0" w:evenHBand="0" w:firstRowFirstColumn="0" w:firstRowLastColumn="0" w:lastRowFirstColumn="0" w:lastRowLastColumn="0"/>
            <w:tcW w:w="1129" w:type="dxa"/>
            <w:vMerge w:val="restart"/>
            <w:tcBorders>
              <w:top w:val="single" w:sz="8" w:space="0" w:color="auto"/>
            </w:tcBorders>
          </w:tcPr>
          <w:p w14:paraId="640BBB1E" w14:textId="77777777" w:rsidR="00C33B12" w:rsidRPr="0068184F" w:rsidRDefault="00C33B12" w:rsidP="00C33B12">
            <w:pPr>
              <w:rPr>
                <w:rFonts w:asciiTheme="minorEastAsia" w:eastAsiaTheme="minorEastAsia" w:hAnsiTheme="minorEastAsia"/>
                <w:b w:val="0"/>
                <w:color w:val="000000" w:themeColor="text1"/>
                <w:sz w:val="18"/>
              </w:rPr>
            </w:pPr>
            <w:r w:rsidRPr="0068184F">
              <w:rPr>
                <w:rFonts w:asciiTheme="minorEastAsia" w:eastAsiaTheme="minorEastAsia" w:hAnsiTheme="minorEastAsia" w:hint="eastAsia"/>
                <w:color w:val="000000" w:themeColor="text1"/>
                <w:sz w:val="18"/>
              </w:rPr>
              <w:t>参加者</w:t>
            </w:r>
          </w:p>
        </w:tc>
        <w:tc>
          <w:tcPr>
            <w:tcW w:w="1276" w:type="dxa"/>
            <w:tcBorders>
              <w:top w:val="single" w:sz="8" w:space="0" w:color="auto"/>
            </w:tcBorders>
          </w:tcPr>
          <w:p w14:paraId="3116602A" w14:textId="11297809" w:rsidR="00C33B12" w:rsidRPr="0068184F" w:rsidRDefault="00C33B12" w:rsidP="00C33B12">
            <w:pP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68184F">
              <w:rPr>
                <w:rFonts w:asciiTheme="minorEastAsia" w:eastAsiaTheme="minorEastAsia" w:hAnsiTheme="minorEastAsia" w:hint="eastAsia"/>
                <w:bCs/>
                <w:color w:val="000000" w:themeColor="text1"/>
                <w:sz w:val="18"/>
              </w:rPr>
              <w:t>人数</w:t>
            </w:r>
          </w:p>
        </w:tc>
        <w:tc>
          <w:tcPr>
            <w:tcW w:w="2219" w:type="dxa"/>
            <w:tcBorders>
              <w:top w:val="single" w:sz="8" w:space="0" w:color="auto"/>
            </w:tcBorders>
          </w:tcPr>
          <w:p w14:paraId="50A845B9" w14:textId="25670AB1" w:rsidR="00C33B12" w:rsidRDefault="00C33B12" w:rsidP="00C33B12">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EE0000"/>
                <w:sz w:val="18"/>
                <w:highlight w:val="yellow"/>
              </w:rPr>
            </w:pPr>
            <w:r>
              <w:rPr>
                <w:rFonts w:asciiTheme="minorEastAsia" w:eastAsiaTheme="minorEastAsia" w:hAnsiTheme="minorEastAsia" w:hint="eastAsia"/>
                <w:bCs/>
                <w:color w:val="EE0000"/>
                <w:sz w:val="18"/>
                <w:highlight w:val="yellow"/>
              </w:rPr>
              <w:t>男性</w:t>
            </w:r>
            <w:r w:rsidR="00E76BE9">
              <w:rPr>
                <w:rFonts w:asciiTheme="minorEastAsia" w:eastAsiaTheme="minorEastAsia" w:hAnsiTheme="minorEastAsia"/>
                <w:bCs/>
                <w:color w:val="EE0000"/>
                <w:sz w:val="18"/>
                <w:highlight w:val="yellow"/>
              </w:rPr>
              <w:t>7</w:t>
            </w:r>
            <w:r>
              <w:rPr>
                <w:rFonts w:asciiTheme="minorEastAsia" w:eastAsiaTheme="minorEastAsia" w:hAnsiTheme="minorEastAsia" w:hint="eastAsia"/>
                <w:bCs/>
                <w:color w:val="EE0000"/>
                <w:sz w:val="18"/>
                <w:highlight w:val="yellow"/>
              </w:rPr>
              <w:t>名</w:t>
            </w:r>
            <w:r>
              <w:rPr>
                <w:rFonts w:asciiTheme="minorEastAsia" w:eastAsiaTheme="minorEastAsia" w:hAnsiTheme="minorEastAsia"/>
                <w:bCs/>
                <w:color w:val="EE0000"/>
                <w:sz w:val="18"/>
                <w:highlight w:val="yellow"/>
              </w:rPr>
              <w:t>,</w:t>
            </w:r>
            <w:r>
              <w:rPr>
                <w:rFonts w:asciiTheme="minorEastAsia" w:eastAsiaTheme="minorEastAsia" w:hAnsiTheme="minorEastAsia" w:hint="eastAsia"/>
                <w:bCs/>
                <w:color w:val="EE0000"/>
                <w:sz w:val="18"/>
                <w:highlight w:val="yellow"/>
              </w:rPr>
              <w:t>女性</w:t>
            </w:r>
            <w:r>
              <w:rPr>
                <w:rFonts w:asciiTheme="minorEastAsia" w:eastAsiaTheme="minorEastAsia" w:hAnsiTheme="minorEastAsia"/>
                <w:bCs/>
                <w:color w:val="EE0000"/>
                <w:sz w:val="18"/>
                <w:highlight w:val="yellow"/>
              </w:rPr>
              <w:t>6</w:t>
            </w:r>
            <w:r>
              <w:rPr>
                <w:rFonts w:asciiTheme="minorEastAsia" w:eastAsiaTheme="minorEastAsia" w:hAnsiTheme="minorEastAsia" w:hint="eastAsia"/>
                <w:bCs/>
                <w:color w:val="EE0000"/>
                <w:sz w:val="18"/>
                <w:highlight w:val="yellow"/>
              </w:rPr>
              <w:t>名</w:t>
            </w:r>
          </w:p>
          <w:p w14:paraId="4274052C" w14:textId="451A3592" w:rsidR="00C33B12" w:rsidRPr="0068184F" w:rsidRDefault="00C33B12" w:rsidP="00C33B12">
            <w:pP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Pr>
                <w:rFonts w:asciiTheme="minorEastAsia" w:eastAsiaTheme="minorEastAsia" w:hAnsiTheme="minorEastAsia" w:hint="eastAsia"/>
                <w:bCs/>
                <w:color w:val="EE0000"/>
                <w:sz w:val="18"/>
                <w:highlight w:val="yellow"/>
              </w:rPr>
              <w:t>計</w:t>
            </w:r>
            <w:r>
              <w:rPr>
                <w:rFonts w:asciiTheme="minorEastAsia" w:eastAsiaTheme="minorEastAsia" w:hAnsiTheme="minorEastAsia"/>
                <w:bCs/>
                <w:color w:val="EE0000"/>
                <w:sz w:val="18"/>
                <w:highlight w:val="yellow"/>
              </w:rPr>
              <w:t>1</w:t>
            </w:r>
            <w:r w:rsidR="00E76BE9">
              <w:rPr>
                <w:rFonts w:asciiTheme="minorEastAsia" w:eastAsiaTheme="minorEastAsia" w:hAnsiTheme="minorEastAsia"/>
                <w:bCs/>
                <w:color w:val="EE0000"/>
                <w:sz w:val="18"/>
                <w:highlight w:val="yellow"/>
              </w:rPr>
              <w:t>3</w:t>
            </w:r>
            <w:r>
              <w:rPr>
                <w:rFonts w:asciiTheme="minorEastAsia" w:eastAsiaTheme="minorEastAsia" w:hAnsiTheme="minorEastAsia" w:hint="eastAsia"/>
                <w:bCs/>
                <w:color w:val="EE0000"/>
                <w:sz w:val="18"/>
                <w:highlight w:val="yellow"/>
              </w:rPr>
              <w:t>名</w:t>
            </w:r>
          </w:p>
        </w:tc>
      </w:tr>
      <w:tr w:rsidR="00C33B12" w14:paraId="2EE74C0F" w14:textId="77777777" w:rsidTr="0024572B">
        <w:tc>
          <w:tcPr>
            <w:cnfStyle w:val="001000000000" w:firstRow="0" w:lastRow="0" w:firstColumn="1" w:lastColumn="0" w:oddVBand="0" w:evenVBand="0" w:oddHBand="0" w:evenHBand="0" w:firstRowFirstColumn="0" w:firstRowLastColumn="0" w:lastRowFirstColumn="0" w:lastRowLastColumn="0"/>
            <w:tcW w:w="1129" w:type="dxa"/>
            <w:vMerge/>
          </w:tcPr>
          <w:p w14:paraId="639D6C64" w14:textId="77777777" w:rsidR="00C33B12" w:rsidRPr="00256307" w:rsidRDefault="00C33B12" w:rsidP="00C33B12">
            <w:pPr>
              <w:rPr>
                <w:rFonts w:asciiTheme="minorEastAsia" w:eastAsiaTheme="minorEastAsia" w:hAnsiTheme="minorEastAsia"/>
                <w:bCs w:val="0"/>
                <w:color w:val="000000" w:themeColor="text1"/>
                <w:sz w:val="18"/>
              </w:rPr>
            </w:pPr>
          </w:p>
        </w:tc>
        <w:tc>
          <w:tcPr>
            <w:tcW w:w="1276" w:type="dxa"/>
          </w:tcPr>
          <w:p w14:paraId="29542D4B" w14:textId="77777777" w:rsidR="00C33B12" w:rsidRPr="00256307" w:rsidRDefault="00C33B12" w:rsidP="00C33B12">
            <w:pP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256307">
              <w:rPr>
                <w:rFonts w:asciiTheme="minorEastAsia" w:eastAsiaTheme="minorEastAsia" w:hAnsiTheme="minorEastAsia" w:hint="eastAsia"/>
                <w:bCs/>
                <w:color w:val="000000" w:themeColor="text1"/>
                <w:sz w:val="18"/>
              </w:rPr>
              <w:t>年齢</w:t>
            </w:r>
          </w:p>
        </w:tc>
        <w:tc>
          <w:tcPr>
            <w:tcW w:w="2219" w:type="dxa"/>
          </w:tcPr>
          <w:p w14:paraId="1D5A5E7B" w14:textId="77777777" w:rsidR="00C33B12" w:rsidRPr="00256307" w:rsidRDefault="00C33B12" w:rsidP="00C33B12">
            <w:pP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256307">
              <w:rPr>
                <w:rFonts w:asciiTheme="minorEastAsia" w:eastAsiaTheme="minorEastAsia" w:hAnsiTheme="minorEastAsia"/>
                <w:bCs/>
                <w:color w:val="000000" w:themeColor="text1"/>
                <w:sz w:val="18"/>
              </w:rPr>
              <w:t>20</w:t>
            </w:r>
            <w:r w:rsidRPr="00256307">
              <w:rPr>
                <w:rFonts w:asciiTheme="minorEastAsia" w:eastAsiaTheme="minorEastAsia" w:hAnsiTheme="minorEastAsia" w:hint="eastAsia"/>
                <w:bCs/>
                <w:color w:val="000000" w:themeColor="text1"/>
                <w:sz w:val="18"/>
              </w:rPr>
              <w:t>〜</w:t>
            </w:r>
            <w:r w:rsidRPr="00256307">
              <w:rPr>
                <w:rFonts w:asciiTheme="minorEastAsia" w:eastAsiaTheme="minorEastAsia" w:hAnsiTheme="minorEastAsia"/>
                <w:bCs/>
                <w:color w:val="000000" w:themeColor="text1"/>
                <w:sz w:val="18"/>
              </w:rPr>
              <w:t>22</w:t>
            </w:r>
            <w:r w:rsidRPr="00256307">
              <w:rPr>
                <w:rFonts w:asciiTheme="minorEastAsia" w:eastAsiaTheme="minorEastAsia" w:hAnsiTheme="minorEastAsia" w:hint="eastAsia"/>
                <w:bCs/>
                <w:color w:val="000000" w:themeColor="text1"/>
                <w:sz w:val="18"/>
              </w:rPr>
              <w:t>歳</w:t>
            </w:r>
          </w:p>
        </w:tc>
      </w:tr>
      <w:tr w:rsidR="00C33B12" w14:paraId="410DD6CD" w14:textId="77777777" w:rsidTr="0024572B">
        <w:tc>
          <w:tcPr>
            <w:cnfStyle w:val="001000000000" w:firstRow="0" w:lastRow="0" w:firstColumn="1" w:lastColumn="0" w:oddVBand="0" w:evenVBand="0" w:oddHBand="0" w:evenHBand="0" w:firstRowFirstColumn="0" w:firstRowLastColumn="0" w:lastRowFirstColumn="0" w:lastRowLastColumn="0"/>
            <w:tcW w:w="1129" w:type="dxa"/>
          </w:tcPr>
          <w:p w14:paraId="03587586" w14:textId="77777777" w:rsidR="00C33B12" w:rsidRPr="0068184F" w:rsidRDefault="00C33B12" w:rsidP="00C33B12">
            <w:pPr>
              <w:rPr>
                <w:rFonts w:asciiTheme="minorEastAsia" w:eastAsiaTheme="minorEastAsia" w:hAnsiTheme="minorEastAsia"/>
                <w:b w:val="0"/>
                <w:color w:val="000000" w:themeColor="text1"/>
                <w:sz w:val="18"/>
              </w:rPr>
            </w:pPr>
            <w:r w:rsidRPr="0068184F">
              <w:rPr>
                <w:rFonts w:asciiTheme="minorEastAsia" w:eastAsiaTheme="minorEastAsia" w:hAnsiTheme="minorEastAsia" w:hint="eastAsia"/>
                <w:color w:val="000000" w:themeColor="text1"/>
                <w:sz w:val="18"/>
              </w:rPr>
              <w:t>取得指標</w:t>
            </w:r>
          </w:p>
        </w:tc>
        <w:tc>
          <w:tcPr>
            <w:tcW w:w="1276" w:type="dxa"/>
          </w:tcPr>
          <w:p w14:paraId="73A134EC" w14:textId="6E30D44A" w:rsidR="00C33B12" w:rsidRPr="0068184F" w:rsidRDefault="00C33B12" w:rsidP="00C33B12">
            <w:pP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68184F">
              <w:rPr>
                <w:rFonts w:asciiTheme="minorEastAsia" w:eastAsiaTheme="minorEastAsia" w:hAnsiTheme="minorEastAsia" w:hint="eastAsia"/>
                <w:bCs/>
                <w:color w:val="000000" w:themeColor="text1"/>
                <w:sz w:val="18"/>
              </w:rPr>
              <w:t>頭部回転角</w:t>
            </w:r>
          </w:p>
        </w:tc>
        <w:tc>
          <w:tcPr>
            <w:tcW w:w="2219" w:type="dxa"/>
          </w:tcPr>
          <w:p w14:paraId="0A783820" w14:textId="19E047DB" w:rsidR="00C33B12" w:rsidRPr="0068184F" w:rsidRDefault="00C33B12" w:rsidP="00C33B12">
            <w:pP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68184F">
              <w:rPr>
                <w:rFonts w:asciiTheme="minorEastAsia" w:eastAsiaTheme="minorEastAsia" w:hAnsiTheme="minorEastAsia" w:hint="eastAsia"/>
                <w:bCs/>
                <w:color w:val="000000" w:themeColor="text1"/>
                <w:sz w:val="18"/>
              </w:rPr>
              <w:t>クォータニオン</w:t>
            </w:r>
          </w:p>
        </w:tc>
      </w:tr>
    </w:tbl>
    <w:p w14:paraId="00634C1E" w14:textId="77777777" w:rsidR="00067ED0" w:rsidRPr="00554045" w:rsidRDefault="00067ED0" w:rsidP="00067ED0">
      <w:pPr>
        <w:jc w:val="left"/>
        <w:rPr>
          <w:sz w:val="20"/>
          <w:szCs w:val="20"/>
        </w:rPr>
      </w:pPr>
    </w:p>
    <w:p w14:paraId="1F58B3B9" w14:textId="19860B8A" w:rsidR="008540DB" w:rsidRPr="00FB1063" w:rsidRDefault="008540DB" w:rsidP="00951CAF">
      <w:pPr>
        <w:spacing w:afterLines="100" w:after="291"/>
        <w:rPr>
          <w:rFonts w:ascii="Times New Roman" w:eastAsia="ＭＳ ゴシック" w:hAnsi="Times New Roman"/>
          <w:b/>
          <w:color w:val="000000" w:themeColor="text1"/>
          <w:sz w:val="20"/>
          <w:szCs w:val="20"/>
        </w:rPr>
      </w:pPr>
      <w:r w:rsidRPr="00FB1063">
        <w:rPr>
          <w:rFonts w:ascii="Times New Roman" w:eastAsia="ＭＳ ゴシック" w:hAnsi="Times New Roman"/>
          <w:b/>
          <w:color w:val="000000" w:themeColor="text1"/>
          <w:sz w:val="20"/>
          <w:szCs w:val="20"/>
        </w:rPr>
        <w:t>3-</w:t>
      </w:r>
      <w:r w:rsidR="006737F9" w:rsidRPr="00B913F3">
        <w:rPr>
          <w:rFonts w:ascii="Times New Roman" w:eastAsia="ＭＳ ゴシック" w:hAnsi="Times New Roman"/>
          <w:b/>
          <w:color w:val="EE0000"/>
          <w:sz w:val="20"/>
          <w:szCs w:val="20"/>
          <w:highlight w:val="yellow"/>
        </w:rPr>
        <w:t>3</w:t>
      </w:r>
      <w:r w:rsidRPr="00FB1063">
        <w:rPr>
          <w:rFonts w:ascii="Times New Roman" w:eastAsia="ＭＳ ゴシック" w:hAnsi="Times New Roman"/>
          <w:b/>
          <w:color w:val="000000" w:themeColor="text1"/>
          <w:sz w:val="20"/>
          <w:szCs w:val="20"/>
        </w:rPr>
        <w:t xml:space="preserve">. </w:t>
      </w:r>
      <w:r w:rsidR="00554045">
        <w:rPr>
          <w:rFonts w:ascii="Times New Roman" w:eastAsia="ＭＳ ゴシック" w:hAnsi="Times New Roman" w:hint="eastAsia"/>
          <w:b/>
          <w:color w:val="000000" w:themeColor="text1"/>
          <w:sz w:val="20"/>
          <w:szCs w:val="20"/>
        </w:rPr>
        <w:t>結果</w:t>
      </w:r>
    </w:p>
    <w:p w14:paraId="3900815F" w14:textId="46757D62" w:rsidR="006A2B82" w:rsidRDefault="00904AE7" w:rsidP="008462F6">
      <w:pPr>
        <w:ind w:firstLineChars="100" w:firstLine="195"/>
        <w:rPr>
          <w:rFonts w:ascii="Times New Roman" w:hAnsi="Times New Roman"/>
          <w:color w:val="000000" w:themeColor="text1"/>
          <w:sz w:val="20"/>
          <w:szCs w:val="20"/>
        </w:rPr>
      </w:pPr>
      <w:r w:rsidRPr="00904AE7">
        <w:rPr>
          <w:rFonts w:ascii="Times New Roman" w:hAnsi="Times New Roman"/>
          <w:color w:val="000000" w:themeColor="text1"/>
          <w:sz w:val="20"/>
          <w:szCs w:val="20"/>
        </w:rPr>
        <w:t>仰臥位姿勢における連続した</w:t>
      </w:r>
      <w:r w:rsidRPr="00904AE7">
        <w:rPr>
          <w:rFonts w:ascii="Times New Roman" w:hAnsi="Times New Roman"/>
          <w:color w:val="000000" w:themeColor="text1"/>
          <w:sz w:val="20"/>
          <w:szCs w:val="20"/>
        </w:rPr>
        <w:t>2</w:t>
      </w:r>
      <w:r w:rsidRPr="00904AE7">
        <w:rPr>
          <w:rFonts w:ascii="Times New Roman" w:hAnsi="Times New Roman"/>
          <w:color w:val="000000" w:themeColor="text1"/>
          <w:sz w:val="20"/>
          <w:szCs w:val="20"/>
        </w:rPr>
        <w:t>セッションの試行結果を</w:t>
      </w:r>
      <w:r w:rsidR="009641E9">
        <w:rPr>
          <w:rFonts w:ascii="Times New Roman" w:hAnsi="Times New Roman" w:hint="eastAsia"/>
          <w:color w:val="000000" w:themeColor="text1"/>
          <w:sz w:val="20"/>
          <w:szCs w:val="20"/>
        </w:rPr>
        <w:t>図</w:t>
      </w:r>
      <w:r w:rsidR="00CA19C6" w:rsidRPr="00B913F3">
        <w:rPr>
          <w:rFonts w:ascii="Times New Roman" w:hAnsi="Times New Roman" w:hint="eastAsia"/>
          <w:color w:val="EE0000"/>
          <w:sz w:val="20"/>
          <w:szCs w:val="20"/>
          <w:highlight w:val="yellow"/>
        </w:rPr>
        <w:t>９</w:t>
      </w:r>
      <w:r w:rsidR="009641E9">
        <w:rPr>
          <w:rFonts w:ascii="Times New Roman" w:hAnsi="Times New Roman" w:hint="eastAsia"/>
          <w:color w:val="000000" w:themeColor="text1"/>
          <w:sz w:val="20"/>
          <w:szCs w:val="20"/>
        </w:rPr>
        <w:t>に</w:t>
      </w:r>
      <w:r w:rsidRPr="00904AE7">
        <w:rPr>
          <w:rFonts w:ascii="Times New Roman" w:hAnsi="Times New Roman"/>
          <w:color w:val="000000" w:themeColor="text1"/>
          <w:sz w:val="20"/>
          <w:szCs w:val="20"/>
        </w:rPr>
        <w:t>示す</w:t>
      </w:r>
      <w:r w:rsidR="008F3703">
        <w:rPr>
          <w:rFonts w:ascii="Times New Roman" w:hAnsi="Times New Roman"/>
          <w:color w:val="000000" w:themeColor="text1"/>
          <w:sz w:val="20"/>
          <w:szCs w:val="20"/>
        </w:rPr>
        <w:t>.</w:t>
      </w:r>
    </w:p>
    <w:p w14:paraId="2C6273DD" w14:textId="2457E0AF" w:rsidR="009911D2" w:rsidRDefault="006A2B82" w:rsidP="008462F6">
      <w:pPr>
        <w:ind w:firstLineChars="100" w:firstLine="195"/>
        <w:rPr>
          <w:rFonts w:ascii="Times New Roman" w:hAnsi="Times New Roman"/>
          <w:color w:val="000000" w:themeColor="text1"/>
          <w:sz w:val="20"/>
          <w:szCs w:val="20"/>
        </w:rPr>
      </w:pPr>
      <w:r>
        <w:rPr>
          <w:rFonts w:asciiTheme="minorEastAsia" w:eastAsiaTheme="minorEastAsia" w:hAnsiTheme="minorEastAsia" w:hint="eastAsia"/>
          <w:bCs/>
          <w:noProof/>
          <w:color w:val="000000" w:themeColor="text1"/>
          <w:sz w:val="20"/>
        </w:rPr>
        <mc:AlternateContent>
          <mc:Choice Requires="wpg">
            <w:drawing>
              <wp:inline distT="0" distB="0" distL="0" distR="0" wp14:anchorId="0F70C4E9" wp14:editId="73D376F9">
                <wp:extent cx="3070860" cy="3874466"/>
                <wp:effectExtent l="0" t="0" r="2540" b="0"/>
                <wp:docPr id="448576633" name="グループ化 6"/>
                <wp:cNvGraphicFramePr/>
                <a:graphic xmlns:a="http://schemas.openxmlformats.org/drawingml/2006/main">
                  <a:graphicData uri="http://schemas.microsoft.com/office/word/2010/wordprocessingGroup">
                    <wpg:wgp>
                      <wpg:cNvGrpSpPr/>
                      <wpg:grpSpPr>
                        <a:xfrm>
                          <a:off x="0" y="0"/>
                          <a:ext cx="3070860" cy="3874466"/>
                          <a:chOff x="-1602051" y="-2134796"/>
                          <a:chExt cx="3602989" cy="4424761"/>
                        </a:xfrm>
                      </wpg:grpSpPr>
                      <wps:wsp>
                        <wps:cNvPr id="1390446926" name="テキスト ボックス 5"/>
                        <wps:cNvSpPr txBox="1"/>
                        <wps:spPr>
                          <a:xfrm>
                            <a:off x="-1384825" y="1372222"/>
                            <a:ext cx="3216094" cy="917743"/>
                          </a:xfrm>
                          <a:prstGeom prst="rect">
                            <a:avLst/>
                          </a:prstGeom>
                          <a:solidFill>
                            <a:schemeClr val="lt1"/>
                          </a:solidFill>
                          <a:ln w="6350">
                            <a:noFill/>
                          </a:ln>
                        </wps:spPr>
                        <wps:txbx>
                          <w:txbxContent>
                            <w:p w14:paraId="27A00A22" w14:textId="4B956129" w:rsidR="006A2B82" w:rsidRDefault="006A2B82" w:rsidP="006A2B82">
                              <w:pPr>
                                <w:jc w:val="center"/>
                                <w:rPr>
                                  <w:sz w:val="20"/>
                                  <w:szCs w:val="20"/>
                                </w:rPr>
                              </w:pPr>
                              <w:r w:rsidRPr="00450790">
                                <w:rPr>
                                  <w:rFonts w:hint="eastAsia"/>
                                  <w:sz w:val="20"/>
                                  <w:szCs w:val="20"/>
                                </w:rPr>
                                <w:t>図</w:t>
                              </w:r>
                              <w:r w:rsidR="00CA19C6" w:rsidRPr="00B913F3">
                                <w:rPr>
                                  <w:rFonts w:hint="eastAsia"/>
                                  <w:color w:val="EE0000"/>
                                  <w:sz w:val="20"/>
                                  <w:szCs w:val="20"/>
                                  <w:highlight w:val="yellow"/>
                                </w:rPr>
                                <w:t>９</w:t>
                              </w:r>
                              <w:r>
                                <w:rPr>
                                  <w:sz w:val="20"/>
                                  <w:szCs w:val="20"/>
                                </w:rPr>
                                <w:t xml:space="preserve"> </w:t>
                              </w:r>
                              <w:r>
                                <w:rPr>
                                  <w:rFonts w:hint="eastAsia"/>
                                  <w:sz w:val="20"/>
                                  <w:szCs w:val="20"/>
                                </w:rPr>
                                <w:t>セッション別のターゲット位置ごとにおける反応時間</w:t>
                              </w:r>
                            </w:p>
                            <w:p w14:paraId="41B192D8" w14:textId="3CBD2E3F" w:rsidR="006A2B82" w:rsidRPr="00450790" w:rsidRDefault="006A2B82" w:rsidP="006A2B82">
                              <w:pPr>
                                <w:jc w:val="center"/>
                                <w:rPr>
                                  <w:sz w:val="20"/>
                                  <w:szCs w:val="20"/>
                                </w:rPr>
                              </w:pPr>
                              <w:r>
                                <w:rPr>
                                  <w:sz w:val="20"/>
                                  <w:szCs w:val="20"/>
                                </w:rPr>
                                <w:t>Fig.</w:t>
                              </w:r>
                              <w:r w:rsidR="00CA19C6" w:rsidRPr="00B913F3">
                                <w:rPr>
                                  <w:color w:val="EE0000"/>
                                  <w:sz w:val="20"/>
                                  <w:szCs w:val="20"/>
                                  <w:highlight w:val="yellow"/>
                                </w:rPr>
                                <w:t>9</w:t>
                              </w:r>
                              <w:r w:rsidR="00CA19C6">
                                <w:rPr>
                                  <w:sz w:val="20"/>
                                  <w:szCs w:val="20"/>
                                </w:rPr>
                                <w:t xml:space="preserve"> </w:t>
                              </w:r>
                              <w:r w:rsidRPr="006A3933">
                                <w:rPr>
                                  <w:sz w:val="20"/>
                                  <w:szCs w:val="20"/>
                                </w:rPr>
                                <w:t>Comparison of reaction times by target location across sessions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747277012" name="図 9"/>
                          <pic:cNvPicPr>
                            <a:picLocks noChangeAspect="1"/>
                          </pic:cNvPicPr>
                        </pic:nvPicPr>
                        <pic:blipFill>
                          <a:blip r:embed="rId25" cstate="print">
                            <a:extLst>
                              <a:ext uri="{28A0092B-C50C-407E-A947-70E740481C1C}">
                                <a14:useLocalDpi xmlns:a14="http://schemas.microsoft.com/office/drawing/2010/main" val="0"/>
                              </a:ext>
                            </a:extLst>
                          </a:blip>
                          <a:srcRect/>
                          <a:stretch/>
                        </pic:blipFill>
                        <pic:spPr>
                          <a:xfrm>
                            <a:off x="-1602051" y="-2134796"/>
                            <a:ext cx="3602989" cy="3507017"/>
                          </a:xfrm>
                          <a:prstGeom prst="rect">
                            <a:avLst/>
                          </a:prstGeom>
                        </pic:spPr>
                      </pic:pic>
                    </wpg:wgp>
                  </a:graphicData>
                </a:graphic>
              </wp:inline>
            </w:drawing>
          </mc:Choice>
          <mc:Fallback>
            <w:pict>
              <v:group w14:anchorId="0F70C4E9" id="_x0000_s1056" style="width:241.8pt;height:305.1pt;mso-position-horizontal-relative:char;mso-position-vertical-relative:line" coordorigin="-16020,-21347" coordsize="36029,44247"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">
                <v:shape id="テキスト ボックス 5" o:spid="_x0000_s1057" type="#_x0000_t202" style="position:absolute;left:-13848;top:13722;width:32160;height:917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" fillcolor="white [3201]" stroked="f" strokeweight=".5pt">
                  <v:textbox inset="0,0,0,0">
                    <w:txbxContent>
                      <w:p w14:paraId="27A00A22" w14:textId="4B956129" w:rsidR="006A2B82" w:rsidRDefault="006A2B82" w:rsidP="006A2B82">
                        <w:pPr>
                          <w:jc w:val="center"/>
                          <w:rPr>
                            <w:sz w:val="20"/>
                            <w:szCs w:val="20"/>
                          </w:rPr>
                        </w:pPr>
                        <w:r w:rsidRPr="00450790">
                          <w:rPr>
                            <w:rFonts w:hint="eastAsia"/>
                            <w:sz w:val="20"/>
                            <w:szCs w:val="20"/>
                          </w:rPr>
                          <w:t>図</w:t>
                        </w:r>
                        <w:r w:rsidR="00CA19C6" w:rsidRPr="00B913F3">
                          <w:rPr>
                            <w:rFonts w:hint="eastAsia"/>
                            <w:color w:val="EE0000"/>
                            <w:sz w:val="20"/>
                            <w:szCs w:val="20"/>
                            <w:highlight w:val="yellow"/>
                          </w:rPr>
                          <w:t>９</w:t>
                        </w:r>
                        <w:r>
                          <w:rPr>
                            <w:sz w:val="20"/>
                            <w:szCs w:val="20"/>
                          </w:rPr>
                          <w:t xml:space="preserve"> </w:t>
                        </w:r>
                        <w:r>
                          <w:rPr>
                            <w:rFonts w:hint="eastAsia"/>
                            <w:sz w:val="20"/>
                            <w:szCs w:val="20"/>
                          </w:rPr>
                          <w:t>セッション別のターゲット位置ごとにおける反応時間</w:t>
                        </w:r>
                      </w:p>
                      <w:p w14:paraId="41B192D8" w14:textId="3CBD2E3F" w:rsidR="006A2B82" w:rsidRPr="00450790" w:rsidRDefault="006A2B82" w:rsidP="006A2B82">
                        <w:pPr>
                          <w:jc w:val="center"/>
                          <w:rPr>
                            <w:sz w:val="20"/>
                            <w:szCs w:val="20"/>
                          </w:rPr>
                        </w:pPr>
                        <w:r>
                          <w:rPr>
                            <w:sz w:val="20"/>
                            <w:szCs w:val="20"/>
                          </w:rPr>
                          <w:t>Fig.</w:t>
                        </w:r>
                        <w:r w:rsidR="00CA19C6" w:rsidRPr="00B913F3">
                          <w:rPr>
                            <w:color w:val="EE0000"/>
                            <w:sz w:val="20"/>
                            <w:szCs w:val="20"/>
                            <w:highlight w:val="yellow"/>
                          </w:rPr>
                          <w:t>9</w:t>
                        </w:r>
                        <w:r w:rsidR="00CA19C6">
                          <w:rPr>
                            <w:sz w:val="20"/>
                            <w:szCs w:val="20"/>
                          </w:rPr>
                          <w:t xml:space="preserve"> </w:t>
                        </w:r>
                        <w:r w:rsidRPr="006A3933">
                          <w:rPr>
                            <w:sz w:val="20"/>
                            <w:szCs w:val="20"/>
                          </w:rPr>
                          <w:t>Comparison of reaction times by target location across sessions</w:t>
                        </w:r>
                      </w:p>
                    </w:txbxContent>
                  </v:textbox>
                </v:shape>
                <v:shape id="図 9" o:spid="_x0000_s1058" type="#_x0000_t75" style="position:absolute;left:-16020;top:-21347;width:36029;height:3506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">
                  <v:imagedata r:id="rId26" o:title=""/>
                </v:shape>
                <w10:anchorlock/>
              </v:group>
            </w:pict>
          </mc:Fallback>
        </mc:AlternateContent>
      </w:r>
    </w:p>
    <w:p w14:paraId="4BE72C28" w14:textId="6B2094CC" w:rsidR="009574DD" w:rsidRDefault="005061D0" w:rsidP="00C57B22">
      <w:pPr>
        <w:ind w:firstLineChars="100" w:firstLine="195"/>
        <w:rPr>
          <w:rFonts w:ascii="Times New Roman" w:hAnsi="Times New Roman"/>
          <w:color w:val="000000" w:themeColor="text1"/>
          <w:sz w:val="20"/>
          <w:szCs w:val="20"/>
        </w:rPr>
      </w:pPr>
      <w:r w:rsidRPr="005061D0">
        <w:rPr>
          <w:rFonts w:ascii="Times New Roman" w:hAnsi="Times New Roman"/>
          <w:color w:val="000000" w:themeColor="text1"/>
          <w:sz w:val="20"/>
          <w:szCs w:val="20"/>
        </w:rPr>
        <w:t>初回セッションの平均反応時間は</w:t>
      </w:r>
      <w:r w:rsidRPr="005061D0">
        <w:rPr>
          <w:rFonts w:ascii="Times New Roman" w:hAnsi="Times New Roman"/>
          <w:color w:val="000000" w:themeColor="text1"/>
          <w:sz w:val="20"/>
          <w:szCs w:val="20"/>
        </w:rPr>
        <w:t>0.90</w:t>
      </w:r>
      <w:r w:rsidR="002A36BC" w:rsidRPr="005061D0">
        <w:rPr>
          <w:rFonts w:ascii="Times New Roman" w:hAnsi="Times New Roman"/>
          <w:color w:val="000000" w:themeColor="text1"/>
          <w:sz w:val="20"/>
          <w:szCs w:val="20"/>
        </w:rPr>
        <w:t xml:space="preserve"> </w:t>
      </w:r>
      <w:r w:rsidR="002A36BC" w:rsidRPr="00B913F3">
        <w:rPr>
          <w:rFonts w:ascii="Times New Roman" w:hAnsi="Times New Roman"/>
          <w:color w:val="EE0000"/>
          <w:sz w:val="20"/>
          <w:szCs w:val="20"/>
          <w:highlight w:val="yellow"/>
        </w:rPr>
        <w:t>± 0.4</w:t>
      </w:r>
      <w:r w:rsidR="003D5C24" w:rsidRPr="00B913F3">
        <w:rPr>
          <w:rFonts w:ascii="Times New Roman" w:hAnsi="Times New Roman"/>
          <w:color w:val="EE0000"/>
          <w:sz w:val="20"/>
          <w:szCs w:val="20"/>
          <w:highlight w:val="yellow"/>
        </w:rPr>
        <w:t>1 s</w:t>
      </w:r>
      <w:r w:rsidRPr="005061D0">
        <w:rPr>
          <w:rFonts w:ascii="Times New Roman" w:hAnsi="Times New Roman"/>
          <w:color w:val="000000" w:themeColor="text1"/>
          <w:sz w:val="20"/>
          <w:szCs w:val="20"/>
        </w:rPr>
        <w:t>であったのに対し</w:t>
      </w:r>
      <w:r w:rsidR="0070601F">
        <w:rPr>
          <w:rFonts w:ascii="Times New Roman" w:hAnsi="Times New Roman"/>
          <w:color w:val="000000" w:themeColor="text1"/>
          <w:sz w:val="20"/>
          <w:szCs w:val="20"/>
        </w:rPr>
        <w:t>,</w:t>
      </w:r>
      <w:r w:rsidRPr="005061D0">
        <w:rPr>
          <w:rFonts w:ascii="Times New Roman" w:hAnsi="Times New Roman"/>
          <w:color w:val="000000" w:themeColor="text1"/>
          <w:sz w:val="20"/>
          <w:szCs w:val="20"/>
        </w:rPr>
        <w:t>2</w:t>
      </w:r>
      <w:r w:rsidRPr="005061D0">
        <w:rPr>
          <w:rFonts w:ascii="Times New Roman" w:hAnsi="Times New Roman"/>
          <w:color w:val="000000" w:themeColor="text1"/>
          <w:sz w:val="20"/>
          <w:szCs w:val="20"/>
        </w:rPr>
        <w:t>回目セッションでは</w:t>
      </w:r>
      <w:r w:rsidRPr="005061D0">
        <w:rPr>
          <w:rFonts w:ascii="Times New Roman" w:hAnsi="Times New Roman"/>
          <w:color w:val="000000" w:themeColor="text1"/>
          <w:sz w:val="20"/>
          <w:szCs w:val="20"/>
        </w:rPr>
        <w:t>0.8</w:t>
      </w:r>
      <w:r w:rsidR="00E823D4">
        <w:rPr>
          <w:rFonts w:ascii="Times New Roman" w:hAnsi="Times New Roman"/>
          <w:color w:val="000000" w:themeColor="text1"/>
          <w:sz w:val="20"/>
          <w:szCs w:val="20"/>
        </w:rPr>
        <w:t>7</w:t>
      </w:r>
      <w:r w:rsidRPr="005061D0">
        <w:rPr>
          <w:rFonts w:ascii="Times New Roman" w:hAnsi="Times New Roman"/>
          <w:color w:val="000000" w:themeColor="text1"/>
          <w:sz w:val="20"/>
          <w:szCs w:val="20"/>
        </w:rPr>
        <w:t xml:space="preserve"> </w:t>
      </w:r>
      <w:r w:rsidR="00056CF4" w:rsidRPr="00B913F3">
        <w:rPr>
          <w:rFonts w:ascii="Times New Roman" w:hAnsi="Times New Roman"/>
          <w:color w:val="EE0000"/>
          <w:sz w:val="20"/>
          <w:szCs w:val="20"/>
          <w:highlight w:val="yellow"/>
        </w:rPr>
        <w:t>± 0.34 s</w:t>
      </w:r>
      <w:r w:rsidRPr="005061D0">
        <w:rPr>
          <w:rFonts w:ascii="Times New Roman" w:hAnsi="Times New Roman"/>
          <w:color w:val="000000" w:themeColor="text1"/>
          <w:sz w:val="20"/>
          <w:szCs w:val="20"/>
        </w:rPr>
        <w:t>へと短縮が確認された</w:t>
      </w:r>
      <w:r w:rsidR="008D61B2">
        <w:rPr>
          <w:rFonts w:ascii="Times New Roman" w:hAnsi="Times New Roman"/>
          <w:color w:val="000000" w:themeColor="text1"/>
          <w:sz w:val="20"/>
          <w:szCs w:val="20"/>
        </w:rPr>
        <w:t>.</w:t>
      </w:r>
      <w:r w:rsidRPr="005061D0">
        <w:rPr>
          <w:rFonts w:ascii="Times New Roman" w:hAnsi="Times New Roman"/>
          <w:color w:val="000000" w:themeColor="text1"/>
          <w:sz w:val="20"/>
          <w:szCs w:val="20"/>
        </w:rPr>
        <w:t>しかし</w:t>
      </w:r>
      <w:r w:rsidR="0070601F">
        <w:rPr>
          <w:rFonts w:ascii="Times New Roman" w:hAnsi="Times New Roman"/>
          <w:color w:val="000000" w:themeColor="text1"/>
          <w:sz w:val="20"/>
          <w:szCs w:val="20"/>
        </w:rPr>
        <w:t>,</w:t>
      </w:r>
      <w:r w:rsidRPr="005061D0">
        <w:rPr>
          <w:rFonts w:ascii="Times New Roman" w:hAnsi="Times New Roman"/>
          <w:color w:val="000000" w:themeColor="text1"/>
          <w:sz w:val="20"/>
          <w:szCs w:val="20"/>
        </w:rPr>
        <w:t>Welch</w:t>
      </w:r>
      <w:r w:rsidRPr="005061D0">
        <w:rPr>
          <w:rFonts w:ascii="Times New Roman" w:hAnsi="Times New Roman"/>
          <w:color w:val="000000" w:themeColor="text1"/>
          <w:sz w:val="20"/>
          <w:szCs w:val="20"/>
        </w:rPr>
        <w:t>の</w:t>
      </w:r>
      <w:r w:rsidRPr="005061D0">
        <w:rPr>
          <w:rFonts w:ascii="Times New Roman" w:hAnsi="Times New Roman"/>
          <w:color w:val="000000" w:themeColor="text1"/>
          <w:sz w:val="20"/>
          <w:szCs w:val="20"/>
        </w:rPr>
        <w:t>t</w:t>
      </w:r>
      <w:r w:rsidRPr="005061D0">
        <w:rPr>
          <w:rFonts w:ascii="Times New Roman" w:hAnsi="Times New Roman"/>
          <w:color w:val="000000" w:themeColor="text1"/>
          <w:sz w:val="20"/>
          <w:szCs w:val="20"/>
        </w:rPr>
        <w:t>検定の結果</w:t>
      </w:r>
      <w:r w:rsidR="0070601F">
        <w:rPr>
          <w:rFonts w:ascii="Times New Roman" w:hAnsi="Times New Roman"/>
          <w:color w:val="000000" w:themeColor="text1"/>
          <w:sz w:val="20"/>
          <w:szCs w:val="20"/>
        </w:rPr>
        <w:t>,</w:t>
      </w:r>
      <w:r w:rsidRPr="005061D0">
        <w:rPr>
          <w:rFonts w:ascii="Times New Roman" w:hAnsi="Times New Roman"/>
          <w:color w:val="000000" w:themeColor="text1"/>
          <w:sz w:val="20"/>
          <w:szCs w:val="20"/>
        </w:rPr>
        <w:t>セッション間に統計的な有意差は認められなかった（</w:t>
      </w:r>
      <w:r w:rsidRPr="005061D0">
        <w:rPr>
          <w:rFonts w:ascii="Times New Roman" w:hAnsi="Times New Roman"/>
          <w:color w:val="000000" w:themeColor="text1"/>
          <w:sz w:val="20"/>
          <w:szCs w:val="20"/>
        </w:rPr>
        <w:t>t</w:t>
      </w:r>
      <w:r w:rsidR="00545BE7">
        <w:rPr>
          <w:rFonts w:ascii="Times New Roman" w:hAnsi="Times New Roman"/>
          <w:color w:val="000000" w:themeColor="text1"/>
          <w:sz w:val="20"/>
          <w:szCs w:val="20"/>
        </w:rPr>
        <w:t xml:space="preserve"> </w:t>
      </w:r>
      <w:r w:rsidRPr="005061D0">
        <w:rPr>
          <w:rFonts w:ascii="Times New Roman" w:hAnsi="Times New Roman"/>
          <w:color w:val="000000" w:themeColor="text1"/>
          <w:sz w:val="20"/>
          <w:szCs w:val="20"/>
        </w:rPr>
        <w:t>=</w:t>
      </w:r>
      <w:r w:rsidR="00545BE7">
        <w:rPr>
          <w:rFonts w:ascii="Times New Roman" w:hAnsi="Times New Roman"/>
          <w:color w:val="000000" w:themeColor="text1"/>
          <w:sz w:val="20"/>
          <w:szCs w:val="20"/>
        </w:rPr>
        <w:t xml:space="preserve"> </w:t>
      </w:r>
      <w:r w:rsidRPr="005061D0">
        <w:rPr>
          <w:rFonts w:ascii="Times New Roman" w:hAnsi="Times New Roman"/>
          <w:color w:val="000000" w:themeColor="text1"/>
          <w:sz w:val="20"/>
          <w:szCs w:val="20"/>
        </w:rPr>
        <w:t>1.523,</w:t>
      </w:r>
      <w:r w:rsidR="00545BE7">
        <w:rPr>
          <w:rFonts w:ascii="Times New Roman" w:hAnsi="Times New Roman"/>
          <w:color w:val="000000" w:themeColor="text1"/>
          <w:sz w:val="20"/>
          <w:szCs w:val="20"/>
        </w:rPr>
        <w:t xml:space="preserve"> </w:t>
      </w:r>
      <w:r w:rsidRPr="005061D0">
        <w:rPr>
          <w:rFonts w:ascii="Times New Roman" w:hAnsi="Times New Roman"/>
          <w:color w:val="000000" w:themeColor="text1"/>
          <w:sz w:val="20"/>
          <w:szCs w:val="20"/>
        </w:rPr>
        <w:t>p</w:t>
      </w:r>
      <w:r w:rsidR="00545BE7">
        <w:rPr>
          <w:rFonts w:ascii="Times New Roman" w:hAnsi="Times New Roman"/>
          <w:color w:val="000000" w:themeColor="text1"/>
          <w:sz w:val="20"/>
          <w:szCs w:val="20"/>
        </w:rPr>
        <w:t xml:space="preserve"> </w:t>
      </w:r>
      <w:r w:rsidRPr="005061D0">
        <w:rPr>
          <w:rFonts w:ascii="Times New Roman" w:hAnsi="Times New Roman"/>
          <w:color w:val="000000" w:themeColor="text1"/>
          <w:sz w:val="20"/>
          <w:szCs w:val="20"/>
        </w:rPr>
        <w:t>=</w:t>
      </w:r>
      <w:r w:rsidR="00545BE7">
        <w:rPr>
          <w:rFonts w:ascii="Times New Roman" w:hAnsi="Times New Roman"/>
          <w:color w:val="000000" w:themeColor="text1"/>
          <w:sz w:val="20"/>
          <w:szCs w:val="20"/>
        </w:rPr>
        <w:t xml:space="preserve"> </w:t>
      </w:r>
      <w:r w:rsidRPr="005061D0">
        <w:rPr>
          <w:rFonts w:ascii="Times New Roman" w:hAnsi="Times New Roman"/>
          <w:color w:val="000000" w:themeColor="text1"/>
          <w:sz w:val="20"/>
          <w:szCs w:val="20"/>
        </w:rPr>
        <w:t>0.128,</w:t>
      </w:r>
      <w:r w:rsidR="00545BE7">
        <w:rPr>
          <w:rFonts w:ascii="Times New Roman" w:hAnsi="Times New Roman"/>
          <w:color w:val="000000" w:themeColor="text1"/>
          <w:sz w:val="20"/>
          <w:szCs w:val="20"/>
        </w:rPr>
        <w:t xml:space="preserve"> </w:t>
      </w:r>
      <w:r w:rsidRPr="005061D0">
        <w:rPr>
          <w:rFonts w:ascii="Times New Roman" w:hAnsi="Times New Roman"/>
          <w:color w:val="000000" w:themeColor="text1"/>
          <w:sz w:val="20"/>
          <w:szCs w:val="20"/>
        </w:rPr>
        <w:t>d</w:t>
      </w:r>
      <w:r w:rsidR="00545BE7">
        <w:rPr>
          <w:rFonts w:ascii="Times New Roman" w:hAnsi="Times New Roman"/>
          <w:color w:val="000000" w:themeColor="text1"/>
          <w:sz w:val="20"/>
          <w:szCs w:val="20"/>
        </w:rPr>
        <w:t xml:space="preserve"> </w:t>
      </w:r>
      <w:r w:rsidRPr="005061D0">
        <w:rPr>
          <w:rFonts w:ascii="Times New Roman" w:hAnsi="Times New Roman"/>
          <w:color w:val="000000" w:themeColor="text1"/>
          <w:sz w:val="20"/>
          <w:szCs w:val="20"/>
        </w:rPr>
        <w:t>=</w:t>
      </w:r>
      <w:r w:rsidR="00545BE7">
        <w:rPr>
          <w:rFonts w:ascii="Times New Roman" w:hAnsi="Times New Roman"/>
          <w:color w:val="000000" w:themeColor="text1"/>
          <w:sz w:val="20"/>
          <w:szCs w:val="20"/>
        </w:rPr>
        <w:t xml:space="preserve"> </w:t>
      </w:r>
      <w:r w:rsidRPr="005061D0">
        <w:rPr>
          <w:rFonts w:ascii="Times New Roman" w:hAnsi="Times New Roman"/>
          <w:color w:val="000000" w:themeColor="text1"/>
          <w:sz w:val="20"/>
          <w:szCs w:val="20"/>
        </w:rPr>
        <w:t>0.100</w:t>
      </w:r>
      <w:r w:rsidRPr="005061D0">
        <w:rPr>
          <w:rFonts w:ascii="Times New Roman" w:hAnsi="Times New Roman"/>
          <w:color w:val="000000" w:themeColor="text1"/>
          <w:sz w:val="20"/>
          <w:szCs w:val="20"/>
        </w:rPr>
        <w:t>）</w:t>
      </w:r>
      <w:r w:rsidR="008D61B2">
        <w:rPr>
          <w:rFonts w:ascii="Times New Roman" w:hAnsi="Times New Roman"/>
          <w:color w:val="000000" w:themeColor="text1"/>
          <w:sz w:val="20"/>
          <w:szCs w:val="20"/>
        </w:rPr>
        <w:t>.</w:t>
      </w:r>
      <w:r w:rsidRPr="005061D0">
        <w:rPr>
          <w:rFonts w:ascii="Times New Roman" w:hAnsi="Times New Roman"/>
          <w:color w:val="000000" w:themeColor="text1"/>
          <w:sz w:val="20"/>
          <w:szCs w:val="20"/>
        </w:rPr>
        <w:t>最も遅延の大きかった</w:t>
      </w:r>
      <w:r w:rsidR="003D09F7">
        <w:rPr>
          <w:rFonts w:ascii="Times New Roman" w:hAnsi="Times New Roman" w:hint="eastAsia"/>
          <w:color w:val="000000" w:themeColor="text1"/>
          <w:sz w:val="20"/>
          <w:szCs w:val="20"/>
        </w:rPr>
        <w:t>下方</w:t>
      </w:r>
      <w:r w:rsidR="00893593">
        <w:rPr>
          <w:rFonts w:ascii="Times New Roman" w:hAnsi="Times New Roman" w:hint="eastAsia"/>
          <w:color w:val="000000" w:themeColor="text1"/>
          <w:sz w:val="20"/>
          <w:szCs w:val="20"/>
        </w:rPr>
        <w:t>ターゲット</w:t>
      </w:r>
      <w:r w:rsidRPr="005061D0">
        <w:rPr>
          <w:rFonts w:ascii="Times New Roman" w:hAnsi="Times New Roman"/>
          <w:color w:val="000000" w:themeColor="text1"/>
          <w:sz w:val="20"/>
          <w:szCs w:val="20"/>
        </w:rPr>
        <w:t>において</w:t>
      </w:r>
      <w:r w:rsidR="0070601F">
        <w:rPr>
          <w:rFonts w:ascii="Times New Roman" w:hAnsi="Times New Roman"/>
          <w:color w:val="000000" w:themeColor="text1"/>
          <w:sz w:val="20"/>
          <w:szCs w:val="20"/>
        </w:rPr>
        <w:t>,</w:t>
      </w:r>
      <w:r w:rsidRPr="005061D0">
        <w:rPr>
          <w:rFonts w:ascii="Times New Roman" w:hAnsi="Times New Roman"/>
          <w:color w:val="000000" w:themeColor="text1"/>
          <w:sz w:val="20"/>
          <w:szCs w:val="20"/>
        </w:rPr>
        <w:t>初回（</w:t>
      </w:r>
      <w:r w:rsidRPr="005061D0">
        <w:rPr>
          <w:rFonts w:ascii="Times New Roman" w:hAnsi="Times New Roman"/>
          <w:color w:val="000000" w:themeColor="text1"/>
          <w:sz w:val="20"/>
          <w:szCs w:val="20"/>
        </w:rPr>
        <w:t>1.34</w:t>
      </w:r>
      <w:r w:rsidR="00020F66" w:rsidRPr="00020F66">
        <w:rPr>
          <w:rFonts w:ascii="Times New Roman" w:hAnsi="Times New Roman"/>
          <w:color w:val="000000" w:themeColor="text1"/>
          <w:sz w:val="20"/>
          <w:szCs w:val="20"/>
        </w:rPr>
        <w:t xml:space="preserve"> </w:t>
      </w:r>
      <w:r w:rsidR="00E41B25" w:rsidRPr="00B913F3">
        <w:rPr>
          <w:rFonts w:ascii="Times New Roman" w:hAnsi="Times New Roman"/>
          <w:color w:val="EE0000"/>
          <w:sz w:val="20"/>
          <w:szCs w:val="20"/>
          <w:highlight w:val="yellow"/>
        </w:rPr>
        <w:t>± 0.74 s</w:t>
      </w:r>
      <w:r w:rsidRPr="005061D0">
        <w:rPr>
          <w:rFonts w:ascii="Times New Roman" w:hAnsi="Times New Roman"/>
          <w:color w:val="000000" w:themeColor="text1"/>
          <w:sz w:val="20"/>
          <w:szCs w:val="20"/>
        </w:rPr>
        <w:t>）から</w:t>
      </w:r>
      <w:r w:rsidRPr="005061D0">
        <w:rPr>
          <w:rFonts w:ascii="Times New Roman" w:hAnsi="Times New Roman"/>
          <w:color w:val="000000" w:themeColor="text1"/>
          <w:sz w:val="20"/>
          <w:szCs w:val="20"/>
        </w:rPr>
        <w:t>2</w:t>
      </w:r>
      <w:r w:rsidRPr="005061D0">
        <w:rPr>
          <w:rFonts w:ascii="Times New Roman" w:hAnsi="Times New Roman"/>
          <w:color w:val="000000" w:themeColor="text1"/>
          <w:sz w:val="20"/>
          <w:szCs w:val="20"/>
        </w:rPr>
        <w:t>回目</w:t>
      </w:r>
      <w:r w:rsidRPr="005061D0">
        <w:rPr>
          <w:rFonts w:ascii="Times New Roman" w:hAnsi="Times New Roman"/>
          <w:color w:val="000000" w:themeColor="text1"/>
          <w:sz w:val="20"/>
          <w:szCs w:val="20"/>
        </w:rPr>
        <w:lastRenderedPageBreak/>
        <w:t>（</w:t>
      </w:r>
      <w:r w:rsidRPr="005061D0">
        <w:rPr>
          <w:rFonts w:ascii="Times New Roman" w:hAnsi="Times New Roman"/>
          <w:color w:val="000000" w:themeColor="text1"/>
          <w:sz w:val="20"/>
          <w:szCs w:val="20"/>
        </w:rPr>
        <w:t>1.1</w:t>
      </w:r>
      <w:r w:rsidR="008D7C25">
        <w:rPr>
          <w:rFonts w:ascii="Times New Roman" w:hAnsi="Times New Roman"/>
          <w:color w:val="000000" w:themeColor="text1"/>
          <w:sz w:val="20"/>
          <w:szCs w:val="20"/>
        </w:rPr>
        <w:t>4</w:t>
      </w:r>
      <w:r w:rsidRPr="005061D0">
        <w:rPr>
          <w:rFonts w:ascii="Times New Roman" w:hAnsi="Times New Roman"/>
          <w:color w:val="000000" w:themeColor="text1"/>
          <w:sz w:val="20"/>
          <w:szCs w:val="20"/>
        </w:rPr>
        <w:t xml:space="preserve"> </w:t>
      </w:r>
      <w:r w:rsidR="000B5E02" w:rsidRPr="00B913F3">
        <w:rPr>
          <w:rFonts w:ascii="Times New Roman" w:hAnsi="Times New Roman"/>
          <w:color w:val="EE0000"/>
          <w:sz w:val="20"/>
          <w:szCs w:val="20"/>
          <w:highlight w:val="yellow"/>
        </w:rPr>
        <w:t>± 0.45</w:t>
      </w:r>
      <w:r w:rsidR="000B5E02">
        <w:rPr>
          <w:rFonts w:ascii="Times New Roman" w:hAnsi="Times New Roman"/>
          <w:color w:val="000000" w:themeColor="text1"/>
          <w:sz w:val="20"/>
          <w:szCs w:val="20"/>
        </w:rPr>
        <w:t xml:space="preserve"> </w:t>
      </w:r>
      <w:r w:rsidRPr="005061D0">
        <w:rPr>
          <w:rFonts w:ascii="Times New Roman" w:hAnsi="Times New Roman"/>
          <w:color w:val="000000" w:themeColor="text1"/>
          <w:sz w:val="20"/>
          <w:szCs w:val="20"/>
        </w:rPr>
        <w:t>s</w:t>
      </w:r>
      <w:r w:rsidRPr="005061D0">
        <w:rPr>
          <w:rFonts w:ascii="Times New Roman" w:hAnsi="Times New Roman"/>
          <w:color w:val="000000" w:themeColor="text1"/>
          <w:sz w:val="20"/>
          <w:szCs w:val="20"/>
        </w:rPr>
        <w:t>）にかけて平均値が約</w:t>
      </w:r>
      <w:r w:rsidRPr="005061D0">
        <w:rPr>
          <w:rFonts w:ascii="Times New Roman" w:hAnsi="Times New Roman"/>
          <w:color w:val="000000" w:themeColor="text1"/>
          <w:sz w:val="20"/>
          <w:szCs w:val="20"/>
        </w:rPr>
        <w:t>0.2 s</w:t>
      </w:r>
      <w:r w:rsidRPr="005061D0">
        <w:rPr>
          <w:rFonts w:ascii="Times New Roman" w:hAnsi="Times New Roman"/>
          <w:color w:val="000000" w:themeColor="text1"/>
          <w:sz w:val="20"/>
          <w:szCs w:val="20"/>
        </w:rPr>
        <w:t>短縮し</w:t>
      </w:r>
      <w:r w:rsidR="00A7713C" w:rsidRPr="00B913F3">
        <w:rPr>
          <w:rFonts w:ascii="Times New Roman" w:hAnsi="Times New Roman" w:hint="eastAsia"/>
          <w:color w:val="EE0000"/>
          <w:sz w:val="20"/>
          <w:szCs w:val="20"/>
          <w:highlight w:val="yellow"/>
        </w:rPr>
        <w:t>た</w:t>
      </w:r>
      <w:r w:rsidR="00A7713C" w:rsidRPr="00B913F3">
        <w:rPr>
          <w:rFonts w:ascii="Times New Roman" w:hAnsi="Times New Roman"/>
          <w:color w:val="EE0000"/>
          <w:sz w:val="20"/>
          <w:szCs w:val="20"/>
          <w:highlight w:val="yellow"/>
        </w:rPr>
        <w:t>.</w:t>
      </w:r>
    </w:p>
    <w:p w14:paraId="5641577D" w14:textId="3F58A966" w:rsidR="002B11B6" w:rsidRPr="002B11B6" w:rsidRDefault="00DD7322" w:rsidP="00DD7322">
      <w:pPr>
        <w:ind w:firstLineChars="100" w:firstLine="195"/>
        <w:rPr>
          <w:rFonts w:ascii="Times New Roman" w:hAnsi="Times New Roman"/>
          <w:color w:val="000000" w:themeColor="text1"/>
          <w:sz w:val="20"/>
          <w:szCs w:val="20"/>
        </w:rPr>
      </w:pPr>
      <w:r w:rsidRPr="00B913F3">
        <w:rPr>
          <w:rFonts w:ascii="Times New Roman" w:hAnsi="Times New Roman" w:hint="eastAsia"/>
          <w:color w:val="000000" w:themeColor="text1"/>
          <w:sz w:val="20"/>
          <w:szCs w:val="20"/>
          <w:highlight w:val="yellow"/>
        </w:rPr>
        <w:t>頭部回転量の平均値</w:t>
      </w:r>
      <w:r w:rsidR="004F523E" w:rsidRPr="00B913F3">
        <w:rPr>
          <w:rFonts w:ascii="Times New Roman" w:hAnsi="Times New Roman" w:hint="eastAsia"/>
          <w:color w:val="000000" w:themeColor="text1"/>
          <w:sz w:val="20"/>
          <w:szCs w:val="20"/>
          <w:highlight w:val="yellow"/>
        </w:rPr>
        <w:t>は</w:t>
      </w:r>
      <w:r w:rsidR="0070601F">
        <w:rPr>
          <w:rFonts w:ascii="Times New Roman" w:hAnsi="Times New Roman"/>
          <w:color w:val="000000" w:themeColor="text1"/>
          <w:sz w:val="20"/>
          <w:szCs w:val="20"/>
        </w:rPr>
        <w:t>,</w:t>
      </w:r>
      <w:r w:rsidR="004F523E" w:rsidRPr="004F523E">
        <w:rPr>
          <w:rFonts w:ascii="Times New Roman" w:hAnsi="Times New Roman"/>
          <w:color w:val="000000" w:themeColor="text1"/>
          <w:sz w:val="20"/>
          <w:szCs w:val="20"/>
        </w:rPr>
        <w:t>仰臥位で</w:t>
      </w:r>
      <w:r w:rsidR="004F523E" w:rsidRPr="004F523E">
        <w:rPr>
          <w:rFonts w:ascii="Times New Roman" w:hAnsi="Times New Roman"/>
          <w:color w:val="000000" w:themeColor="text1"/>
          <w:sz w:val="20"/>
          <w:szCs w:val="20"/>
        </w:rPr>
        <w:t xml:space="preserve"> 13.45</w:t>
      </w:r>
      <w:r w:rsidR="007D318A">
        <w:rPr>
          <w:rFonts w:ascii="Times New Roman" w:hAnsi="Times New Roman"/>
          <w:color w:val="000000" w:themeColor="text1"/>
          <w:sz w:val="20"/>
          <w:szCs w:val="20"/>
        </w:rPr>
        <w:t xml:space="preserve"> </w:t>
      </w:r>
      <w:r w:rsidR="001C5489" w:rsidRPr="00B913F3">
        <w:rPr>
          <w:rFonts w:ascii="Times New Roman" w:hAnsi="Times New Roman"/>
          <w:color w:val="EE0000"/>
          <w:sz w:val="20"/>
          <w:szCs w:val="20"/>
          <w:highlight w:val="yellow"/>
        </w:rPr>
        <w:t>± 13.16 °</w:t>
      </w:r>
      <w:r w:rsidR="0070601F">
        <w:rPr>
          <w:rFonts w:ascii="Times New Roman" w:hAnsi="Times New Roman"/>
          <w:color w:val="000000" w:themeColor="text1"/>
          <w:sz w:val="20"/>
          <w:szCs w:val="20"/>
        </w:rPr>
        <w:t>,</w:t>
      </w:r>
      <w:r w:rsidR="004F523E" w:rsidRPr="004F523E">
        <w:rPr>
          <w:rFonts w:ascii="Times New Roman" w:hAnsi="Times New Roman"/>
          <w:color w:val="000000" w:themeColor="text1"/>
          <w:sz w:val="20"/>
          <w:szCs w:val="20"/>
        </w:rPr>
        <w:t>半座位で</w:t>
      </w:r>
      <w:r w:rsidR="004F523E" w:rsidRPr="004F523E">
        <w:rPr>
          <w:rFonts w:ascii="Times New Roman" w:hAnsi="Times New Roman"/>
          <w:color w:val="000000" w:themeColor="text1"/>
          <w:sz w:val="20"/>
          <w:szCs w:val="20"/>
        </w:rPr>
        <w:t xml:space="preserve"> 17.14</w:t>
      </w:r>
      <w:r w:rsidR="007D318A">
        <w:rPr>
          <w:rFonts w:ascii="Times New Roman" w:hAnsi="Times New Roman"/>
          <w:color w:val="000000" w:themeColor="text1"/>
          <w:sz w:val="20"/>
          <w:szCs w:val="20"/>
        </w:rPr>
        <w:t xml:space="preserve"> </w:t>
      </w:r>
      <w:r w:rsidR="003B7295" w:rsidRPr="00B913F3">
        <w:rPr>
          <w:rFonts w:ascii="Times New Roman" w:hAnsi="Times New Roman"/>
          <w:color w:val="EE0000"/>
          <w:sz w:val="20"/>
          <w:szCs w:val="20"/>
          <w:highlight w:val="yellow"/>
        </w:rPr>
        <w:t>± 14.96 °</w:t>
      </w:r>
      <w:r w:rsidR="0070601F">
        <w:rPr>
          <w:rFonts w:ascii="Times New Roman" w:hAnsi="Times New Roman"/>
          <w:color w:val="000000" w:themeColor="text1"/>
          <w:sz w:val="20"/>
          <w:szCs w:val="20"/>
        </w:rPr>
        <w:t>,</w:t>
      </w:r>
      <w:r w:rsidR="004F523E" w:rsidRPr="004F523E">
        <w:rPr>
          <w:rFonts w:ascii="Times New Roman" w:hAnsi="Times New Roman"/>
          <w:color w:val="000000" w:themeColor="text1"/>
          <w:sz w:val="20"/>
          <w:szCs w:val="20"/>
        </w:rPr>
        <w:t>座位で</w:t>
      </w:r>
      <w:r w:rsidR="004F523E" w:rsidRPr="004F523E">
        <w:rPr>
          <w:rFonts w:ascii="Times New Roman" w:hAnsi="Times New Roman"/>
          <w:color w:val="000000" w:themeColor="text1"/>
          <w:sz w:val="20"/>
          <w:szCs w:val="20"/>
        </w:rPr>
        <w:t xml:space="preserve"> 23.03</w:t>
      </w:r>
      <w:r w:rsidR="007D318A">
        <w:rPr>
          <w:rFonts w:ascii="Times New Roman" w:hAnsi="Times New Roman"/>
          <w:color w:val="000000" w:themeColor="text1"/>
          <w:sz w:val="20"/>
          <w:szCs w:val="20"/>
        </w:rPr>
        <w:t xml:space="preserve"> </w:t>
      </w:r>
      <w:r w:rsidR="007F39C8" w:rsidRPr="00B913F3">
        <w:rPr>
          <w:rFonts w:ascii="Times New Roman" w:hAnsi="Times New Roman"/>
          <w:color w:val="EE0000"/>
          <w:sz w:val="20"/>
          <w:szCs w:val="20"/>
          <w:highlight w:val="yellow"/>
        </w:rPr>
        <w:t>± 14.18 °</w:t>
      </w:r>
      <w:r w:rsidR="004F523E" w:rsidRPr="004F523E">
        <w:rPr>
          <w:rFonts w:ascii="Times New Roman" w:hAnsi="Times New Roman"/>
          <w:color w:val="000000" w:themeColor="text1"/>
          <w:sz w:val="20"/>
          <w:szCs w:val="20"/>
        </w:rPr>
        <w:t>であり</w:t>
      </w:r>
      <w:r w:rsidR="004F523E" w:rsidRPr="004F523E">
        <w:rPr>
          <w:rFonts w:ascii="Times New Roman" w:hAnsi="Times New Roman"/>
          <w:color w:val="000000" w:themeColor="text1"/>
          <w:sz w:val="20"/>
          <w:szCs w:val="20"/>
        </w:rPr>
        <w:t xml:space="preserve"> </w:t>
      </w:r>
      <w:r w:rsidR="0070601F">
        <w:rPr>
          <w:rFonts w:ascii="Times New Roman" w:hAnsi="Times New Roman"/>
          <w:color w:val="000000" w:themeColor="text1"/>
          <w:sz w:val="20"/>
          <w:szCs w:val="20"/>
        </w:rPr>
        <w:t>,</w:t>
      </w:r>
      <w:r w:rsidR="004F523E" w:rsidRPr="004F523E">
        <w:rPr>
          <w:rFonts w:ascii="Times New Roman" w:hAnsi="Times New Roman"/>
          <w:color w:val="000000" w:themeColor="text1"/>
          <w:sz w:val="20"/>
          <w:szCs w:val="20"/>
        </w:rPr>
        <w:t>背中角度が</w:t>
      </w:r>
      <w:r w:rsidR="001B7939">
        <w:rPr>
          <w:rFonts w:ascii="Times New Roman" w:hAnsi="Times New Roman" w:hint="eastAsia"/>
          <w:color w:val="000000" w:themeColor="text1"/>
          <w:sz w:val="20"/>
          <w:szCs w:val="20"/>
        </w:rPr>
        <w:t>座位</w:t>
      </w:r>
      <w:r w:rsidR="004F523E" w:rsidRPr="004F523E">
        <w:rPr>
          <w:rFonts w:ascii="Times New Roman" w:hAnsi="Times New Roman"/>
          <w:color w:val="000000" w:themeColor="text1"/>
          <w:sz w:val="20"/>
          <w:szCs w:val="20"/>
        </w:rPr>
        <w:t>に近づくほど頭部の回旋運動が大きくなる傾向が顕著に現れた</w:t>
      </w:r>
      <w:r w:rsidR="008D61B2">
        <w:rPr>
          <w:rFonts w:ascii="Times New Roman" w:hAnsi="Times New Roman"/>
          <w:color w:val="000000" w:themeColor="text1"/>
          <w:sz w:val="20"/>
          <w:szCs w:val="20"/>
        </w:rPr>
        <w:t>.</w:t>
      </w:r>
      <w:r w:rsidR="004F523E" w:rsidRPr="004F523E">
        <w:rPr>
          <w:rFonts w:ascii="Times New Roman" w:hAnsi="Times New Roman"/>
          <w:color w:val="000000" w:themeColor="text1"/>
          <w:sz w:val="20"/>
          <w:szCs w:val="20"/>
        </w:rPr>
        <w:t>Welch</w:t>
      </w:r>
      <w:r w:rsidR="004F523E" w:rsidRPr="004F523E">
        <w:rPr>
          <w:rFonts w:ascii="Times New Roman" w:hAnsi="Times New Roman"/>
          <w:color w:val="000000" w:themeColor="text1"/>
          <w:sz w:val="20"/>
          <w:szCs w:val="20"/>
        </w:rPr>
        <w:t>の</w:t>
      </w:r>
      <w:r w:rsidR="004F523E" w:rsidRPr="004F523E">
        <w:rPr>
          <w:rFonts w:ascii="Times New Roman" w:hAnsi="Times New Roman"/>
          <w:color w:val="000000" w:themeColor="text1"/>
          <w:sz w:val="20"/>
          <w:szCs w:val="20"/>
        </w:rPr>
        <w:t>t</w:t>
      </w:r>
      <w:r w:rsidR="004F523E" w:rsidRPr="004F523E">
        <w:rPr>
          <w:rFonts w:ascii="Times New Roman" w:hAnsi="Times New Roman"/>
          <w:color w:val="000000" w:themeColor="text1"/>
          <w:sz w:val="20"/>
          <w:szCs w:val="20"/>
        </w:rPr>
        <w:t>検定の結果</w:t>
      </w:r>
      <w:r w:rsidR="0070601F">
        <w:rPr>
          <w:rFonts w:ascii="Times New Roman" w:hAnsi="Times New Roman"/>
          <w:color w:val="000000" w:themeColor="text1"/>
          <w:sz w:val="20"/>
          <w:szCs w:val="20"/>
        </w:rPr>
        <w:t>,</w:t>
      </w:r>
      <w:r w:rsidR="004F523E" w:rsidRPr="004F523E">
        <w:rPr>
          <w:rFonts w:ascii="Times New Roman" w:hAnsi="Times New Roman"/>
          <w:color w:val="000000" w:themeColor="text1"/>
          <w:sz w:val="20"/>
          <w:szCs w:val="20"/>
        </w:rPr>
        <w:t>すべての条件間で極めて高い有意差が認められた</w:t>
      </w:r>
      <w:r w:rsidR="00113FE1" w:rsidRPr="00B913F3">
        <w:rPr>
          <w:rFonts w:ascii="Times New Roman" w:hAnsi="Times New Roman" w:hint="eastAsia"/>
          <w:color w:val="EE0000"/>
          <w:sz w:val="20"/>
          <w:szCs w:val="20"/>
          <w:highlight w:val="yellow"/>
        </w:rPr>
        <w:t>（仰臥位–半座位：</w:t>
      </w:r>
      <w:r w:rsidR="00113FE1" w:rsidRPr="00B913F3">
        <w:rPr>
          <w:rFonts w:ascii="Times New Roman" w:hAnsi="Times New Roman"/>
          <w:color w:val="EE0000"/>
          <w:sz w:val="20"/>
          <w:szCs w:val="20"/>
          <w:highlight w:val="yellow"/>
        </w:rPr>
        <w:t xml:space="preserve">t = </w:t>
      </w:r>
      <w:r w:rsidR="00113FE1" w:rsidRPr="00B913F3">
        <w:rPr>
          <w:rFonts w:ascii="Times New Roman" w:hAnsi="Times New Roman" w:hint="eastAsia"/>
          <w:color w:val="EE0000"/>
          <w:sz w:val="20"/>
          <w:szCs w:val="20"/>
          <w:highlight w:val="yellow"/>
        </w:rPr>
        <w:t>−</w:t>
      </w:r>
      <w:r w:rsidR="00113FE1" w:rsidRPr="00B913F3">
        <w:rPr>
          <w:rFonts w:ascii="Times New Roman" w:hAnsi="Times New Roman"/>
          <w:color w:val="EE0000"/>
          <w:sz w:val="20"/>
          <w:szCs w:val="20"/>
          <w:highlight w:val="yellow"/>
        </w:rPr>
        <w:t xml:space="preserve">3.997, p = 0.0001, d = </w:t>
      </w:r>
      <w:r w:rsidR="00113FE1" w:rsidRPr="00B913F3">
        <w:rPr>
          <w:rFonts w:ascii="Times New Roman" w:hAnsi="Times New Roman" w:hint="eastAsia"/>
          <w:color w:val="EE0000"/>
          <w:sz w:val="20"/>
          <w:szCs w:val="20"/>
          <w:highlight w:val="yellow"/>
        </w:rPr>
        <w:t>−</w:t>
      </w:r>
      <w:r w:rsidR="00113FE1" w:rsidRPr="00B913F3">
        <w:rPr>
          <w:rFonts w:ascii="Times New Roman" w:hAnsi="Times New Roman"/>
          <w:color w:val="EE0000"/>
          <w:sz w:val="20"/>
          <w:szCs w:val="20"/>
          <w:highlight w:val="yellow"/>
        </w:rPr>
        <w:t>0.26</w:t>
      </w:r>
      <w:r w:rsidR="00113FE1" w:rsidRPr="00B913F3">
        <w:rPr>
          <w:rFonts w:ascii="Times New Roman" w:hAnsi="Times New Roman" w:hint="eastAsia"/>
          <w:color w:val="EE0000"/>
          <w:sz w:val="20"/>
          <w:szCs w:val="20"/>
          <w:highlight w:val="yellow"/>
        </w:rPr>
        <w:t>；仰臥位–座位：</w:t>
      </w:r>
      <w:r w:rsidR="00113FE1" w:rsidRPr="00B913F3">
        <w:rPr>
          <w:rFonts w:ascii="Times New Roman" w:hAnsi="Times New Roman"/>
          <w:color w:val="EE0000"/>
          <w:sz w:val="20"/>
          <w:szCs w:val="20"/>
          <w:highlight w:val="yellow"/>
        </w:rPr>
        <w:t xml:space="preserve">t = </w:t>
      </w:r>
      <w:r w:rsidR="00113FE1" w:rsidRPr="00B913F3">
        <w:rPr>
          <w:rFonts w:ascii="Times New Roman" w:hAnsi="Times New Roman" w:hint="eastAsia"/>
          <w:color w:val="EE0000"/>
          <w:sz w:val="20"/>
          <w:szCs w:val="20"/>
          <w:highlight w:val="yellow"/>
        </w:rPr>
        <w:t>−</w:t>
      </w:r>
      <w:r w:rsidR="00113FE1" w:rsidRPr="00B913F3">
        <w:rPr>
          <w:rFonts w:ascii="Times New Roman" w:hAnsi="Times New Roman"/>
          <w:color w:val="EE0000"/>
          <w:sz w:val="20"/>
          <w:szCs w:val="20"/>
          <w:highlight w:val="yellow"/>
        </w:rPr>
        <w:t xml:space="preserve">10.711, p &lt; 0.001, d = </w:t>
      </w:r>
      <w:r w:rsidR="00113FE1" w:rsidRPr="00B913F3">
        <w:rPr>
          <w:rFonts w:ascii="Times New Roman" w:hAnsi="Times New Roman" w:hint="eastAsia"/>
          <w:color w:val="EE0000"/>
          <w:sz w:val="20"/>
          <w:szCs w:val="20"/>
          <w:highlight w:val="yellow"/>
        </w:rPr>
        <w:t>−</w:t>
      </w:r>
      <w:r w:rsidR="00113FE1" w:rsidRPr="00B913F3">
        <w:rPr>
          <w:rFonts w:ascii="Times New Roman" w:hAnsi="Times New Roman"/>
          <w:color w:val="EE0000"/>
          <w:sz w:val="20"/>
          <w:szCs w:val="20"/>
          <w:highlight w:val="yellow"/>
        </w:rPr>
        <w:t>0.70</w:t>
      </w:r>
      <w:r w:rsidR="00113FE1" w:rsidRPr="00B913F3">
        <w:rPr>
          <w:rFonts w:ascii="Times New Roman" w:hAnsi="Times New Roman" w:hint="eastAsia"/>
          <w:color w:val="EE0000"/>
          <w:sz w:val="20"/>
          <w:szCs w:val="20"/>
          <w:highlight w:val="yellow"/>
        </w:rPr>
        <w:t>；半座位–座位：</w:t>
      </w:r>
      <w:r w:rsidR="00113FE1" w:rsidRPr="00B913F3">
        <w:rPr>
          <w:rFonts w:ascii="Times New Roman" w:hAnsi="Times New Roman"/>
          <w:color w:val="EE0000"/>
          <w:sz w:val="20"/>
          <w:szCs w:val="20"/>
          <w:highlight w:val="yellow"/>
        </w:rPr>
        <w:t xml:space="preserve">t = </w:t>
      </w:r>
      <w:r w:rsidR="00113FE1" w:rsidRPr="00B913F3">
        <w:rPr>
          <w:rFonts w:ascii="Times New Roman" w:hAnsi="Times New Roman" w:hint="eastAsia"/>
          <w:color w:val="EE0000"/>
          <w:sz w:val="20"/>
          <w:szCs w:val="20"/>
          <w:highlight w:val="yellow"/>
        </w:rPr>
        <w:t>−</w:t>
      </w:r>
      <w:r w:rsidR="00113FE1" w:rsidRPr="00B913F3">
        <w:rPr>
          <w:rFonts w:ascii="Times New Roman" w:hAnsi="Times New Roman"/>
          <w:color w:val="EE0000"/>
          <w:sz w:val="20"/>
          <w:szCs w:val="20"/>
          <w:highlight w:val="yellow"/>
        </w:rPr>
        <w:t xml:space="preserve">6.188, p &lt; 0.001, d = </w:t>
      </w:r>
      <w:r w:rsidR="00113FE1" w:rsidRPr="00B913F3">
        <w:rPr>
          <w:rFonts w:ascii="Times New Roman" w:hAnsi="Times New Roman" w:hint="eastAsia"/>
          <w:color w:val="EE0000"/>
          <w:sz w:val="20"/>
          <w:szCs w:val="20"/>
          <w:highlight w:val="yellow"/>
        </w:rPr>
        <w:t>−</w:t>
      </w:r>
      <w:r w:rsidR="00113FE1" w:rsidRPr="00B913F3">
        <w:rPr>
          <w:rFonts w:ascii="Times New Roman" w:hAnsi="Times New Roman"/>
          <w:color w:val="EE0000"/>
          <w:sz w:val="20"/>
          <w:szCs w:val="20"/>
          <w:highlight w:val="yellow"/>
        </w:rPr>
        <w:t>0.40</w:t>
      </w:r>
      <w:r w:rsidR="00113FE1" w:rsidRPr="00B913F3">
        <w:rPr>
          <w:rFonts w:ascii="Times New Roman" w:hAnsi="Times New Roman" w:hint="eastAsia"/>
          <w:color w:val="EE0000"/>
          <w:sz w:val="20"/>
          <w:szCs w:val="20"/>
          <w:highlight w:val="yellow"/>
        </w:rPr>
        <w:t>）</w:t>
      </w:r>
      <w:r w:rsidR="00254AEC">
        <w:rPr>
          <w:rFonts w:ascii="Times New Roman" w:hAnsi="Times New Roman" w:hint="eastAsia"/>
          <w:color w:val="EE0000"/>
          <w:sz w:val="20"/>
          <w:szCs w:val="20"/>
          <w:highlight w:val="yellow"/>
        </w:rPr>
        <w:t>.</w:t>
      </w:r>
      <w:r w:rsidR="00113FE1" w:rsidRPr="00B913F3">
        <w:rPr>
          <w:rFonts w:ascii="Times New Roman" w:hAnsi="Times New Roman" w:hint="eastAsia"/>
          <w:color w:val="EE0000"/>
          <w:sz w:val="20"/>
          <w:szCs w:val="20"/>
          <w:highlight w:val="yellow"/>
        </w:rPr>
        <w:t>特に座位と仰臥位の比較では効果量が大き</w:t>
      </w:r>
      <w:r w:rsidR="00781DDA">
        <w:rPr>
          <w:rFonts w:ascii="Times New Roman" w:hAnsi="Times New Roman" w:hint="eastAsia"/>
          <w:color w:val="EE0000"/>
          <w:sz w:val="20"/>
          <w:szCs w:val="20"/>
          <w:highlight w:val="yellow"/>
        </w:rPr>
        <w:t>いことが確認された</w:t>
      </w:r>
      <w:r w:rsidR="00113FE1" w:rsidRPr="00B913F3">
        <w:rPr>
          <w:rFonts w:ascii="Times New Roman" w:hAnsi="Times New Roman" w:hint="eastAsia"/>
          <w:color w:val="EE0000"/>
          <w:sz w:val="20"/>
          <w:szCs w:val="20"/>
          <w:highlight w:val="yellow"/>
        </w:rPr>
        <w:t>（</w:t>
      </w:r>
      <w:r w:rsidR="00113FE1" w:rsidRPr="00B913F3">
        <w:rPr>
          <w:rFonts w:ascii="Times New Roman" w:hAnsi="Times New Roman"/>
          <w:color w:val="EE0000"/>
          <w:sz w:val="20"/>
          <w:szCs w:val="20"/>
          <w:highlight w:val="yellow"/>
        </w:rPr>
        <w:t>|d| = 0.70</w:t>
      </w:r>
      <w:r w:rsidR="00113FE1" w:rsidRPr="00B913F3">
        <w:rPr>
          <w:rFonts w:ascii="Times New Roman" w:hAnsi="Times New Roman" w:hint="eastAsia"/>
          <w:color w:val="EE0000"/>
          <w:sz w:val="20"/>
          <w:szCs w:val="20"/>
          <w:highlight w:val="yellow"/>
        </w:rPr>
        <w:t>）</w:t>
      </w:r>
      <w:r w:rsidR="00781DDA">
        <w:rPr>
          <w:rFonts w:ascii="Times New Roman" w:hAnsi="Times New Roman"/>
          <w:color w:val="000000" w:themeColor="text1"/>
          <w:sz w:val="20"/>
          <w:szCs w:val="20"/>
        </w:rPr>
        <w:t>.</w:t>
      </w:r>
    </w:p>
    <w:p w14:paraId="4F2753C9" w14:textId="77777777" w:rsidR="00714BB8" w:rsidRDefault="00714BB8" w:rsidP="00714BB8">
      <w:pPr>
        <w:rPr>
          <w:rFonts w:ascii="Times New Roman" w:eastAsia="ＭＳ ゴシック" w:hAnsi="Times New Roman"/>
          <w:b/>
          <w:color w:val="000000" w:themeColor="text1"/>
          <w:sz w:val="20"/>
          <w:szCs w:val="20"/>
        </w:rPr>
      </w:pPr>
    </w:p>
    <w:p w14:paraId="124C7ECC" w14:textId="47679109" w:rsidR="00F46449" w:rsidRPr="00FB1063" w:rsidRDefault="00F46449" w:rsidP="00F46449">
      <w:pPr>
        <w:spacing w:afterLines="100" w:after="291"/>
        <w:rPr>
          <w:rFonts w:ascii="Times New Roman" w:eastAsia="ＭＳ ゴシック" w:hAnsi="Times New Roman"/>
          <w:b/>
          <w:color w:val="000000" w:themeColor="text1"/>
          <w:sz w:val="20"/>
          <w:szCs w:val="20"/>
        </w:rPr>
      </w:pPr>
      <w:r w:rsidRPr="00FB1063">
        <w:rPr>
          <w:rFonts w:ascii="Times New Roman" w:eastAsia="ＭＳ ゴシック" w:hAnsi="Times New Roman"/>
          <w:b/>
          <w:color w:val="000000" w:themeColor="text1"/>
          <w:sz w:val="20"/>
          <w:szCs w:val="20"/>
        </w:rPr>
        <w:t>3-</w:t>
      </w:r>
      <w:r w:rsidR="006737F9" w:rsidRPr="00B913F3">
        <w:rPr>
          <w:rFonts w:ascii="Times New Roman" w:eastAsia="ＭＳ ゴシック" w:hAnsi="Times New Roman"/>
          <w:b/>
          <w:color w:val="000000" w:themeColor="text1"/>
          <w:sz w:val="20"/>
          <w:szCs w:val="20"/>
          <w:highlight w:val="yellow"/>
        </w:rPr>
        <w:t>4</w:t>
      </w:r>
      <w:r w:rsidRPr="00FB1063">
        <w:rPr>
          <w:rFonts w:ascii="Times New Roman" w:eastAsia="ＭＳ ゴシック" w:hAnsi="Times New Roman"/>
          <w:b/>
          <w:color w:val="000000" w:themeColor="text1"/>
          <w:sz w:val="20"/>
          <w:szCs w:val="20"/>
        </w:rPr>
        <w:t xml:space="preserve">. </w:t>
      </w:r>
      <w:r w:rsidR="00AD0E72">
        <w:rPr>
          <w:rFonts w:ascii="Times New Roman" w:eastAsia="ＭＳ ゴシック" w:hAnsi="Times New Roman" w:hint="eastAsia"/>
          <w:b/>
          <w:color w:val="000000" w:themeColor="text1"/>
          <w:sz w:val="20"/>
          <w:szCs w:val="20"/>
        </w:rPr>
        <w:t>考察</w:t>
      </w:r>
    </w:p>
    <w:p w14:paraId="52CEEB3B" w14:textId="545F203F" w:rsidR="002A0183" w:rsidRPr="00B913F3" w:rsidRDefault="00874BD7" w:rsidP="00762CA3">
      <w:pPr>
        <w:rPr>
          <w:rFonts w:ascii="Times New Roman" w:hAnsi="Times New Roman"/>
          <w:color w:val="EE0000"/>
          <w:sz w:val="20"/>
          <w:szCs w:val="20"/>
          <w:highlight w:val="yellow"/>
        </w:rPr>
      </w:pPr>
      <w:r>
        <w:rPr>
          <w:rFonts w:ascii="Times New Roman" w:hAnsi="Times New Roman" w:hint="eastAsia"/>
          <w:color w:val="000000" w:themeColor="text1"/>
          <w:sz w:val="20"/>
          <w:szCs w:val="20"/>
        </w:rPr>
        <w:t xml:space="preserve">　</w:t>
      </w:r>
      <w:r w:rsidR="002A0183" w:rsidRPr="002A0183">
        <w:rPr>
          <w:rFonts w:ascii="Times New Roman" w:hAnsi="Times New Roman" w:hint="eastAsia"/>
          <w:color w:val="000000" w:themeColor="text1"/>
          <w:sz w:val="20"/>
          <w:szCs w:val="20"/>
        </w:rPr>
        <w:t>実験</w:t>
      </w:r>
      <w:r w:rsidR="002A0183" w:rsidRPr="002A0183">
        <w:rPr>
          <w:rFonts w:ascii="Times New Roman" w:hAnsi="Times New Roman" w:hint="eastAsia"/>
          <w:color w:val="000000" w:themeColor="text1"/>
          <w:sz w:val="20"/>
          <w:szCs w:val="20"/>
        </w:rPr>
        <w:t>2</w:t>
      </w:r>
      <w:r w:rsidR="002A0183" w:rsidRPr="002A0183">
        <w:rPr>
          <w:rFonts w:ascii="Times New Roman" w:hAnsi="Times New Roman" w:hint="eastAsia"/>
          <w:color w:val="000000" w:themeColor="text1"/>
          <w:sz w:val="20"/>
          <w:szCs w:val="20"/>
        </w:rPr>
        <w:t>の結果</w:t>
      </w:r>
      <w:r w:rsidR="002A0183" w:rsidRPr="002A0183">
        <w:rPr>
          <w:rFonts w:ascii="Times New Roman" w:hAnsi="Times New Roman" w:hint="eastAsia"/>
          <w:color w:val="000000" w:themeColor="text1"/>
          <w:sz w:val="20"/>
          <w:szCs w:val="20"/>
        </w:rPr>
        <w:t>,</w:t>
      </w:r>
      <w:r w:rsidR="002A0183" w:rsidRPr="002A0183">
        <w:rPr>
          <w:rFonts w:ascii="Times New Roman" w:hAnsi="Times New Roman" w:hint="eastAsia"/>
          <w:color w:val="000000" w:themeColor="text1"/>
          <w:sz w:val="20"/>
          <w:szCs w:val="20"/>
        </w:rPr>
        <w:t>これは</w:t>
      </w:r>
      <w:r w:rsidR="002A0183" w:rsidRPr="002A0183">
        <w:rPr>
          <w:rFonts w:ascii="Times New Roman" w:hAnsi="Times New Roman" w:hint="eastAsia"/>
          <w:color w:val="000000" w:themeColor="text1"/>
          <w:sz w:val="20"/>
          <w:szCs w:val="20"/>
        </w:rPr>
        <w:t>,</w:t>
      </w:r>
      <w:r w:rsidR="002A0183" w:rsidRPr="002A0183">
        <w:rPr>
          <w:rFonts w:ascii="Times New Roman" w:hAnsi="Times New Roman" w:hint="eastAsia"/>
          <w:color w:val="000000" w:themeColor="text1"/>
          <w:sz w:val="20"/>
          <w:szCs w:val="20"/>
        </w:rPr>
        <w:t>仰臥位特有の制約</w:t>
      </w:r>
      <w:r w:rsidR="002A0183" w:rsidRPr="002A0183">
        <w:rPr>
          <w:rFonts w:ascii="Times New Roman" w:hAnsi="Times New Roman" w:hint="eastAsia"/>
          <w:color w:val="000000" w:themeColor="text1"/>
          <w:sz w:val="20"/>
          <w:szCs w:val="20"/>
        </w:rPr>
        <w:t>,</w:t>
      </w:r>
      <w:r w:rsidR="002A0183" w:rsidRPr="002A0183">
        <w:rPr>
          <w:rFonts w:ascii="Times New Roman" w:hAnsi="Times New Roman" w:hint="eastAsia"/>
          <w:color w:val="000000" w:themeColor="text1"/>
          <w:sz w:val="20"/>
          <w:szCs w:val="20"/>
        </w:rPr>
        <w:t>例えば枕による頭部への接触負荷や首の可動域制限などが</w:t>
      </w:r>
      <w:r w:rsidR="002A0183" w:rsidRPr="002A0183">
        <w:rPr>
          <w:rFonts w:ascii="Times New Roman" w:hAnsi="Times New Roman" w:hint="eastAsia"/>
          <w:color w:val="000000" w:themeColor="text1"/>
          <w:sz w:val="20"/>
          <w:szCs w:val="20"/>
        </w:rPr>
        <w:t>,</w:t>
      </w:r>
      <w:r w:rsidR="002A0183" w:rsidRPr="002A0183">
        <w:rPr>
          <w:rFonts w:ascii="Times New Roman" w:hAnsi="Times New Roman" w:hint="eastAsia"/>
          <w:color w:val="000000" w:themeColor="text1"/>
          <w:sz w:val="20"/>
          <w:szCs w:val="20"/>
        </w:rPr>
        <w:t>数十分程度の短期間の習熟のみでは解消困難であることを示唆している</w:t>
      </w:r>
      <w:r w:rsidR="002A0183" w:rsidRPr="002A0183">
        <w:rPr>
          <w:rFonts w:ascii="Times New Roman" w:hAnsi="Times New Roman" w:hint="eastAsia"/>
          <w:color w:val="000000" w:themeColor="text1"/>
          <w:sz w:val="20"/>
          <w:szCs w:val="20"/>
        </w:rPr>
        <w:t>.</w:t>
      </w:r>
      <w:r w:rsidR="002A0183" w:rsidRPr="002A0183">
        <w:rPr>
          <w:rFonts w:ascii="Times New Roman" w:hAnsi="Times New Roman" w:hint="eastAsia"/>
          <w:color w:val="000000" w:themeColor="text1"/>
          <w:sz w:val="20"/>
          <w:szCs w:val="20"/>
        </w:rPr>
        <w:t>ただし</w:t>
      </w:r>
      <w:r w:rsidR="002A0183" w:rsidRPr="002A0183">
        <w:rPr>
          <w:rFonts w:ascii="Times New Roman" w:hAnsi="Times New Roman" w:hint="eastAsia"/>
          <w:color w:val="000000" w:themeColor="text1"/>
          <w:sz w:val="20"/>
          <w:szCs w:val="20"/>
        </w:rPr>
        <w:t>,</w:t>
      </w:r>
      <w:r w:rsidR="002A0183" w:rsidRPr="002A0183">
        <w:rPr>
          <w:rFonts w:ascii="Times New Roman" w:hAnsi="Times New Roman" w:hint="eastAsia"/>
          <w:color w:val="000000" w:themeColor="text1"/>
          <w:sz w:val="20"/>
          <w:szCs w:val="20"/>
        </w:rPr>
        <w:t>最も反応時間が遅延していた下方ターゲットにおいて</w:t>
      </w:r>
      <w:r w:rsidR="002A0183" w:rsidRPr="002A0183">
        <w:rPr>
          <w:rFonts w:ascii="Times New Roman" w:hAnsi="Times New Roman" w:hint="eastAsia"/>
          <w:color w:val="000000" w:themeColor="text1"/>
          <w:sz w:val="20"/>
          <w:szCs w:val="20"/>
        </w:rPr>
        <w:t>,</w:t>
      </w:r>
      <w:r w:rsidR="002A0183" w:rsidRPr="002A0183">
        <w:rPr>
          <w:rFonts w:ascii="Times New Roman" w:hAnsi="Times New Roman" w:hint="eastAsia"/>
          <w:color w:val="000000" w:themeColor="text1"/>
          <w:sz w:val="20"/>
          <w:szCs w:val="20"/>
        </w:rPr>
        <w:t>座位（</w:t>
      </w:r>
      <w:r w:rsidR="002A0183" w:rsidRPr="002A0183">
        <w:rPr>
          <w:rFonts w:ascii="Times New Roman" w:hAnsi="Times New Roman" w:hint="eastAsia"/>
          <w:color w:val="000000" w:themeColor="text1"/>
          <w:sz w:val="20"/>
          <w:szCs w:val="20"/>
        </w:rPr>
        <w:t>1.05 s</w:t>
      </w:r>
      <w:r w:rsidR="002A0183" w:rsidRPr="002A0183">
        <w:rPr>
          <w:rFonts w:ascii="Times New Roman" w:hAnsi="Times New Roman" w:hint="eastAsia"/>
          <w:color w:val="000000" w:themeColor="text1"/>
          <w:sz w:val="20"/>
          <w:szCs w:val="20"/>
        </w:rPr>
        <w:t>）との差は依然として存在するものの（</w:t>
      </w:r>
      <w:r w:rsidR="002A0183" w:rsidRPr="002A0183">
        <w:rPr>
          <w:rFonts w:ascii="Times New Roman" w:hAnsi="Times New Roman" w:hint="eastAsia"/>
          <w:color w:val="000000" w:themeColor="text1"/>
          <w:sz w:val="20"/>
          <w:szCs w:val="20"/>
        </w:rPr>
        <w:t>t</w:t>
      </w:r>
      <w:r w:rsidR="00AF53D1">
        <w:rPr>
          <w:rFonts w:ascii="Times New Roman" w:hAnsi="Times New Roman"/>
          <w:color w:val="000000" w:themeColor="text1"/>
          <w:sz w:val="20"/>
          <w:szCs w:val="20"/>
        </w:rPr>
        <w:t xml:space="preserve"> </w:t>
      </w:r>
      <w:r w:rsidR="002A0183" w:rsidRPr="002A0183">
        <w:rPr>
          <w:rFonts w:ascii="Times New Roman" w:hAnsi="Times New Roman" w:hint="eastAsia"/>
          <w:color w:val="000000" w:themeColor="text1"/>
          <w:sz w:val="20"/>
          <w:szCs w:val="20"/>
        </w:rPr>
        <w:t>=</w:t>
      </w:r>
      <w:r w:rsidR="00AF53D1">
        <w:rPr>
          <w:rFonts w:ascii="Times New Roman" w:hAnsi="Times New Roman"/>
          <w:color w:val="000000" w:themeColor="text1"/>
          <w:sz w:val="20"/>
          <w:szCs w:val="20"/>
        </w:rPr>
        <w:t xml:space="preserve"> </w:t>
      </w:r>
      <w:r w:rsidR="002A0183" w:rsidRPr="002A0183">
        <w:rPr>
          <w:rFonts w:ascii="Times New Roman" w:hAnsi="Times New Roman" w:hint="eastAsia"/>
          <w:color w:val="000000" w:themeColor="text1"/>
          <w:sz w:val="20"/>
          <w:szCs w:val="20"/>
        </w:rPr>
        <w:t>2.434,p</w:t>
      </w:r>
      <w:r w:rsidR="00AF53D1">
        <w:rPr>
          <w:rFonts w:ascii="Times New Roman" w:hAnsi="Times New Roman"/>
          <w:color w:val="000000" w:themeColor="text1"/>
          <w:sz w:val="20"/>
          <w:szCs w:val="20"/>
        </w:rPr>
        <w:t xml:space="preserve"> </w:t>
      </w:r>
      <w:r w:rsidR="002A0183" w:rsidRPr="002A0183">
        <w:rPr>
          <w:rFonts w:ascii="Times New Roman" w:hAnsi="Times New Roman" w:hint="eastAsia"/>
          <w:color w:val="000000" w:themeColor="text1"/>
          <w:sz w:val="20"/>
          <w:szCs w:val="20"/>
        </w:rPr>
        <w:t>=</w:t>
      </w:r>
      <w:r w:rsidR="00AF53D1">
        <w:rPr>
          <w:rFonts w:ascii="Times New Roman" w:hAnsi="Times New Roman"/>
          <w:color w:val="000000" w:themeColor="text1"/>
          <w:sz w:val="20"/>
          <w:szCs w:val="20"/>
        </w:rPr>
        <w:t xml:space="preserve"> </w:t>
      </w:r>
      <w:r w:rsidR="002A0183" w:rsidRPr="002A0183">
        <w:rPr>
          <w:rFonts w:ascii="Times New Roman" w:hAnsi="Times New Roman" w:hint="eastAsia"/>
          <w:color w:val="000000" w:themeColor="text1"/>
          <w:sz w:val="20"/>
          <w:szCs w:val="20"/>
        </w:rPr>
        <w:t>0.017,d</w:t>
      </w:r>
      <w:r w:rsidR="00AF53D1">
        <w:rPr>
          <w:rFonts w:ascii="Times New Roman" w:hAnsi="Times New Roman"/>
          <w:color w:val="000000" w:themeColor="text1"/>
          <w:sz w:val="20"/>
          <w:szCs w:val="20"/>
        </w:rPr>
        <w:t xml:space="preserve"> </w:t>
      </w:r>
      <w:r w:rsidR="002A0183" w:rsidRPr="002A0183">
        <w:rPr>
          <w:rFonts w:ascii="Times New Roman" w:hAnsi="Times New Roman" w:hint="eastAsia"/>
          <w:color w:val="000000" w:themeColor="text1"/>
          <w:sz w:val="20"/>
          <w:szCs w:val="20"/>
        </w:rPr>
        <w:t>=</w:t>
      </w:r>
      <w:r w:rsidR="00AF53D1">
        <w:rPr>
          <w:rFonts w:ascii="Times New Roman" w:hAnsi="Times New Roman"/>
          <w:color w:val="000000" w:themeColor="text1"/>
          <w:sz w:val="20"/>
          <w:szCs w:val="20"/>
        </w:rPr>
        <w:t xml:space="preserve"> </w:t>
      </w:r>
      <w:r w:rsidR="002A0183" w:rsidRPr="002A0183">
        <w:rPr>
          <w:rFonts w:ascii="Times New Roman" w:hAnsi="Times New Roman" w:hint="eastAsia"/>
          <w:color w:val="000000" w:themeColor="text1"/>
          <w:sz w:val="20"/>
          <w:szCs w:val="20"/>
        </w:rPr>
        <w:t>0.477</w:t>
      </w:r>
      <w:r w:rsidR="002A0183" w:rsidRPr="002A0183">
        <w:rPr>
          <w:rFonts w:ascii="Times New Roman" w:hAnsi="Times New Roman" w:hint="eastAsia"/>
          <w:color w:val="000000" w:themeColor="text1"/>
          <w:sz w:val="20"/>
          <w:szCs w:val="20"/>
        </w:rPr>
        <w:t>）</w:t>
      </w:r>
      <w:r w:rsidR="002A0183" w:rsidRPr="002A0183">
        <w:rPr>
          <w:rFonts w:ascii="Times New Roman" w:hAnsi="Times New Roman" w:hint="eastAsia"/>
          <w:color w:val="000000" w:themeColor="text1"/>
          <w:sz w:val="20"/>
          <w:szCs w:val="20"/>
        </w:rPr>
        <w:t>,</w:t>
      </w:r>
      <w:r w:rsidR="002A0183" w:rsidRPr="002A0183">
        <w:rPr>
          <w:rFonts w:ascii="Times New Roman" w:hAnsi="Times New Roman" w:hint="eastAsia"/>
          <w:color w:val="000000" w:themeColor="text1"/>
          <w:sz w:val="20"/>
          <w:szCs w:val="20"/>
        </w:rPr>
        <w:t>セッションを通じて約</w:t>
      </w:r>
      <w:r w:rsidR="002A0183" w:rsidRPr="002A0183">
        <w:rPr>
          <w:rFonts w:ascii="Times New Roman" w:hAnsi="Times New Roman" w:hint="eastAsia"/>
          <w:color w:val="000000" w:themeColor="text1"/>
          <w:sz w:val="20"/>
          <w:szCs w:val="20"/>
        </w:rPr>
        <w:t>0.2 s</w:t>
      </w:r>
      <w:r w:rsidR="002A0183" w:rsidRPr="002A0183">
        <w:rPr>
          <w:rFonts w:ascii="Times New Roman" w:hAnsi="Times New Roman" w:hint="eastAsia"/>
          <w:color w:val="000000" w:themeColor="text1"/>
          <w:sz w:val="20"/>
          <w:szCs w:val="20"/>
        </w:rPr>
        <w:t>の改善傾向が見られ</w:t>
      </w:r>
      <w:r w:rsidR="007809EB">
        <w:rPr>
          <w:rFonts w:ascii="Times New Roman" w:hAnsi="Times New Roman"/>
          <w:color w:val="000000" w:themeColor="text1"/>
          <w:sz w:val="20"/>
          <w:szCs w:val="20"/>
        </w:rPr>
        <w:t>,</w:t>
      </w:r>
      <w:r w:rsidR="007809EB" w:rsidRPr="00B913F3">
        <w:rPr>
          <w:rFonts w:ascii="Times New Roman" w:hAnsi="Times New Roman" w:hint="eastAsia"/>
          <w:color w:val="EE0000"/>
          <w:sz w:val="20"/>
          <w:szCs w:val="20"/>
          <w:highlight w:val="yellow"/>
        </w:rPr>
        <w:t>操作が困難な領域ほど反復試行による改善幅が大きくなる可能性が示唆される</w:t>
      </w:r>
      <w:r w:rsidR="007809EB" w:rsidRPr="00B913F3">
        <w:rPr>
          <w:rFonts w:ascii="Times New Roman" w:hAnsi="Times New Roman"/>
          <w:color w:val="EE0000"/>
          <w:sz w:val="20"/>
          <w:szCs w:val="20"/>
          <w:highlight w:val="yellow"/>
        </w:rPr>
        <w:t>.</w:t>
      </w:r>
      <w:r w:rsidR="00762CA3" w:rsidRPr="00B913F3">
        <w:rPr>
          <w:rFonts w:ascii="Times New Roman" w:hAnsi="Times New Roman" w:hint="eastAsia"/>
          <w:color w:val="EE0000"/>
          <w:sz w:val="20"/>
          <w:szCs w:val="20"/>
          <w:highlight w:val="yellow"/>
        </w:rPr>
        <w:t>また</w:t>
      </w:r>
      <w:r w:rsidR="00762CA3" w:rsidRPr="00B913F3">
        <w:rPr>
          <w:rFonts w:ascii="Times New Roman" w:hAnsi="Times New Roman"/>
          <w:color w:val="EE0000"/>
          <w:sz w:val="20"/>
          <w:szCs w:val="20"/>
          <w:highlight w:val="yellow"/>
        </w:rPr>
        <w:t>,</w:t>
      </w:r>
      <w:r w:rsidR="00762CA3" w:rsidRPr="00B913F3">
        <w:rPr>
          <w:rFonts w:ascii="Times New Roman" w:hAnsi="Times New Roman" w:hint="eastAsia"/>
          <w:color w:val="EE0000"/>
          <w:sz w:val="20"/>
          <w:szCs w:val="20"/>
          <w:highlight w:val="yellow"/>
        </w:rPr>
        <w:t>頭部回転量は背中角度が仰臥位に近づくほど有意に減少しており</w:t>
      </w:r>
      <w:r w:rsidR="00762CA3" w:rsidRPr="00B913F3">
        <w:rPr>
          <w:rFonts w:ascii="Times New Roman" w:hAnsi="Times New Roman"/>
          <w:color w:val="EE0000"/>
          <w:sz w:val="20"/>
          <w:szCs w:val="20"/>
          <w:highlight w:val="yellow"/>
        </w:rPr>
        <w:t>,</w:t>
      </w:r>
      <w:r w:rsidR="00762CA3" w:rsidRPr="00B913F3">
        <w:rPr>
          <w:rFonts w:ascii="Times New Roman" w:hAnsi="Times New Roman" w:hint="eastAsia"/>
          <w:color w:val="EE0000"/>
          <w:sz w:val="20"/>
          <w:szCs w:val="20"/>
          <w:highlight w:val="yellow"/>
        </w:rPr>
        <w:t>仰臥位ではターゲット捕捉を頭部動作ではなく眼球運動によって代替している可能性が考えられる</w:t>
      </w:r>
      <w:r w:rsidR="00762CA3" w:rsidRPr="00B913F3">
        <w:rPr>
          <w:rFonts w:ascii="Times New Roman" w:hAnsi="Times New Roman"/>
          <w:color w:val="EE0000"/>
          <w:sz w:val="20"/>
          <w:szCs w:val="20"/>
          <w:highlight w:val="yellow"/>
        </w:rPr>
        <w:t>.</w:t>
      </w:r>
    </w:p>
    <w:p w14:paraId="4AC8E43C" w14:textId="32152BF3" w:rsidR="00874BD7" w:rsidRDefault="002A0183" w:rsidP="002964DF">
      <w:pPr>
        <w:rPr>
          <w:rFonts w:ascii="Times New Roman" w:hAnsi="Times New Roman"/>
          <w:color w:val="000000" w:themeColor="text1"/>
          <w:sz w:val="20"/>
          <w:szCs w:val="20"/>
        </w:rPr>
      </w:pPr>
      <w:r w:rsidRPr="002A0183">
        <w:rPr>
          <w:rFonts w:ascii="Times New Roman" w:hAnsi="Times New Roman" w:hint="eastAsia"/>
          <w:color w:val="000000" w:themeColor="text1"/>
          <w:sz w:val="20"/>
          <w:szCs w:val="20"/>
        </w:rPr>
        <w:t xml:space="preserve">　以上のことから</w:t>
      </w:r>
      <w:r w:rsidRPr="002A0183">
        <w:rPr>
          <w:rFonts w:ascii="Times New Roman" w:hAnsi="Times New Roman" w:hint="eastAsia"/>
          <w:color w:val="000000" w:themeColor="text1"/>
          <w:sz w:val="20"/>
          <w:szCs w:val="20"/>
        </w:rPr>
        <w:t>,</w:t>
      </w:r>
      <w:r w:rsidRPr="002A0183">
        <w:rPr>
          <w:rFonts w:ascii="Times New Roman" w:hAnsi="Times New Roman" w:hint="eastAsia"/>
          <w:color w:val="000000" w:themeColor="text1"/>
          <w:sz w:val="20"/>
          <w:szCs w:val="20"/>
        </w:rPr>
        <w:t>仰臥位における</w:t>
      </w:r>
      <w:r w:rsidRPr="002A0183">
        <w:rPr>
          <w:rFonts w:ascii="Times New Roman" w:hAnsi="Times New Roman" w:hint="eastAsia"/>
          <w:color w:val="000000" w:themeColor="text1"/>
          <w:sz w:val="20"/>
          <w:szCs w:val="20"/>
        </w:rPr>
        <w:t>VR</w:t>
      </w:r>
      <w:r w:rsidRPr="002A0183">
        <w:rPr>
          <w:rFonts w:ascii="Times New Roman" w:hAnsi="Times New Roman" w:hint="eastAsia"/>
          <w:color w:val="000000" w:themeColor="text1"/>
          <w:sz w:val="20"/>
          <w:szCs w:val="20"/>
        </w:rPr>
        <w:t>操作において</w:t>
      </w:r>
      <w:r w:rsidRPr="002A0183">
        <w:rPr>
          <w:rFonts w:ascii="Times New Roman" w:hAnsi="Times New Roman" w:hint="eastAsia"/>
          <w:color w:val="000000" w:themeColor="text1"/>
          <w:sz w:val="20"/>
          <w:szCs w:val="20"/>
        </w:rPr>
        <w:t>,</w:t>
      </w:r>
      <w:r w:rsidRPr="002A0183">
        <w:rPr>
          <w:rFonts w:ascii="Times New Roman" w:hAnsi="Times New Roman" w:hint="eastAsia"/>
          <w:color w:val="000000" w:themeColor="text1"/>
          <w:sz w:val="20"/>
          <w:szCs w:val="20"/>
        </w:rPr>
        <w:t>短期間の身体的な慣れだけでは座位と同等の操作性を</w:t>
      </w:r>
      <w:r w:rsidR="009E58DF">
        <w:rPr>
          <w:rFonts w:ascii="Times New Roman" w:hAnsi="Times New Roman" w:hint="eastAsia"/>
          <w:color w:val="000000" w:themeColor="text1"/>
          <w:sz w:val="20"/>
          <w:szCs w:val="20"/>
        </w:rPr>
        <w:t>得</w:t>
      </w:r>
      <w:r w:rsidRPr="002A0183">
        <w:rPr>
          <w:rFonts w:ascii="Times New Roman" w:hAnsi="Times New Roman" w:hint="eastAsia"/>
          <w:color w:val="000000" w:themeColor="text1"/>
          <w:sz w:val="20"/>
          <w:szCs w:val="20"/>
        </w:rPr>
        <w:t>ることは困難であると考えられる</w:t>
      </w:r>
      <w:r w:rsidRPr="002A0183">
        <w:rPr>
          <w:rFonts w:ascii="Times New Roman" w:hAnsi="Times New Roman" w:hint="eastAsia"/>
          <w:color w:val="000000" w:themeColor="text1"/>
          <w:sz w:val="20"/>
          <w:szCs w:val="20"/>
        </w:rPr>
        <w:t>.</w:t>
      </w:r>
      <w:r w:rsidRPr="002A0183">
        <w:rPr>
          <w:rFonts w:ascii="Times New Roman" w:hAnsi="Times New Roman" w:hint="eastAsia"/>
          <w:color w:val="000000" w:themeColor="text1"/>
          <w:sz w:val="20"/>
          <w:szCs w:val="20"/>
        </w:rPr>
        <w:t>仰臥位を前提とした</w:t>
      </w:r>
      <w:r w:rsidRPr="002A0183">
        <w:rPr>
          <w:rFonts w:ascii="Times New Roman" w:hAnsi="Times New Roman" w:hint="eastAsia"/>
          <w:color w:val="000000" w:themeColor="text1"/>
          <w:sz w:val="20"/>
          <w:szCs w:val="20"/>
        </w:rPr>
        <w:t>VR</w:t>
      </w:r>
      <w:r w:rsidRPr="002A0183">
        <w:rPr>
          <w:rFonts w:ascii="Times New Roman" w:hAnsi="Times New Roman" w:hint="eastAsia"/>
          <w:color w:val="000000" w:themeColor="text1"/>
          <w:sz w:val="20"/>
          <w:szCs w:val="20"/>
        </w:rPr>
        <w:t>システムにおいては</w:t>
      </w:r>
      <w:r w:rsidRPr="002A0183">
        <w:rPr>
          <w:rFonts w:ascii="Times New Roman" w:hAnsi="Times New Roman" w:hint="eastAsia"/>
          <w:color w:val="000000" w:themeColor="text1"/>
          <w:sz w:val="20"/>
          <w:szCs w:val="20"/>
        </w:rPr>
        <w:t>,</w:t>
      </w:r>
      <w:r w:rsidRPr="002A0183">
        <w:rPr>
          <w:rFonts w:ascii="Times New Roman" w:hAnsi="Times New Roman" w:hint="eastAsia"/>
          <w:color w:val="000000" w:themeColor="text1"/>
          <w:sz w:val="20"/>
          <w:szCs w:val="20"/>
        </w:rPr>
        <w:t>習熟による向上を過度に期待するのではなく</w:t>
      </w:r>
      <w:r w:rsidRPr="002A0183">
        <w:rPr>
          <w:rFonts w:ascii="Times New Roman" w:hAnsi="Times New Roman" w:hint="eastAsia"/>
          <w:color w:val="000000" w:themeColor="text1"/>
          <w:sz w:val="20"/>
          <w:szCs w:val="20"/>
        </w:rPr>
        <w:t>,</w:t>
      </w:r>
      <w:r w:rsidRPr="002A0183">
        <w:rPr>
          <w:rFonts w:ascii="Times New Roman" w:hAnsi="Times New Roman" w:hint="eastAsia"/>
          <w:color w:val="000000" w:themeColor="text1"/>
          <w:sz w:val="20"/>
          <w:szCs w:val="20"/>
        </w:rPr>
        <w:t>大きな頭部動作を必要としない狭い範囲へのコンテンツ配置が求められる</w:t>
      </w:r>
      <w:r w:rsidRPr="002A0183">
        <w:rPr>
          <w:rFonts w:ascii="Times New Roman" w:hAnsi="Times New Roman" w:hint="eastAsia"/>
          <w:color w:val="000000" w:themeColor="text1"/>
          <w:sz w:val="20"/>
          <w:szCs w:val="20"/>
        </w:rPr>
        <w:t>.</w:t>
      </w:r>
      <w:r w:rsidRPr="002A0183">
        <w:rPr>
          <w:rFonts w:ascii="Times New Roman" w:hAnsi="Times New Roman" w:hint="eastAsia"/>
          <w:color w:val="000000" w:themeColor="text1"/>
          <w:sz w:val="20"/>
          <w:szCs w:val="20"/>
        </w:rPr>
        <w:t>特に</w:t>
      </w:r>
      <w:r w:rsidRPr="002A0183">
        <w:rPr>
          <w:rFonts w:ascii="Times New Roman" w:hAnsi="Times New Roman" w:hint="eastAsia"/>
          <w:color w:val="000000" w:themeColor="text1"/>
          <w:sz w:val="20"/>
          <w:szCs w:val="20"/>
        </w:rPr>
        <w:t>,</w:t>
      </w:r>
      <w:r w:rsidR="00454C82">
        <w:rPr>
          <w:rFonts w:ascii="Times New Roman" w:hAnsi="Times New Roman" w:hint="eastAsia"/>
          <w:color w:val="000000" w:themeColor="text1"/>
          <w:sz w:val="20"/>
          <w:szCs w:val="20"/>
        </w:rPr>
        <w:t>実験１</w:t>
      </w:r>
      <w:r w:rsidR="003340AB">
        <w:rPr>
          <w:rFonts w:ascii="Times New Roman" w:hAnsi="Times New Roman" w:hint="eastAsia"/>
          <w:color w:val="000000" w:themeColor="text1"/>
          <w:sz w:val="20"/>
          <w:szCs w:val="20"/>
        </w:rPr>
        <w:t>と</w:t>
      </w:r>
      <w:r w:rsidR="00454C82">
        <w:rPr>
          <w:rFonts w:ascii="Times New Roman" w:hAnsi="Times New Roman" w:hint="eastAsia"/>
          <w:color w:val="000000" w:themeColor="text1"/>
          <w:sz w:val="20"/>
          <w:szCs w:val="20"/>
        </w:rPr>
        <w:t>実験２</w:t>
      </w:r>
      <w:r w:rsidRPr="002A0183">
        <w:rPr>
          <w:rFonts w:ascii="Times New Roman" w:hAnsi="Times New Roman" w:hint="eastAsia"/>
          <w:color w:val="000000" w:themeColor="text1"/>
          <w:sz w:val="20"/>
          <w:szCs w:val="20"/>
        </w:rPr>
        <w:t>で示された通り体位ごとに特有の操作特性や可動域の差異が確認されているため</w:t>
      </w:r>
      <w:r w:rsidRPr="002A0183">
        <w:rPr>
          <w:rFonts w:ascii="Times New Roman" w:hAnsi="Times New Roman" w:hint="eastAsia"/>
          <w:color w:val="000000" w:themeColor="text1"/>
          <w:sz w:val="20"/>
          <w:szCs w:val="20"/>
        </w:rPr>
        <w:t>,</w:t>
      </w:r>
      <w:r w:rsidRPr="002A0183">
        <w:rPr>
          <w:rFonts w:ascii="Times New Roman" w:hAnsi="Times New Roman" w:hint="eastAsia"/>
          <w:color w:val="000000" w:themeColor="text1"/>
          <w:sz w:val="20"/>
          <w:szCs w:val="20"/>
        </w:rPr>
        <w:t>体位条件に最適化された動的な</w:t>
      </w:r>
      <w:r w:rsidRPr="002A0183">
        <w:rPr>
          <w:rFonts w:ascii="Times New Roman" w:hAnsi="Times New Roman" w:hint="eastAsia"/>
          <w:color w:val="000000" w:themeColor="text1"/>
          <w:sz w:val="20"/>
          <w:szCs w:val="20"/>
        </w:rPr>
        <w:t>UI</w:t>
      </w:r>
      <w:r w:rsidRPr="002A0183">
        <w:rPr>
          <w:rFonts w:ascii="Times New Roman" w:hAnsi="Times New Roman" w:hint="eastAsia"/>
          <w:color w:val="000000" w:themeColor="text1"/>
          <w:sz w:val="20"/>
          <w:szCs w:val="20"/>
        </w:rPr>
        <w:t>配置の変更などの配慮が不可欠である</w:t>
      </w:r>
      <w:r w:rsidRPr="002A0183">
        <w:rPr>
          <w:rFonts w:ascii="Times New Roman" w:hAnsi="Times New Roman" w:hint="eastAsia"/>
          <w:color w:val="000000" w:themeColor="text1"/>
          <w:sz w:val="20"/>
          <w:szCs w:val="20"/>
        </w:rPr>
        <w:t>.</w:t>
      </w:r>
      <w:r w:rsidRPr="002A0183">
        <w:rPr>
          <w:rFonts w:ascii="Times New Roman" w:hAnsi="Times New Roman" w:hint="eastAsia"/>
          <w:color w:val="000000" w:themeColor="text1"/>
          <w:sz w:val="20"/>
          <w:szCs w:val="20"/>
        </w:rPr>
        <w:t>また</w:t>
      </w:r>
      <w:r w:rsidRPr="002A0183">
        <w:rPr>
          <w:rFonts w:ascii="Times New Roman" w:hAnsi="Times New Roman" w:hint="eastAsia"/>
          <w:color w:val="000000" w:themeColor="text1"/>
          <w:sz w:val="20"/>
          <w:szCs w:val="20"/>
        </w:rPr>
        <w:t>,</w:t>
      </w:r>
      <w:r w:rsidRPr="002A0183">
        <w:rPr>
          <w:rFonts w:ascii="Times New Roman" w:hAnsi="Times New Roman" w:hint="eastAsia"/>
          <w:color w:val="000000" w:themeColor="text1"/>
          <w:sz w:val="20"/>
          <w:szCs w:val="20"/>
        </w:rPr>
        <w:t>下方視野などの物理的制限が強い領域については</w:t>
      </w:r>
      <w:r w:rsidRPr="002A0183">
        <w:rPr>
          <w:rFonts w:ascii="Times New Roman" w:hAnsi="Times New Roman" w:hint="eastAsia"/>
          <w:color w:val="000000" w:themeColor="text1"/>
          <w:sz w:val="20"/>
          <w:szCs w:val="20"/>
        </w:rPr>
        <w:t>,</w:t>
      </w:r>
      <w:r w:rsidRPr="002A0183">
        <w:rPr>
          <w:rFonts w:ascii="Times New Roman" w:hAnsi="Times New Roman" w:hint="eastAsia"/>
          <w:color w:val="000000" w:themeColor="text1"/>
          <w:sz w:val="20"/>
          <w:szCs w:val="20"/>
        </w:rPr>
        <w:t>眼球運動を活かしたアイトラッキングによるポインティング補完などの導入が</w:t>
      </w:r>
      <w:r w:rsidRPr="002A0183">
        <w:rPr>
          <w:rFonts w:ascii="Times New Roman" w:hAnsi="Times New Roman" w:hint="eastAsia"/>
          <w:color w:val="000000" w:themeColor="text1"/>
          <w:sz w:val="20"/>
          <w:szCs w:val="20"/>
        </w:rPr>
        <w:t>,</w:t>
      </w:r>
      <w:r w:rsidRPr="002A0183">
        <w:rPr>
          <w:rFonts w:ascii="Times New Roman" w:hAnsi="Times New Roman" w:hint="eastAsia"/>
          <w:color w:val="000000" w:themeColor="text1"/>
          <w:sz w:val="20"/>
          <w:szCs w:val="20"/>
        </w:rPr>
        <w:t>身体的負荷の軽減と操作性の向上を両立させるための有効なアプローチになると考えられる</w:t>
      </w:r>
      <w:r w:rsidRPr="002A0183">
        <w:rPr>
          <w:rFonts w:ascii="Times New Roman" w:hAnsi="Times New Roman" w:hint="eastAsia"/>
          <w:color w:val="000000" w:themeColor="text1"/>
          <w:sz w:val="20"/>
          <w:szCs w:val="20"/>
        </w:rPr>
        <w:t>.</w:t>
      </w:r>
    </w:p>
    <w:p w14:paraId="7D92D50C" w14:textId="23B9ADF8" w:rsidR="00F46449" w:rsidRPr="00FB1063" w:rsidRDefault="00F46449" w:rsidP="008462F6">
      <w:pPr>
        <w:ind w:firstLineChars="100" w:firstLine="195"/>
        <w:rPr>
          <w:rFonts w:ascii="Times New Roman" w:hAnsi="Times New Roman"/>
          <w:color w:val="000000" w:themeColor="text1"/>
          <w:sz w:val="20"/>
          <w:szCs w:val="20"/>
        </w:rPr>
      </w:pPr>
    </w:p>
    <w:p w14:paraId="38769439" w14:textId="217CE4DE" w:rsidR="00E6143F" w:rsidRPr="00FB1063" w:rsidRDefault="00E6143F" w:rsidP="00951CAF">
      <w:pPr>
        <w:spacing w:afterLines="100" w:after="291"/>
        <w:rPr>
          <w:rFonts w:ascii="Times New Roman" w:eastAsia="ＭＳ ゴシック" w:hAnsi="Times New Roman"/>
          <w:b/>
          <w:color w:val="000000" w:themeColor="text1"/>
          <w:sz w:val="22"/>
          <w:szCs w:val="22"/>
        </w:rPr>
      </w:pPr>
      <w:r w:rsidRPr="00FB1063">
        <w:rPr>
          <w:b/>
          <w:color w:val="000000" w:themeColor="text1"/>
          <w:sz w:val="22"/>
          <w:szCs w:val="22"/>
        </w:rPr>
        <w:t>4</w:t>
      </w:r>
      <w:r w:rsidRPr="00FB1063">
        <w:rPr>
          <w:rFonts w:ascii="Times New Roman" w:hAnsi="Times New Roman"/>
          <w:b/>
          <w:color w:val="000000" w:themeColor="text1"/>
          <w:sz w:val="22"/>
          <w:szCs w:val="22"/>
        </w:rPr>
        <w:t xml:space="preserve">. </w:t>
      </w:r>
      <w:r w:rsidR="00222AC1" w:rsidRPr="00B913F3">
        <w:rPr>
          <w:rFonts w:asciiTheme="majorEastAsia" w:eastAsiaTheme="majorEastAsia" w:hAnsiTheme="majorEastAsia"/>
          <w:b/>
          <w:color w:val="EE0000"/>
          <w:sz w:val="22"/>
          <w:szCs w:val="22"/>
          <w:highlight w:val="yellow"/>
        </w:rPr>
        <w:t>仰臥位VR操作に関する設計上の示唆</w:t>
      </w:r>
    </w:p>
    <w:p w14:paraId="382122A1" w14:textId="55397A24" w:rsidR="003B4449" w:rsidRPr="00FB1063" w:rsidRDefault="003B4449" w:rsidP="00951CAF">
      <w:pPr>
        <w:spacing w:afterLines="100" w:after="291"/>
        <w:rPr>
          <w:rFonts w:ascii="Times New Roman" w:eastAsia="ＭＳ ゴシック" w:hAnsi="Times New Roman"/>
          <w:b/>
          <w:color w:val="000000" w:themeColor="text1"/>
          <w:sz w:val="20"/>
          <w:szCs w:val="20"/>
        </w:rPr>
      </w:pPr>
      <w:r w:rsidRPr="00FB1063">
        <w:rPr>
          <w:rFonts w:ascii="Times New Roman" w:eastAsia="ＭＳ ゴシック" w:hAnsi="Times New Roman"/>
          <w:b/>
          <w:color w:val="000000" w:themeColor="text1"/>
          <w:sz w:val="20"/>
          <w:szCs w:val="20"/>
        </w:rPr>
        <w:t xml:space="preserve">4-1. </w:t>
      </w:r>
      <w:r w:rsidR="00222AC1" w:rsidRPr="00B913F3">
        <w:rPr>
          <w:rFonts w:ascii="Times New Roman" w:eastAsia="ＭＳ ゴシック" w:hAnsi="Times New Roman" w:hint="eastAsia"/>
          <w:b/>
          <w:color w:val="EE0000"/>
          <w:sz w:val="20"/>
          <w:szCs w:val="20"/>
          <w:highlight w:val="yellow"/>
        </w:rPr>
        <w:t>本章のスコープと位置づけ</w:t>
      </w:r>
    </w:p>
    <w:p w14:paraId="3306F695" w14:textId="6526B369" w:rsidR="00A36430" w:rsidRPr="00A36430" w:rsidRDefault="00A45246" w:rsidP="00A45246">
      <w:pPr>
        <w:ind w:firstLineChars="100" w:firstLine="195"/>
        <w:rPr>
          <w:rFonts w:ascii="Times New Roman" w:hAnsi="Times New Roman"/>
          <w:color w:val="000000" w:themeColor="text1"/>
          <w:sz w:val="20"/>
          <w:szCs w:val="20"/>
        </w:rPr>
      </w:pPr>
      <w:r w:rsidRPr="00A45246">
        <w:rPr>
          <w:rFonts w:ascii="Times New Roman" w:hAnsi="Times New Roman" w:hint="eastAsia"/>
          <w:color w:val="000000" w:themeColor="text1"/>
          <w:sz w:val="20"/>
          <w:szCs w:val="20"/>
        </w:rPr>
        <w:t>本章では</w:t>
      </w:r>
      <w:r w:rsidR="00A07207">
        <w:rPr>
          <w:rFonts w:ascii="Times New Roman" w:hAnsi="Times New Roman" w:hint="eastAsia"/>
          <w:color w:val="000000" w:themeColor="text1"/>
          <w:sz w:val="20"/>
          <w:szCs w:val="20"/>
        </w:rPr>
        <w:t>,</w:t>
      </w:r>
      <w:r w:rsidRPr="00A45246">
        <w:rPr>
          <w:rFonts w:ascii="Times New Roman" w:hAnsi="Times New Roman" w:hint="eastAsia"/>
          <w:color w:val="000000" w:themeColor="text1"/>
          <w:sz w:val="20"/>
          <w:szCs w:val="20"/>
        </w:rPr>
        <w:t>実験</w:t>
      </w:r>
      <w:r w:rsidRPr="00A45246">
        <w:rPr>
          <w:rFonts w:ascii="Times New Roman" w:hAnsi="Times New Roman" w:hint="eastAsia"/>
          <w:color w:val="000000" w:themeColor="text1"/>
          <w:sz w:val="20"/>
          <w:szCs w:val="20"/>
        </w:rPr>
        <w:t>1</w:t>
      </w:r>
      <w:r w:rsidRPr="00A45246">
        <w:rPr>
          <w:rFonts w:ascii="Times New Roman" w:hAnsi="Times New Roman" w:hint="eastAsia"/>
          <w:color w:val="000000" w:themeColor="text1"/>
          <w:sz w:val="20"/>
          <w:szCs w:val="20"/>
        </w:rPr>
        <w:t>と実験</w:t>
      </w:r>
      <w:r w:rsidRPr="00A45246">
        <w:rPr>
          <w:rFonts w:ascii="Times New Roman" w:hAnsi="Times New Roman" w:hint="eastAsia"/>
          <w:color w:val="000000" w:themeColor="text1"/>
          <w:sz w:val="20"/>
          <w:szCs w:val="20"/>
        </w:rPr>
        <w:t>2</w:t>
      </w:r>
      <w:r w:rsidRPr="00A45246">
        <w:rPr>
          <w:rFonts w:ascii="Times New Roman" w:hAnsi="Times New Roman" w:hint="eastAsia"/>
          <w:color w:val="000000" w:themeColor="text1"/>
          <w:sz w:val="20"/>
          <w:szCs w:val="20"/>
        </w:rPr>
        <w:t>を通じて得られたインタラクション特性に基づき</w:t>
      </w:r>
      <w:r w:rsidR="00A07207">
        <w:rPr>
          <w:rFonts w:ascii="Times New Roman" w:hAnsi="Times New Roman" w:hint="eastAsia"/>
          <w:color w:val="000000" w:themeColor="text1"/>
          <w:sz w:val="20"/>
          <w:szCs w:val="20"/>
        </w:rPr>
        <w:t>,</w:t>
      </w:r>
      <w:r w:rsidR="00885DAC" w:rsidRPr="00885DAC">
        <w:rPr>
          <w:rFonts w:ascii="Times New Roman" w:hAnsi="Times New Roman"/>
          <w:color w:val="000000" w:themeColor="text1"/>
          <w:sz w:val="20"/>
          <w:szCs w:val="20"/>
        </w:rPr>
        <w:t>設計者および利用者向けの</w:t>
      </w:r>
      <w:r w:rsidR="00222AC1" w:rsidRPr="00B913F3">
        <w:rPr>
          <w:rFonts w:ascii="Times New Roman" w:hAnsi="Times New Roman" w:hint="eastAsia"/>
          <w:color w:val="EE0000"/>
          <w:sz w:val="20"/>
          <w:szCs w:val="20"/>
          <w:highlight w:val="yellow"/>
        </w:rPr>
        <w:t>設計上の示唆</w:t>
      </w:r>
      <w:r w:rsidR="00885DAC" w:rsidRPr="00885DAC">
        <w:rPr>
          <w:rFonts w:ascii="Times New Roman" w:hAnsi="Times New Roman"/>
          <w:color w:val="000000" w:themeColor="text1"/>
          <w:sz w:val="20"/>
          <w:szCs w:val="20"/>
        </w:rPr>
        <w:t>を提示する</w:t>
      </w:r>
      <w:r w:rsidR="00A07207">
        <w:rPr>
          <w:rFonts w:ascii="Times New Roman" w:hAnsi="Times New Roman"/>
          <w:color w:val="000000" w:themeColor="text1"/>
          <w:sz w:val="20"/>
          <w:szCs w:val="20"/>
        </w:rPr>
        <w:t>.</w:t>
      </w:r>
      <w:r w:rsidR="00BA7A68" w:rsidRPr="00B913F3">
        <w:rPr>
          <w:rFonts w:ascii="Times New Roman" w:hAnsi="Times New Roman" w:hint="eastAsia"/>
          <w:color w:val="EE0000"/>
          <w:sz w:val="20"/>
          <w:szCs w:val="20"/>
          <w:highlight w:val="yellow"/>
        </w:rPr>
        <w:t>ここで示す内容は</w:t>
      </w:r>
      <w:r w:rsidR="00A07207">
        <w:rPr>
          <w:rFonts w:ascii="Times New Roman" w:hAnsi="Times New Roman" w:hint="eastAsia"/>
          <w:color w:val="000000" w:themeColor="text1"/>
          <w:sz w:val="20"/>
          <w:szCs w:val="20"/>
        </w:rPr>
        <w:t>,</w:t>
      </w:r>
      <w:r w:rsidR="00146144">
        <w:rPr>
          <w:rFonts w:ascii="Times New Roman" w:hAnsi="Times New Roman" w:hint="eastAsia"/>
          <w:color w:val="000000" w:themeColor="text1"/>
          <w:sz w:val="20"/>
          <w:szCs w:val="20"/>
        </w:rPr>
        <w:t>座位や立位とは</w:t>
      </w:r>
      <w:r w:rsidRPr="00A45246">
        <w:rPr>
          <w:rFonts w:ascii="Times New Roman" w:hAnsi="Times New Roman" w:hint="eastAsia"/>
          <w:color w:val="000000" w:themeColor="text1"/>
          <w:sz w:val="20"/>
          <w:szCs w:val="20"/>
        </w:rPr>
        <w:t>背中角度</w:t>
      </w:r>
      <w:r w:rsidR="00146144">
        <w:rPr>
          <w:rFonts w:ascii="Times New Roman" w:hAnsi="Times New Roman" w:hint="eastAsia"/>
          <w:color w:val="000000" w:themeColor="text1"/>
          <w:sz w:val="20"/>
          <w:szCs w:val="20"/>
        </w:rPr>
        <w:t>が</w:t>
      </w:r>
      <w:r w:rsidRPr="00A45246">
        <w:rPr>
          <w:rFonts w:ascii="Times New Roman" w:hAnsi="Times New Roman" w:hint="eastAsia"/>
          <w:color w:val="000000" w:themeColor="text1"/>
          <w:sz w:val="20"/>
          <w:szCs w:val="20"/>
        </w:rPr>
        <w:t>異なる</w:t>
      </w:r>
      <w:r w:rsidR="00937607">
        <w:rPr>
          <w:rFonts w:ascii="Times New Roman" w:hAnsi="Times New Roman" w:hint="eastAsia"/>
          <w:color w:val="000000" w:themeColor="text1"/>
          <w:sz w:val="20"/>
          <w:szCs w:val="20"/>
        </w:rPr>
        <w:t>仰臥位</w:t>
      </w:r>
      <w:r w:rsidRPr="00A45246">
        <w:rPr>
          <w:rFonts w:ascii="Times New Roman" w:hAnsi="Times New Roman" w:hint="eastAsia"/>
          <w:color w:val="000000" w:themeColor="text1"/>
          <w:sz w:val="20"/>
          <w:szCs w:val="20"/>
        </w:rPr>
        <w:t>姿勢において</w:t>
      </w:r>
      <w:r w:rsidRPr="00A45246">
        <w:rPr>
          <w:rFonts w:ascii="Times New Roman" w:hAnsi="Times New Roman" w:hint="eastAsia"/>
          <w:color w:val="000000" w:themeColor="text1"/>
          <w:sz w:val="20"/>
          <w:szCs w:val="20"/>
        </w:rPr>
        <w:t>HMD</w:t>
      </w:r>
      <w:r w:rsidRPr="00A45246">
        <w:rPr>
          <w:rFonts w:ascii="Times New Roman" w:hAnsi="Times New Roman" w:hint="eastAsia"/>
          <w:color w:val="000000" w:themeColor="text1"/>
          <w:sz w:val="20"/>
          <w:szCs w:val="20"/>
        </w:rPr>
        <w:t>を用いて静的な指向操作を行う際の配慮事項を対象とする</w:t>
      </w:r>
      <w:r w:rsidR="00A07207">
        <w:rPr>
          <w:rFonts w:ascii="Times New Roman" w:hAnsi="Times New Roman" w:hint="eastAsia"/>
          <w:color w:val="000000" w:themeColor="text1"/>
          <w:sz w:val="20"/>
          <w:szCs w:val="20"/>
        </w:rPr>
        <w:t>.</w:t>
      </w:r>
      <w:r w:rsidRPr="00A45246">
        <w:rPr>
          <w:rFonts w:ascii="Times New Roman" w:hAnsi="Times New Roman" w:hint="eastAsia"/>
          <w:color w:val="000000" w:themeColor="text1"/>
          <w:sz w:val="20"/>
          <w:szCs w:val="20"/>
        </w:rPr>
        <w:t>具体的には</w:t>
      </w:r>
      <w:r w:rsidR="00A07207">
        <w:rPr>
          <w:rFonts w:ascii="Times New Roman" w:hAnsi="Times New Roman" w:hint="eastAsia"/>
          <w:color w:val="000000" w:themeColor="text1"/>
          <w:sz w:val="20"/>
          <w:szCs w:val="20"/>
        </w:rPr>
        <w:t>,</w:t>
      </w:r>
      <w:r w:rsidRPr="00A45246">
        <w:rPr>
          <w:rFonts w:ascii="Times New Roman" w:hAnsi="Times New Roman" w:hint="eastAsia"/>
          <w:color w:val="000000" w:themeColor="text1"/>
          <w:sz w:val="20"/>
          <w:szCs w:val="20"/>
        </w:rPr>
        <w:t>操作性・快適性・安全性の</w:t>
      </w:r>
      <w:r w:rsidRPr="00A45246">
        <w:rPr>
          <w:rFonts w:ascii="Times New Roman" w:hAnsi="Times New Roman" w:hint="eastAsia"/>
          <w:color w:val="000000" w:themeColor="text1"/>
          <w:sz w:val="20"/>
          <w:szCs w:val="20"/>
        </w:rPr>
        <w:t>3</w:t>
      </w:r>
      <w:r w:rsidRPr="00A45246">
        <w:rPr>
          <w:rFonts w:ascii="Times New Roman" w:hAnsi="Times New Roman" w:hint="eastAsia"/>
          <w:color w:val="000000" w:themeColor="text1"/>
          <w:sz w:val="20"/>
          <w:szCs w:val="20"/>
        </w:rPr>
        <w:t>つの観点から検討を行う</w:t>
      </w:r>
      <w:r w:rsidR="00A07207">
        <w:rPr>
          <w:rFonts w:ascii="Times New Roman" w:hAnsi="Times New Roman" w:hint="eastAsia"/>
          <w:color w:val="000000" w:themeColor="text1"/>
          <w:sz w:val="20"/>
          <w:szCs w:val="20"/>
        </w:rPr>
        <w:t>.</w:t>
      </w:r>
      <w:r w:rsidRPr="00A45246">
        <w:rPr>
          <w:rFonts w:ascii="Times New Roman" w:hAnsi="Times New Roman" w:hint="eastAsia"/>
          <w:color w:val="000000" w:themeColor="text1"/>
          <w:sz w:val="20"/>
          <w:szCs w:val="20"/>
        </w:rPr>
        <w:t>なお</w:t>
      </w:r>
      <w:r w:rsidR="00A07207">
        <w:rPr>
          <w:rFonts w:ascii="Times New Roman" w:hAnsi="Times New Roman" w:hint="eastAsia"/>
          <w:color w:val="000000" w:themeColor="text1"/>
          <w:sz w:val="20"/>
          <w:szCs w:val="20"/>
        </w:rPr>
        <w:t>,</w:t>
      </w:r>
      <w:r w:rsidRPr="00A45246">
        <w:rPr>
          <w:rFonts w:ascii="Times New Roman" w:hAnsi="Times New Roman" w:hint="eastAsia"/>
          <w:color w:val="000000" w:themeColor="text1"/>
          <w:sz w:val="20"/>
          <w:szCs w:val="20"/>
        </w:rPr>
        <w:t>本ガイドラインは</w:t>
      </w:r>
      <w:r w:rsidR="00A07207">
        <w:rPr>
          <w:rFonts w:ascii="Times New Roman" w:hAnsi="Times New Roman" w:hint="eastAsia"/>
          <w:color w:val="000000" w:themeColor="text1"/>
          <w:sz w:val="20"/>
          <w:szCs w:val="20"/>
        </w:rPr>
        <w:t>,</w:t>
      </w:r>
      <w:r w:rsidRPr="00A45246">
        <w:rPr>
          <w:rFonts w:ascii="Times New Roman" w:hAnsi="Times New Roman" w:hint="eastAsia"/>
          <w:color w:val="000000" w:themeColor="text1"/>
          <w:sz w:val="20"/>
          <w:szCs w:val="20"/>
        </w:rPr>
        <w:t>ISO 9241-820</w:t>
      </w:r>
      <w:r w:rsidRPr="00A45246">
        <w:rPr>
          <w:rFonts w:ascii="Times New Roman" w:hAnsi="Times New Roman" w:hint="eastAsia"/>
          <w:color w:val="000000" w:themeColor="text1"/>
          <w:sz w:val="20"/>
          <w:szCs w:val="20"/>
        </w:rPr>
        <w:t>（没入型環境における人間工学的ガイダンス）の第</w:t>
      </w:r>
      <w:r w:rsidRPr="00A45246">
        <w:rPr>
          <w:rFonts w:ascii="Times New Roman" w:hAnsi="Times New Roman" w:hint="eastAsia"/>
          <w:color w:val="000000" w:themeColor="text1"/>
          <w:sz w:val="20"/>
          <w:szCs w:val="20"/>
        </w:rPr>
        <w:t>6</w:t>
      </w:r>
      <w:r w:rsidRPr="00A45246">
        <w:rPr>
          <w:rFonts w:ascii="Times New Roman" w:hAnsi="Times New Roman" w:hint="eastAsia"/>
          <w:color w:val="000000" w:themeColor="text1"/>
          <w:sz w:val="20"/>
          <w:szCs w:val="20"/>
        </w:rPr>
        <w:t>章「仮想現実または複合現実におけるユーザーの関与」</w:t>
      </w:r>
      <w:r w:rsidR="00AC7366" w:rsidRPr="00B913F3">
        <w:rPr>
          <w:rFonts w:ascii="Times New Roman" w:hAnsi="Times New Roman"/>
          <w:color w:val="EE0000"/>
          <w:sz w:val="20"/>
          <w:szCs w:val="20"/>
          <w:highlight w:val="yellow"/>
          <w:vertAlign w:val="superscript"/>
        </w:rPr>
        <w:t>5</w:t>
      </w:r>
      <w:r w:rsidR="00685328">
        <w:rPr>
          <w:rFonts w:ascii="Times New Roman" w:hAnsi="Times New Roman"/>
          <w:color w:val="000000" w:themeColor="text1"/>
          <w:sz w:val="20"/>
          <w:szCs w:val="20"/>
          <w:vertAlign w:val="superscript"/>
        </w:rPr>
        <w:t>)</w:t>
      </w:r>
      <w:r w:rsidR="00FA2940">
        <w:rPr>
          <w:rFonts w:ascii="Times New Roman" w:hAnsi="Times New Roman" w:hint="eastAsia"/>
          <w:color w:val="EE0000"/>
          <w:sz w:val="20"/>
          <w:szCs w:val="20"/>
          <w:highlight w:val="yellow"/>
        </w:rPr>
        <w:t>との整合性を</w:t>
      </w:r>
      <w:r w:rsidR="007F1AB2" w:rsidRPr="00B913F3">
        <w:rPr>
          <w:rFonts w:ascii="Times New Roman" w:hAnsi="Times New Roman" w:hint="eastAsia"/>
          <w:color w:val="EE0000"/>
          <w:sz w:val="20"/>
          <w:szCs w:val="20"/>
          <w:highlight w:val="yellow"/>
        </w:rPr>
        <w:t>踏まえつつ，仰臥位特有の条件に関する補足的知見として位置づける．</w:t>
      </w:r>
      <w:r w:rsidR="00DE0ABC" w:rsidRPr="00B913F3">
        <w:rPr>
          <w:rFonts w:ascii="Times New Roman" w:hAnsi="Times New Roman" w:hint="eastAsia"/>
          <w:color w:val="EE0000"/>
          <w:sz w:val="20"/>
          <w:szCs w:val="20"/>
          <w:highlight w:val="yellow"/>
        </w:rPr>
        <w:t>先行研究において，</w:t>
      </w:r>
      <w:r w:rsidR="0000386D" w:rsidRPr="00B913F3">
        <w:rPr>
          <w:rFonts w:ascii="Times New Roman" w:hAnsi="Times New Roman"/>
          <w:color w:val="EE0000"/>
          <w:sz w:val="20"/>
          <w:szCs w:val="20"/>
          <w:highlight w:val="yellow"/>
        </w:rPr>
        <w:t>VR</w:t>
      </w:r>
      <w:r w:rsidR="0000386D" w:rsidRPr="00B913F3">
        <w:rPr>
          <w:rFonts w:ascii="Times New Roman" w:hAnsi="Times New Roman" w:hint="eastAsia"/>
          <w:color w:val="EE0000"/>
          <w:sz w:val="20"/>
          <w:szCs w:val="20"/>
          <w:highlight w:val="yellow"/>
        </w:rPr>
        <w:t>体験における不快感の一要素である</w:t>
      </w:r>
      <w:r w:rsidR="0000386D" w:rsidRPr="00B913F3">
        <w:rPr>
          <w:rFonts w:ascii="Times New Roman" w:hAnsi="Times New Roman"/>
          <w:color w:val="EE0000"/>
          <w:sz w:val="20"/>
          <w:szCs w:val="20"/>
          <w:highlight w:val="yellow"/>
        </w:rPr>
        <w:t>VR</w:t>
      </w:r>
      <w:r w:rsidR="0000386D" w:rsidRPr="00B913F3">
        <w:rPr>
          <w:rFonts w:ascii="Times New Roman" w:hAnsi="Times New Roman" w:hint="eastAsia"/>
          <w:color w:val="EE0000"/>
          <w:sz w:val="20"/>
          <w:szCs w:val="20"/>
          <w:highlight w:val="yellow"/>
        </w:rPr>
        <w:t>酔い</w:t>
      </w:r>
      <w:r w:rsidR="00DE0ABC" w:rsidRPr="00B913F3">
        <w:rPr>
          <w:rFonts w:ascii="Times New Roman" w:hAnsi="Times New Roman" w:hint="eastAsia"/>
          <w:color w:val="EE0000"/>
          <w:sz w:val="20"/>
          <w:szCs w:val="20"/>
          <w:highlight w:val="yellow"/>
        </w:rPr>
        <w:t>の困難さは身体特性とデバイス設計の不適合に起因することが指摘されている（</w:t>
      </w:r>
      <w:r w:rsidR="00DE0ABC" w:rsidRPr="00B913F3">
        <w:rPr>
          <w:rFonts w:ascii="Times New Roman" w:hAnsi="Times New Roman"/>
          <w:color w:val="EE0000"/>
          <w:sz w:val="20"/>
          <w:szCs w:val="20"/>
          <w:highlight w:val="yellow"/>
        </w:rPr>
        <w:t>Stanney et al., 2020</w:t>
      </w:r>
      <w:r w:rsidR="00DE0ABC" w:rsidRPr="00B913F3">
        <w:rPr>
          <w:rFonts w:ascii="Times New Roman" w:hAnsi="Times New Roman" w:hint="eastAsia"/>
          <w:color w:val="EE0000"/>
          <w:sz w:val="20"/>
          <w:szCs w:val="20"/>
          <w:highlight w:val="yellow"/>
        </w:rPr>
        <w:t>）</w:t>
      </w:r>
      <w:r w:rsidR="00422CA9">
        <w:rPr>
          <w:rFonts w:ascii="Times New Roman" w:hAnsi="Times New Roman"/>
          <w:color w:val="EE0000"/>
          <w:sz w:val="20"/>
          <w:szCs w:val="20"/>
          <w:highlight w:val="yellow"/>
          <w:vertAlign w:val="superscript"/>
        </w:rPr>
        <w:t>1</w:t>
      </w:r>
      <w:r w:rsidR="005D0F6E">
        <w:rPr>
          <w:rFonts w:ascii="Times New Roman" w:hAnsi="Times New Roman"/>
          <w:color w:val="EE0000"/>
          <w:sz w:val="20"/>
          <w:szCs w:val="20"/>
          <w:highlight w:val="yellow"/>
          <w:vertAlign w:val="superscript"/>
        </w:rPr>
        <w:t>1</w:t>
      </w:r>
      <w:r w:rsidR="00422CA9">
        <w:rPr>
          <w:rFonts w:ascii="Times New Roman" w:hAnsi="Times New Roman"/>
          <w:color w:val="EE0000"/>
          <w:sz w:val="20"/>
          <w:szCs w:val="20"/>
          <w:highlight w:val="yellow"/>
          <w:vertAlign w:val="superscript"/>
        </w:rPr>
        <w:t>)</w:t>
      </w:r>
      <w:r w:rsidR="00DE0ABC" w:rsidRPr="00B913F3">
        <w:rPr>
          <w:rFonts w:ascii="Times New Roman" w:hAnsi="Times New Roman" w:hint="eastAsia"/>
          <w:color w:val="EE0000"/>
          <w:sz w:val="20"/>
          <w:szCs w:val="20"/>
          <w:highlight w:val="yellow"/>
        </w:rPr>
        <w:t>．本研究の結果もこれと整合しており，背中角度という姿勢条件を考慮した</w:t>
      </w:r>
      <w:r w:rsidR="00DE0ABC" w:rsidRPr="00B913F3">
        <w:rPr>
          <w:rFonts w:ascii="Times New Roman" w:hAnsi="Times New Roman"/>
          <w:color w:val="EE0000"/>
          <w:sz w:val="20"/>
          <w:szCs w:val="20"/>
          <w:highlight w:val="yellow"/>
        </w:rPr>
        <w:t>VR</w:t>
      </w:r>
      <w:r w:rsidR="00DE0ABC" w:rsidRPr="00B913F3">
        <w:rPr>
          <w:rFonts w:ascii="Times New Roman" w:hAnsi="Times New Roman" w:hint="eastAsia"/>
          <w:color w:val="EE0000"/>
          <w:sz w:val="20"/>
          <w:szCs w:val="20"/>
          <w:highlight w:val="yellow"/>
        </w:rPr>
        <w:t>インターフェイス設計の必要性を示唆するものである．</w:t>
      </w:r>
    </w:p>
    <w:p w14:paraId="6B0ED5E8" w14:textId="28E3ABB6" w:rsidR="00087D83" w:rsidRPr="00FB1063" w:rsidRDefault="00087D83" w:rsidP="00A45246">
      <w:pPr>
        <w:ind w:firstLineChars="100" w:firstLine="195"/>
        <w:rPr>
          <w:rFonts w:ascii="Times New Roman" w:hAnsi="Times New Roman"/>
          <w:color w:val="000000" w:themeColor="text1"/>
          <w:sz w:val="20"/>
          <w:szCs w:val="20"/>
        </w:rPr>
      </w:pPr>
    </w:p>
    <w:p w14:paraId="5786116F" w14:textId="41CD4366" w:rsidR="003B4449" w:rsidRPr="00FB1063" w:rsidRDefault="003B4449" w:rsidP="00951CAF">
      <w:pPr>
        <w:spacing w:afterLines="100" w:after="291"/>
        <w:rPr>
          <w:rFonts w:ascii="Times New Roman" w:eastAsia="ＭＳ ゴシック" w:hAnsi="Times New Roman"/>
          <w:b/>
          <w:color w:val="000000" w:themeColor="text1"/>
          <w:sz w:val="20"/>
          <w:szCs w:val="20"/>
        </w:rPr>
      </w:pPr>
      <w:r w:rsidRPr="00FB1063">
        <w:rPr>
          <w:rFonts w:ascii="Times New Roman" w:eastAsia="ＭＳ ゴシック" w:hAnsi="Times New Roman"/>
          <w:b/>
          <w:color w:val="000000" w:themeColor="text1"/>
          <w:sz w:val="20"/>
          <w:szCs w:val="20"/>
        </w:rPr>
        <w:t xml:space="preserve">4-2. </w:t>
      </w:r>
      <w:r w:rsidR="00702D7C" w:rsidRPr="00702D7C">
        <w:rPr>
          <w:rFonts w:ascii="Times New Roman" w:eastAsia="ＭＳ ゴシック" w:hAnsi="Times New Roman"/>
          <w:b/>
          <w:color w:val="000000" w:themeColor="text1"/>
          <w:sz w:val="20"/>
          <w:szCs w:val="20"/>
        </w:rPr>
        <w:t>ユーザインタ</w:t>
      </w:r>
      <w:r w:rsidR="00C57B22">
        <w:rPr>
          <w:rFonts w:ascii="Times New Roman" w:eastAsia="ＭＳ ゴシック" w:hAnsi="Times New Roman" w:hint="eastAsia"/>
          <w:b/>
          <w:color w:val="000000" w:themeColor="text1"/>
          <w:sz w:val="20"/>
          <w:szCs w:val="20"/>
        </w:rPr>
        <w:t>ー</w:t>
      </w:r>
      <w:r w:rsidR="00702D7C" w:rsidRPr="00702D7C">
        <w:rPr>
          <w:rFonts w:ascii="Times New Roman" w:eastAsia="ＭＳ ゴシック" w:hAnsi="Times New Roman"/>
          <w:b/>
          <w:color w:val="000000" w:themeColor="text1"/>
          <w:sz w:val="20"/>
          <w:szCs w:val="20"/>
        </w:rPr>
        <w:t>フェ</w:t>
      </w:r>
      <w:r w:rsidR="003459FE">
        <w:rPr>
          <w:rFonts w:ascii="Times New Roman" w:eastAsia="ＭＳ ゴシック" w:hAnsi="Times New Roman" w:hint="eastAsia"/>
          <w:b/>
          <w:color w:val="000000" w:themeColor="text1"/>
          <w:sz w:val="20"/>
          <w:szCs w:val="20"/>
        </w:rPr>
        <w:t>イ</w:t>
      </w:r>
      <w:r w:rsidR="00702D7C" w:rsidRPr="00702D7C">
        <w:rPr>
          <w:rFonts w:ascii="Times New Roman" w:eastAsia="ＭＳ ゴシック" w:hAnsi="Times New Roman"/>
          <w:b/>
          <w:color w:val="000000" w:themeColor="text1"/>
          <w:sz w:val="20"/>
          <w:szCs w:val="20"/>
        </w:rPr>
        <w:t>スの配置</w:t>
      </w:r>
    </w:p>
    <w:p w14:paraId="66E8FE32" w14:textId="50D7127F" w:rsidR="00DB1491" w:rsidRDefault="003C536D" w:rsidP="00FB1063">
      <w:pPr>
        <w:rPr>
          <w:rFonts w:ascii="Times New Roman" w:hAnsi="Times New Roman"/>
          <w:color w:val="000000" w:themeColor="text1"/>
          <w:sz w:val="20"/>
          <w:szCs w:val="20"/>
        </w:rPr>
      </w:pPr>
      <w:r>
        <w:rPr>
          <w:rFonts w:ascii="Times New Roman" w:hAnsi="Times New Roman" w:hint="eastAsia"/>
          <w:color w:val="000000" w:themeColor="text1"/>
          <w:sz w:val="20"/>
          <w:szCs w:val="20"/>
        </w:rPr>
        <w:t xml:space="preserve">　</w:t>
      </w:r>
      <w:r w:rsidR="009D4C92">
        <w:rPr>
          <w:rFonts w:ascii="Times New Roman" w:hAnsi="Times New Roman" w:hint="eastAsia"/>
          <w:color w:val="000000" w:themeColor="text1"/>
          <w:sz w:val="20"/>
          <w:szCs w:val="20"/>
        </w:rPr>
        <w:t>仰臥位における</w:t>
      </w:r>
      <w:r w:rsidR="000D0473">
        <w:rPr>
          <w:rFonts w:ascii="Times New Roman" w:hAnsi="Times New Roman" w:hint="eastAsia"/>
          <w:color w:val="000000" w:themeColor="text1"/>
          <w:sz w:val="20"/>
          <w:szCs w:val="20"/>
        </w:rPr>
        <w:t>ユーザインタ</w:t>
      </w:r>
      <w:r w:rsidR="00C57B22">
        <w:rPr>
          <w:rFonts w:ascii="Times New Roman" w:hAnsi="Times New Roman" w:hint="eastAsia"/>
          <w:color w:val="000000" w:themeColor="text1"/>
          <w:sz w:val="20"/>
          <w:szCs w:val="20"/>
        </w:rPr>
        <w:t>ー</w:t>
      </w:r>
      <w:r w:rsidR="000D0473">
        <w:rPr>
          <w:rFonts w:ascii="Times New Roman" w:hAnsi="Times New Roman" w:hint="eastAsia"/>
          <w:color w:val="000000" w:themeColor="text1"/>
          <w:sz w:val="20"/>
          <w:szCs w:val="20"/>
        </w:rPr>
        <w:t>フェ</w:t>
      </w:r>
      <w:r w:rsidR="003459FE">
        <w:rPr>
          <w:rFonts w:ascii="Times New Roman" w:hAnsi="Times New Roman" w:hint="eastAsia"/>
          <w:color w:val="000000" w:themeColor="text1"/>
          <w:sz w:val="20"/>
          <w:szCs w:val="20"/>
        </w:rPr>
        <w:t>イ</w:t>
      </w:r>
      <w:r w:rsidR="000D0473">
        <w:rPr>
          <w:rFonts w:ascii="Times New Roman" w:hAnsi="Times New Roman" w:hint="eastAsia"/>
          <w:color w:val="000000" w:themeColor="text1"/>
          <w:sz w:val="20"/>
          <w:szCs w:val="20"/>
        </w:rPr>
        <w:t>ス</w:t>
      </w:r>
      <w:r w:rsidR="009D4C92">
        <w:rPr>
          <w:rFonts w:ascii="Times New Roman" w:hAnsi="Times New Roman" w:hint="eastAsia"/>
          <w:color w:val="000000" w:themeColor="text1"/>
          <w:sz w:val="20"/>
          <w:szCs w:val="20"/>
        </w:rPr>
        <w:t>の</w:t>
      </w:r>
      <w:r w:rsidR="009D4C92" w:rsidRPr="00187A55">
        <w:rPr>
          <w:rFonts w:ascii="Times New Roman" w:hAnsi="Times New Roman" w:hint="eastAsia"/>
          <w:color w:val="000000" w:themeColor="text1"/>
          <w:sz w:val="20"/>
          <w:szCs w:val="20"/>
        </w:rPr>
        <w:t>推奨配置範囲を図</w:t>
      </w:r>
      <w:r w:rsidR="00D35CAA">
        <w:rPr>
          <w:rFonts w:ascii="Times New Roman" w:hAnsi="Times New Roman" w:hint="eastAsia"/>
          <w:color w:val="000000" w:themeColor="text1"/>
          <w:sz w:val="20"/>
          <w:szCs w:val="20"/>
        </w:rPr>
        <w:t>１０</w:t>
      </w:r>
      <w:r w:rsidR="009D4C92" w:rsidRPr="00187A55">
        <w:rPr>
          <w:rFonts w:ascii="Times New Roman" w:hAnsi="Times New Roman" w:hint="eastAsia"/>
          <w:color w:val="000000" w:themeColor="text1"/>
          <w:sz w:val="20"/>
          <w:szCs w:val="20"/>
        </w:rPr>
        <w:t>に示す</w:t>
      </w:r>
      <w:r w:rsidR="009D4C92">
        <w:rPr>
          <w:rFonts w:ascii="Times New Roman" w:hAnsi="Times New Roman" w:hint="eastAsia"/>
          <w:color w:val="000000" w:themeColor="text1"/>
          <w:sz w:val="20"/>
          <w:szCs w:val="20"/>
        </w:rPr>
        <w:t>.</w:t>
      </w:r>
    </w:p>
    <w:p w14:paraId="7817BFF3" w14:textId="6EA7F758" w:rsidR="00DB1491" w:rsidRDefault="00DB1491" w:rsidP="00FB1063">
      <w:pPr>
        <w:rPr>
          <w:rFonts w:ascii="Times New Roman" w:hAnsi="Times New Roman"/>
          <w:color w:val="000000" w:themeColor="text1"/>
          <w:sz w:val="20"/>
          <w:szCs w:val="20"/>
        </w:rPr>
      </w:pPr>
      <w:r>
        <w:rPr>
          <w:rFonts w:asciiTheme="minorEastAsia" w:eastAsiaTheme="minorEastAsia" w:hAnsiTheme="minorEastAsia" w:hint="eastAsia"/>
          <w:bCs/>
          <w:noProof/>
          <w:color w:val="000000" w:themeColor="text1"/>
          <w:sz w:val="20"/>
        </w:rPr>
        <mc:AlternateContent>
          <mc:Choice Requires="wpg">
            <w:drawing>
              <wp:inline distT="0" distB="0" distL="0" distR="0" wp14:anchorId="3CC8D3CB" wp14:editId="72F51403">
                <wp:extent cx="2942590" cy="3001010"/>
                <wp:effectExtent l="0" t="0" r="3810" b="0"/>
                <wp:docPr id="404087605" name="グループ化 6"/>
                <wp:cNvGraphicFramePr/>
                <a:graphic xmlns:a="http://schemas.openxmlformats.org/drawingml/2006/main">
                  <a:graphicData uri="http://schemas.microsoft.com/office/word/2010/wordprocessingGroup">
                    <wpg:wgp>
                      <wpg:cNvGrpSpPr/>
                      <wpg:grpSpPr>
                        <a:xfrm>
                          <a:off x="0" y="0"/>
                          <a:ext cx="2942590" cy="3001010"/>
                          <a:chOff x="-364382" y="-1130694"/>
                          <a:chExt cx="3349889" cy="3327651"/>
                        </a:xfrm>
                      </wpg:grpSpPr>
                      <wps:wsp>
                        <wps:cNvPr id="1666997034" name="テキスト ボックス 5"/>
                        <wps:cNvSpPr txBox="1"/>
                        <wps:spPr>
                          <a:xfrm>
                            <a:off x="-364382" y="1547274"/>
                            <a:ext cx="3216095" cy="649683"/>
                          </a:xfrm>
                          <a:prstGeom prst="rect">
                            <a:avLst/>
                          </a:prstGeom>
                          <a:solidFill>
                            <a:schemeClr val="lt1"/>
                          </a:solidFill>
                          <a:ln w="6350">
                            <a:noFill/>
                          </a:ln>
                        </wps:spPr>
                        <wps:txbx>
                          <w:txbxContent>
                            <w:p w14:paraId="643F8566" w14:textId="77777777" w:rsidR="00DB1491" w:rsidRDefault="00DB1491" w:rsidP="00DB1491">
                              <w:pPr>
                                <w:jc w:val="center"/>
                                <w:rPr>
                                  <w:sz w:val="20"/>
                                  <w:szCs w:val="20"/>
                                </w:rPr>
                              </w:pPr>
                              <w:r w:rsidRPr="00450790">
                                <w:rPr>
                                  <w:rFonts w:hint="eastAsia"/>
                                  <w:sz w:val="20"/>
                                  <w:szCs w:val="20"/>
                                </w:rPr>
                                <w:t>図</w:t>
                              </w:r>
                              <w:r w:rsidRPr="001315E2">
                                <w:rPr>
                                  <w:rFonts w:hint="eastAsia"/>
                                  <w:color w:val="EE0000"/>
                                  <w:sz w:val="20"/>
                                  <w:szCs w:val="20"/>
                                  <w:highlight w:val="yellow"/>
                                </w:rPr>
                                <w:t>１０</w:t>
                              </w:r>
                              <w:r>
                                <w:rPr>
                                  <w:rFonts w:hint="eastAsia"/>
                                  <w:sz w:val="20"/>
                                  <w:szCs w:val="20"/>
                                </w:rPr>
                                <w:t xml:space="preserve">　仰臥位における適切な</w:t>
                              </w:r>
                              <w:r>
                                <w:rPr>
                                  <w:sz w:val="20"/>
                                  <w:szCs w:val="20"/>
                                </w:rPr>
                                <w:t>UI</w:t>
                              </w:r>
                              <w:r>
                                <w:rPr>
                                  <w:rFonts w:hint="eastAsia"/>
                                  <w:sz w:val="20"/>
                                  <w:szCs w:val="20"/>
                                </w:rPr>
                                <w:t>の配置範囲</w:t>
                              </w:r>
                            </w:p>
                            <w:p w14:paraId="73ED9037" w14:textId="77777777" w:rsidR="00DB1491" w:rsidRPr="00812A37" w:rsidRDefault="00DB1491" w:rsidP="00DB1491">
                              <w:pPr>
                                <w:jc w:val="center"/>
                                <w:rPr>
                                  <w:sz w:val="20"/>
                                  <w:szCs w:val="20"/>
                                </w:rPr>
                              </w:pPr>
                              <w:r>
                                <w:rPr>
                                  <w:sz w:val="20"/>
                                  <w:szCs w:val="20"/>
                                </w:rPr>
                                <w:t>Fig.</w:t>
                              </w:r>
                              <w:r w:rsidRPr="001315E2">
                                <w:rPr>
                                  <w:color w:val="EE0000"/>
                                  <w:sz w:val="20"/>
                                  <w:szCs w:val="20"/>
                                  <w:highlight w:val="yellow"/>
                                </w:rPr>
                                <w:t>10</w:t>
                              </w:r>
                              <w:r>
                                <w:rPr>
                                  <w:sz w:val="20"/>
                                  <w:szCs w:val="20"/>
                                </w:rPr>
                                <w:t xml:space="preserve"> </w:t>
                              </w:r>
                              <w:r w:rsidRPr="006952E1">
                                <w:rPr>
                                  <w:sz w:val="20"/>
                                  <w:szCs w:val="20"/>
                                </w:rPr>
                                <w:t>Recommended UI layout area for the supine position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500108808" name="図 9"/>
                          <pic:cNvPicPr>
                            <a:picLocks noChangeAspect="1"/>
                          </pic:cNvPicPr>
                        </pic:nvPicPr>
                        <pic:blipFill>
                          <a:blip r:embed="rId27" cstate="print">
                            <a:extLst>
                              <a:ext uri="{28A0092B-C50C-407E-A947-70E740481C1C}">
                                <a14:useLocalDpi xmlns:a14="http://schemas.microsoft.com/office/drawing/2010/main" val="0"/>
                              </a:ext>
                            </a:extLst>
                          </a:blip>
                          <a:srcRect/>
                          <a:stretch/>
                        </pic:blipFill>
                        <pic:spPr>
                          <a:xfrm>
                            <a:off x="-364382" y="-1130694"/>
                            <a:ext cx="3349889" cy="2677966"/>
                          </a:xfrm>
                          <a:prstGeom prst="rect">
                            <a:avLst/>
                          </a:prstGeom>
                        </pic:spPr>
                      </pic:pic>
                    </wpg:wgp>
                  </a:graphicData>
                </a:graphic>
              </wp:inline>
            </w:drawing>
          </mc:Choice>
          <mc:Fallback>
            <w:pict>
              <v:group w14:anchorId="3CC8D3CB" id="_x0000_s1059" style="width:231.7pt;height:236.3pt;mso-position-horizontal-relative:char;mso-position-vertical-relative:line" coordorigin="-3643,-11306" coordsize="33498,33276"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">
                <v:shape id="テキスト ボックス 5" o:spid="_x0000_s1060" type="#_x0000_t202" style="position:absolute;left:-3643;top:15472;width:32160;height:649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" fillcolor="white [3201]" stroked="f" strokeweight=".5pt">
                  <v:textbox inset="0,0,0,0">
                    <w:txbxContent>
                      <w:p w14:paraId="643F8566" w14:textId="77777777" w:rsidR="00DB1491" w:rsidRDefault="00DB1491" w:rsidP="00DB1491">
                        <w:pPr>
                          <w:jc w:val="center"/>
                          <w:rPr>
                            <w:sz w:val="20"/>
                            <w:szCs w:val="20"/>
                          </w:rPr>
                        </w:pPr>
                        <w:r w:rsidRPr="00450790">
                          <w:rPr>
                            <w:rFonts w:hint="eastAsia"/>
                            <w:sz w:val="20"/>
                            <w:szCs w:val="20"/>
                          </w:rPr>
                          <w:t>図</w:t>
                        </w:r>
                        <w:r w:rsidRPr="001315E2">
                          <w:rPr>
                            <w:rFonts w:hint="eastAsia"/>
                            <w:color w:val="EE0000"/>
                            <w:sz w:val="20"/>
                            <w:szCs w:val="20"/>
                            <w:highlight w:val="yellow"/>
                          </w:rPr>
                          <w:t>１０</w:t>
                        </w:r>
                        <w:r>
                          <w:rPr>
                            <w:rFonts w:hint="eastAsia"/>
                            <w:sz w:val="20"/>
                            <w:szCs w:val="20"/>
                          </w:rPr>
                          <w:t xml:space="preserve">　仰臥位における適切な</w:t>
                        </w:r>
                        <w:r>
                          <w:rPr>
                            <w:sz w:val="20"/>
                            <w:szCs w:val="20"/>
                          </w:rPr>
                          <w:t>UI</w:t>
                        </w:r>
                        <w:r>
                          <w:rPr>
                            <w:rFonts w:hint="eastAsia"/>
                            <w:sz w:val="20"/>
                            <w:szCs w:val="20"/>
                          </w:rPr>
                          <w:t>の配置範囲</w:t>
                        </w:r>
                      </w:p>
                      <w:p w14:paraId="73ED9037" w14:textId="77777777" w:rsidR="00DB1491" w:rsidRPr="00812A37" w:rsidRDefault="00DB1491" w:rsidP="00DB1491">
                        <w:pPr>
                          <w:jc w:val="center"/>
                          <w:rPr>
                            <w:sz w:val="20"/>
                            <w:szCs w:val="20"/>
                          </w:rPr>
                        </w:pPr>
                        <w:r>
                          <w:rPr>
                            <w:sz w:val="20"/>
                            <w:szCs w:val="20"/>
                          </w:rPr>
                          <w:t>Fig.</w:t>
                        </w:r>
                        <w:r w:rsidRPr="001315E2">
                          <w:rPr>
                            <w:color w:val="EE0000"/>
                            <w:sz w:val="20"/>
                            <w:szCs w:val="20"/>
                            <w:highlight w:val="yellow"/>
                          </w:rPr>
                          <w:t>10</w:t>
                        </w:r>
                        <w:r>
                          <w:rPr>
                            <w:sz w:val="20"/>
                            <w:szCs w:val="20"/>
                          </w:rPr>
                          <w:t xml:space="preserve"> </w:t>
                        </w:r>
                        <w:r w:rsidRPr="006952E1">
                          <w:rPr>
                            <w:sz w:val="20"/>
                            <w:szCs w:val="20"/>
                          </w:rPr>
                          <w:t>Recommended UI layout area for the supine position</w:t>
                        </w:r>
                      </w:p>
                    </w:txbxContent>
                  </v:textbox>
                </v:shape>
                <v:shape id="図 9" o:spid="_x0000_s1061" type="#_x0000_t75" style="position:absolute;left:-3643;top:-11306;width:33498;height:2677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">
                  <v:imagedata r:id="rId28" o:title=""/>
                </v:shape>
                <w10:anchorlock/>
              </v:group>
            </w:pict>
          </mc:Fallback>
        </mc:AlternateContent>
      </w:r>
    </w:p>
    <w:p w14:paraId="58D8D40B" w14:textId="77777777" w:rsidR="00DB1491" w:rsidRDefault="00DB1491" w:rsidP="00FB1063">
      <w:pPr>
        <w:rPr>
          <w:rFonts w:ascii="Times New Roman" w:hAnsi="Times New Roman"/>
          <w:color w:val="000000" w:themeColor="text1"/>
          <w:sz w:val="20"/>
          <w:szCs w:val="20"/>
        </w:rPr>
      </w:pPr>
    </w:p>
    <w:p w14:paraId="264FF2FA" w14:textId="67E19A21" w:rsidR="009E231B" w:rsidRDefault="00DB1491" w:rsidP="00FB1063">
      <w:pPr>
        <w:rPr>
          <w:rFonts w:ascii="Times New Roman" w:hAnsi="Times New Roman"/>
          <w:color w:val="000000" w:themeColor="text1"/>
          <w:sz w:val="20"/>
          <w:szCs w:val="20"/>
        </w:rPr>
      </w:pPr>
      <w:r>
        <w:rPr>
          <w:rFonts w:ascii="Times New Roman" w:hAnsi="Times New Roman" w:hint="eastAsia"/>
          <w:color w:val="000000" w:themeColor="text1"/>
          <w:sz w:val="20"/>
          <w:szCs w:val="20"/>
        </w:rPr>
        <w:t xml:space="preserve">　</w:t>
      </w:r>
      <w:r w:rsidR="00187A55" w:rsidRPr="00187A55">
        <w:rPr>
          <w:rFonts w:ascii="Times New Roman" w:hAnsi="Times New Roman" w:hint="eastAsia"/>
          <w:color w:val="000000" w:themeColor="text1"/>
          <w:sz w:val="20"/>
          <w:szCs w:val="20"/>
        </w:rPr>
        <w:t>実験</w:t>
      </w:r>
      <w:r w:rsidR="00187A55" w:rsidRPr="00187A55">
        <w:rPr>
          <w:rFonts w:ascii="Times New Roman" w:hAnsi="Times New Roman" w:hint="eastAsia"/>
          <w:color w:val="000000" w:themeColor="text1"/>
          <w:sz w:val="20"/>
          <w:szCs w:val="20"/>
        </w:rPr>
        <w:t>1</w:t>
      </w:r>
      <w:r w:rsidR="00187A55" w:rsidRPr="00187A55">
        <w:rPr>
          <w:rFonts w:ascii="Times New Roman" w:hAnsi="Times New Roman" w:hint="eastAsia"/>
          <w:color w:val="000000" w:themeColor="text1"/>
          <w:sz w:val="20"/>
          <w:szCs w:val="20"/>
        </w:rPr>
        <w:t>および実験</w:t>
      </w:r>
      <w:r w:rsidR="00187A55" w:rsidRPr="00187A55">
        <w:rPr>
          <w:rFonts w:ascii="Times New Roman" w:hAnsi="Times New Roman" w:hint="eastAsia"/>
          <w:color w:val="000000" w:themeColor="text1"/>
          <w:sz w:val="20"/>
          <w:szCs w:val="20"/>
        </w:rPr>
        <w:t>2</w:t>
      </w:r>
      <w:r w:rsidR="00187A55" w:rsidRPr="00187A55">
        <w:rPr>
          <w:rFonts w:ascii="Times New Roman" w:hAnsi="Times New Roman" w:hint="eastAsia"/>
          <w:color w:val="000000" w:themeColor="text1"/>
          <w:sz w:val="20"/>
          <w:szCs w:val="20"/>
        </w:rPr>
        <w:t>の結果から</w:t>
      </w:r>
      <w:r w:rsidR="00A07207">
        <w:rPr>
          <w:rFonts w:ascii="Times New Roman" w:hAnsi="Times New Roman" w:hint="eastAsia"/>
          <w:color w:val="000000" w:themeColor="text1"/>
          <w:sz w:val="20"/>
          <w:szCs w:val="20"/>
        </w:rPr>
        <w:t>,</w:t>
      </w:r>
      <w:r w:rsidR="00187A55" w:rsidRPr="00187A55">
        <w:rPr>
          <w:rFonts w:ascii="Times New Roman" w:hAnsi="Times New Roman" w:hint="eastAsia"/>
          <w:color w:val="000000" w:themeColor="text1"/>
          <w:sz w:val="20"/>
          <w:szCs w:val="20"/>
        </w:rPr>
        <w:t>仰臥位においては身体と支持面との接触による物理的な可動域制限に加え</w:t>
      </w:r>
      <w:r w:rsidR="00A07207">
        <w:rPr>
          <w:rFonts w:ascii="Times New Roman" w:hAnsi="Times New Roman" w:hint="eastAsia"/>
          <w:color w:val="000000" w:themeColor="text1"/>
          <w:sz w:val="20"/>
          <w:szCs w:val="20"/>
        </w:rPr>
        <w:t>,</w:t>
      </w:r>
      <w:r w:rsidR="00187A55" w:rsidRPr="00187A55">
        <w:rPr>
          <w:rFonts w:ascii="Times New Roman" w:hAnsi="Times New Roman" w:hint="eastAsia"/>
          <w:color w:val="000000" w:themeColor="text1"/>
          <w:sz w:val="20"/>
          <w:szCs w:val="20"/>
        </w:rPr>
        <w:t>下方視時における特有の操作性低下が確認された</w:t>
      </w:r>
      <w:r w:rsidR="00A07207">
        <w:rPr>
          <w:rFonts w:ascii="Times New Roman" w:hAnsi="Times New Roman" w:hint="eastAsia"/>
          <w:color w:val="000000" w:themeColor="text1"/>
          <w:sz w:val="20"/>
          <w:szCs w:val="20"/>
        </w:rPr>
        <w:t>.</w:t>
      </w:r>
      <w:r w:rsidR="00187A55" w:rsidRPr="00187A55">
        <w:rPr>
          <w:rFonts w:ascii="Times New Roman" w:hAnsi="Times New Roman" w:hint="eastAsia"/>
          <w:color w:val="000000" w:themeColor="text1"/>
          <w:sz w:val="20"/>
          <w:szCs w:val="20"/>
        </w:rPr>
        <w:t>これらの知見を踏まえ</w:t>
      </w:r>
      <w:r w:rsidR="00A07207">
        <w:rPr>
          <w:rFonts w:ascii="Times New Roman" w:hAnsi="Times New Roman" w:hint="eastAsia"/>
          <w:color w:val="000000" w:themeColor="text1"/>
          <w:sz w:val="20"/>
          <w:szCs w:val="20"/>
        </w:rPr>
        <w:t>,</w:t>
      </w:r>
      <w:r w:rsidR="00187A55" w:rsidRPr="00187A55">
        <w:rPr>
          <w:rFonts w:ascii="Times New Roman" w:hAnsi="Times New Roman" w:hint="eastAsia"/>
          <w:color w:val="000000" w:themeColor="text1"/>
          <w:sz w:val="20"/>
          <w:szCs w:val="20"/>
        </w:rPr>
        <w:t>仰臥位における適切な</w:t>
      </w:r>
      <w:r w:rsidR="00187A55" w:rsidRPr="00187A55">
        <w:rPr>
          <w:rFonts w:ascii="Times New Roman" w:hAnsi="Times New Roman" w:hint="eastAsia"/>
          <w:color w:val="000000" w:themeColor="text1"/>
          <w:sz w:val="20"/>
          <w:szCs w:val="20"/>
        </w:rPr>
        <w:t>UI</w:t>
      </w:r>
      <w:r w:rsidR="00187A55" w:rsidRPr="00187A55">
        <w:rPr>
          <w:rFonts w:ascii="Times New Roman" w:hAnsi="Times New Roman" w:hint="eastAsia"/>
          <w:color w:val="000000" w:themeColor="text1"/>
          <w:sz w:val="20"/>
          <w:szCs w:val="20"/>
        </w:rPr>
        <w:t>配置に関して以下の指針を提案する</w:t>
      </w:r>
      <w:r w:rsidR="00A07207">
        <w:rPr>
          <w:rFonts w:ascii="Times New Roman" w:hAnsi="Times New Roman" w:hint="eastAsia"/>
          <w:color w:val="000000" w:themeColor="text1"/>
          <w:sz w:val="20"/>
          <w:szCs w:val="20"/>
        </w:rPr>
        <w:t>.</w:t>
      </w:r>
      <w:r w:rsidR="00187A55" w:rsidRPr="00187A55">
        <w:rPr>
          <w:rFonts w:ascii="Times New Roman" w:hAnsi="Times New Roman" w:hint="eastAsia"/>
          <w:color w:val="000000" w:themeColor="text1"/>
          <w:sz w:val="20"/>
          <w:szCs w:val="20"/>
        </w:rPr>
        <w:t>第一に</w:t>
      </w:r>
      <w:r w:rsidR="00A07207">
        <w:rPr>
          <w:rFonts w:ascii="Times New Roman" w:hAnsi="Times New Roman" w:hint="eastAsia"/>
          <w:color w:val="000000" w:themeColor="text1"/>
          <w:sz w:val="20"/>
          <w:szCs w:val="20"/>
        </w:rPr>
        <w:t>,</w:t>
      </w:r>
      <w:r w:rsidR="00187A55" w:rsidRPr="00187A55">
        <w:rPr>
          <w:rFonts w:ascii="Times New Roman" w:hAnsi="Times New Roman" w:hint="eastAsia"/>
          <w:color w:val="000000" w:themeColor="text1"/>
          <w:sz w:val="20"/>
          <w:szCs w:val="20"/>
        </w:rPr>
        <w:t>実験</w:t>
      </w:r>
      <w:r w:rsidR="00187A55" w:rsidRPr="00187A55">
        <w:rPr>
          <w:rFonts w:ascii="Times New Roman" w:hAnsi="Times New Roman"/>
          <w:color w:val="000000" w:themeColor="text1"/>
          <w:sz w:val="20"/>
          <w:szCs w:val="20"/>
        </w:rPr>
        <w:t>1</w:t>
      </w:r>
      <w:r w:rsidR="00187A55" w:rsidRPr="00187A55">
        <w:rPr>
          <w:rFonts w:ascii="Times New Roman" w:hAnsi="Times New Roman" w:hint="eastAsia"/>
          <w:color w:val="000000" w:themeColor="text1"/>
          <w:sz w:val="20"/>
          <w:szCs w:val="20"/>
        </w:rPr>
        <w:t>において上方</w:t>
      </w:r>
      <w:r w:rsidR="00187A55" w:rsidRPr="00187A55">
        <w:rPr>
          <w:rFonts w:ascii="Times New Roman" w:hAnsi="Times New Roman"/>
          <w:color w:val="000000" w:themeColor="text1"/>
          <w:sz w:val="20"/>
          <w:szCs w:val="20"/>
        </w:rPr>
        <w:t>0</w:t>
      </w:r>
      <w:r w:rsidR="009E32D5">
        <w:rPr>
          <w:rFonts w:ascii="Times New Roman" w:hAnsi="Times New Roman"/>
          <w:color w:val="000000" w:themeColor="text1"/>
          <w:sz w:val="20"/>
          <w:szCs w:val="20"/>
        </w:rPr>
        <w:t xml:space="preserve"> </w:t>
      </w:r>
      <w:r w:rsidR="009E32D5">
        <w:rPr>
          <w:rFonts w:ascii="Times New Roman" w:hAnsi="Times New Roman" w:hint="eastAsia"/>
          <w:color w:val="000000" w:themeColor="text1"/>
          <w:sz w:val="20"/>
          <w:szCs w:val="20"/>
        </w:rPr>
        <w:t>°</w:t>
      </w:r>
      <w:r w:rsidR="00187A55" w:rsidRPr="00187A55">
        <w:rPr>
          <w:rFonts w:ascii="Times New Roman" w:hAnsi="Times New Roman" w:hint="eastAsia"/>
          <w:color w:val="000000" w:themeColor="text1"/>
          <w:sz w:val="20"/>
          <w:szCs w:val="20"/>
        </w:rPr>
        <w:t>〜</w:t>
      </w:r>
      <w:r w:rsidR="00187A55" w:rsidRPr="00187A55">
        <w:rPr>
          <w:rFonts w:ascii="Times New Roman" w:hAnsi="Times New Roman"/>
          <w:color w:val="000000" w:themeColor="text1"/>
          <w:sz w:val="20"/>
          <w:szCs w:val="20"/>
        </w:rPr>
        <w:t>30</w:t>
      </w:r>
      <w:r w:rsidR="009E32D5">
        <w:rPr>
          <w:rFonts w:ascii="Times New Roman" w:hAnsi="Times New Roman"/>
          <w:color w:val="000000" w:themeColor="text1"/>
          <w:sz w:val="20"/>
          <w:szCs w:val="20"/>
        </w:rPr>
        <w:t xml:space="preserve"> </w:t>
      </w:r>
      <w:r w:rsidR="00187A55" w:rsidRPr="00187A55">
        <w:rPr>
          <w:rFonts w:ascii="Times New Roman" w:hAnsi="Times New Roman"/>
          <w:color w:val="000000" w:themeColor="text1"/>
          <w:sz w:val="20"/>
          <w:szCs w:val="20"/>
        </w:rPr>
        <w:t>°</w:t>
      </w:r>
      <w:r w:rsidR="00187A55" w:rsidRPr="00187A55">
        <w:rPr>
          <w:rFonts w:ascii="Times New Roman" w:hAnsi="Times New Roman" w:hint="eastAsia"/>
          <w:color w:val="000000" w:themeColor="text1"/>
          <w:sz w:val="20"/>
          <w:szCs w:val="20"/>
        </w:rPr>
        <w:t>の範囲で良好なパフォーマンスが確認されたことから</w:t>
      </w:r>
      <w:r w:rsidR="00A07207">
        <w:rPr>
          <w:rFonts w:ascii="Times New Roman" w:hAnsi="Times New Roman" w:hint="eastAsia"/>
          <w:color w:val="000000" w:themeColor="text1"/>
          <w:sz w:val="20"/>
          <w:szCs w:val="20"/>
        </w:rPr>
        <w:t>,</w:t>
      </w:r>
      <w:r w:rsidR="00187A55" w:rsidRPr="00187A55">
        <w:rPr>
          <w:rFonts w:ascii="Times New Roman" w:hAnsi="Times New Roman" w:hint="eastAsia"/>
          <w:color w:val="000000" w:themeColor="text1"/>
          <w:sz w:val="20"/>
          <w:szCs w:val="20"/>
        </w:rPr>
        <w:t>主要な操作要素は視線基準</w:t>
      </w:r>
      <w:r w:rsidR="00187A55" w:rsidRPr="00187A55">
        <w:rPr>
          <w:rFonts w:ascii="Times New Roman" w:hAnsi="Times New Roman"/>
          <w:color w:val="000000" w:themeColor="text1"/>
          <w:sz w:val="20"/>
          <w:szCs w:val="20"/>
        </w:rPr>
        <w:t>(</w:t>
      </w:r>
      <w:r w:rsidR="00187A55" w:rsidRPr="00187A55">
        <w:rPr>
          <w:rFonts w:ascii="Times New Roman" w:hAnsi="Times New Roman" w:hint="eastAsia"/>
          <w:color w:val="000000" w:themeColor="text1"/>
          <w:sz w:val="20"/>
          <w:szCs w:val="20"/>
        </w:rPr>
        <w:t>正面</w:t>
      </w:r>
      <w:r w:rsidR="00187A55" w:rsidRPr="00187A55">
        <w:rPr>
          <w:rFonts w:ascii="Times New Roman" w:hAnsi="Times New Roman"/>
          <w:color w:val="000000" w:themeColor="text1"/>
          <w:sz w:val="20"/>
          <w:szCs w:val="20"/>
        </w:rPr>
        <w:t>)</w:t>
      </w:r>
      <w:r w:rsidR="00187A55" w:rsidRPr="00187A55">
        <w:rPr>
          <w:rFonts w:ascii="Times New Roman" w:hAnsi="Times New Roman" w:hint="eastAsia"/>
          <w:color w:val="000000" w:themeColor="text1"/>
          <w:sz w:val="20"/>
          <w:szCs w:val="20"/>
        </w:rPr>
        <w:t>から上方</w:t>
      </w:r>
      <w:r w:rsidR="00187A55" w:rsidRPr="00187A55">
        <w:rPr>
          <w:rFonts w:ascii="Times New Roman" w:hAnsi="Times New Roman"/>
          <w:color w:val="000000" w:themeColor="text1"/>
          <w:sz w:val="20"/>
          <w:szCs w:val="20"/>
        </w:rPr>
        <w:t>0</w:t>
      </w:r>
      <w:r w:rsidR="009E32D5">
        <w:rPr>
          <w:rFonts w:ascii="Times New Roman" w:hAnsi="Times New Roman"/>
          <w:color w:val="000000" w:themeColor="text1"/>
          <w:sz w:val="20"/>
          <w:szCs w:val="20"/>
        </w:rPr>
        <w:t xml:space="preserve"> </w:t>
      </w:r>
      <w:r w:rsidR="00187A55" w:rsidRPr="00187A55">
        <w:rPr>
          <w:rFonts w:ascii="Times New Roman" w:hAnsi="Times New Roman"/>
          <w:color w:val="000000" w:themeColor="text1"/>
          <w:sz w:val="20"/>
          <w:szCs w:val="20"/>
        </w:rPr>
        <w:t>°</w:t>
      </w:r>
      <w:r w:rsidR="00187A55" w:rsidRPr="00187A55">
        <w:rPr>
          <w:rFonts w:ascii="Times New Roman" w:hAnsi="Times New Roman" w:hint="eastAsia"/>
          <w:color w:val="000000" w:themeColor="text1"/>
          <w:sz w:val="20"/>
          <w:szCs w:val="20"/>
        </w:rPr>
        <w:t>〜</w:t>
      </w:r>
      <w:r w:rsidR="00187A55" w:rsidRPr="00187A55">
        <w:rPr>
          <w:rFonts w:ascii="Times New Roman" w:hAnsi="Times New Roman"/>
          <w:color w:val="000000" w:themeColor="text1"/>
          <w:sz w:val="20"/>
          <w:szCs w:val="20"/>
        </w:rPr>
        <w:t>30</w:t>
      </w:r>
      <w:r w:rsidR="009E32D5">
        <w:rPr>
          <w:rFonts w:ascii="Times New Roman" w:hAnsi="Times New Roman"/>
          <w:color w:val="000000" w:themeColor="text1"/>
          <w:sz w:val="20"/>
          <w:szCs w:val="20"/>
        </w:rPr>
        <w:t xml:space="preserve"> </w:t>
      </w:r>
      <w:r w:rsidR="00187A55" w:rsidRPr="00187A55">
        <w:rPr>
          <w:rFonts w:ascii="Times New Roman" w:hAnsi="Times New Roman"/>
          <w:color w:val="000000" w:themeColor="text1"/>
          <w:sz w:val="20"/>
          <w:szCs w:val="20"/>
        </w:rPr>
        <w:t>°</w:t>
      </w:r>
      <w:r w:rsidR="00187A55" w:rsidRPr="00187A55">
        <w:rPr>
          <w:rFonts w:ascii="Times New Roman" w:hAnsi="Times New Roman" w:hint="eastAsia"/>
          <w:color w:val="000000" w:themeColor="text1"/>
          <w:sz w:val="20"/>
          <w:szCs w:val="20"/>
        </w:rPr>
        <w:t>の範囲に配置することが望ま</w:t>
      </w:r>
      <w:r w:rsidR="00187A55" w:rsidRPr="00187A55">
        <w:rPr>
          <w:rFonts w:ascii="Times New Roman" w:hAnsi="Times New Roman" w:hint="eastAsia"/>
          <w:color w:val="000000" w:themeColor="text1"/>
          <w:sz w:val="20"/>
          <w:szCs w:val="20"/>
        </w:rPr>
        <w:lastRenderedPageBreak/>
        <w:t>しい</w:t>
      </w:r>
      <w:r w:rsidR="00A07207">
        <w:rPr>
          <w:rFonts w:ascii="Times New Roman" w:hAnsi="Times New Roman" w:hint="eastAsia"/>
          <w:color w:val="000000" w:themeColor="text1"/>
          <w:sz w:val="20"/>
          <w:szCs w:val="20"/>
        </w:rPr>
        <w:t>.</w:t>
      </w:r>
      <w:r w:rsidR="00187A55" w:rsidRPr="00187A55">
        <w:rPr>
          <w:rFonts w:ascii="Times New Roman" w:hAnsi="Times New Roman" w:hint="eastAsia"/>
          <w:color w:val="000000" w:themeColor="text1"/>
          <w:sz w:val="20"/>
          <w:szCs w:val="20"/>
        </w:rPr>
        <w:t>第二に</w:t>
      </w:r>
      <w:r w:rsidR="00A07207">
        <w:rPr>
          <w:rFonts w:ascii="Times New Roman" w:hAnsi="Times New Roman" w:hint="eastAsia"/>
          <w:color w:val="000000" w:themeColor="text1"/>
          <w:sz w:val="20"/>
          <w:szCs w:val="20"/>
        </w:rPr>
        <w:t>,</w:t>
      </w:r>
      <w:r w:rsidR="00187A55" w:rsidRPr="00187A55">
        <w:rPr>
          <w:rFonts w:ascii="Times New Roman" w:hAnsi="Times New Roman" w:hint="eastAsia"/>
          <w:color w:val="000000" w:themeColor="text1"/>
          <w:sz w:val="20"/>
          <w:szCs w:val="20"/>
        </w:rPr>
        <w:t>垂直角度−</w:t>
      </w:r>
      <w:r w:rsidR="00187A55" w:rsidRPr="00187A55">
        <w:rPr>
          <w:rFonts w:ascii="Times New Roman" w:hAnsi="Times New Roman"/>
          <w:color w:val="000000" w:themeColor="text1"/>
          <w:sz w:val="20"/>
          <w:szCs w:val="20"/>
        </w:rPr>
        <w:t>30</w:t>
      </w:r>
      <w:r w:rsidR="009E32D5">
        <w:rPr>
          <w:rFonts w:ascii="Times New Roman" w:hAnsi="Times New Roman"/>
          <w:color w:val="000000" w:themeColor="text1"/>
          <w:sz w:val="20"/>
          <w:szCs w:val="20"/>
        </w:rPr>
        <w:t xml:space="preserve"> </w:t>
      </w:r>
      <w:r w:rsidR="00187A55" w:rsidRPr="00187A55">
        <w:rPr>
          <w:rFonts w:ascii="Times New Roman" w:hAnsi="Times New Roman"/>
          <w:color w:val="000000" w:themeColor="text1"/>
          <w:sz w:val="20"/>
          <w:szCs w:val="20"/>
        </w:rPr>
        <w:t>°</w:t>
      </w:r>
      <w:r w:rsidR="00187A55" w:rsidRPr="00187A55">
        <w:rPr>
          <w:rFonts w:ascii="Times New Roman" w:hAnsi="Times New Roman" w:hint="eastAsia"/>
          <w:color w:val="000000" w:themeColor="text1"/>
          <w:sz w:val="20"/>
          <w:szCs w:val="20"/>
        </w:rPr>
        <w:t>以下の領域</w:t>
      </w:r>
      <w:r w:rsidR="00A07207">
        <w:rPr>
          <w:rFonts w:ascii="Times New Roman" w:hAnsi="Times New Roman" w:hint="eastAsia"/>
          <w:color w:val="000000" w:themeColor="text1"/>
          <w:sz w:val="20"/>
          <w:szCs w:val="20"/>
        </w:rPr>
        <w:t>,</w:t>
      </w:r>
      <w:r w:rsidR="00187A55" w:rsidRPr="00187A55">
        <w:rPr>
          <w:rFonts w:ascii="Times New Roman" w:hAnsi="Times New Roman" w:hint="eastAsia"/>
          <w:color w:val="000000" w:themeColor="text1"/>
          <w:sz w:val="20"/>
          <w:szCs w:val="20"/>
        </w:rPr>
        <w:t>特に反応時間の顕著な遅延が観察された−</w:t>
      </w:r>
      <w:r w:rsidR="00187A55" w:rsidRPr="00187A55">
        <w:rPr>
          <w:rFonts w:ascii="Times New Roman" w:hAnsi="Times New Roman"/>
          <w:color w:val="000000" w:themeColor="text1"/>
          <w:sz w:val="20"/>
          <w:szCs w:val="20"/>
        </w:rPr>
        <w:t>60</w:t>
      </w:r>
      <w:r w:rsidR="009E32D5">
        <w:rPr>
          <w:rFonts w:ascii="Times New Roman" w:hAnsi="Times New Roman"/>
          <w:color w:val="000000" w:themeColor="text1"/>
          <w:sz w:val="20"/>
          <w:szCs w:val="20"/>
        </w:rPr>
        <w:t xml:space="preserve"> </w:t>
      </w:r>
      <w:r w:rsidR="00187A55" w:rsidRPr="00187A55">
        <w:rPr>
          <w:rFonts w:ascii="Times New Roman" w:hAnsi="Times New Roman"/>
          <w:color w:val="000000" w:themeColor="text1"/>
          <w:sz w:val="20"/>
          <w:szCs w:val="20"/>
        </w:rPr>
        <w:t>°</w:t>
      </w:r>
      <w:r w:rsidR="00187A55" w:rsidRPr="00187A55">
        <w:rPr>
          <w:rFonts w:ascii="Times New Roman" w:hAnsi="Times New Roman" w:hint="eastAsia"/>
          <w:color w:val="000000" w:themeColor="text1"/>
          <w:sz w:val="20"/>
          <w:szCs w:val="20"/>
        </w:rPr>
        <w:t>付近への主要</w:t>
      </w:r>
      <w:r w:rsidR="00187A55" w:rsidRPr="00187A55">
        <w:rPr>
          <w:rFonts w:ascii="Times New Roman" w:hAnsi="Times New Roman"/>
          <w:color w:val="000000" w:themeColor="text1"/>
          <w:sz w:val="20"/>
          <w:szCs w:val="20"/>
        </w:rPr>
        <w:t>UI</w:t>
      </w:r>
      <w:r w:rsidR="00187A55" w:rsidRPr="00187A55">
        <w:rPr>
          <w:rFonts w:ascii="Times New Roman" w:hAnsi="Times New Roman" w:hint="eastAsia"/>
          <w:color w:val="000000" w:themeColor="text1"/>
          <w:sz w:val="20"/>
          <w:szCs w:val="20"/>
        </w:rPr>
        <w:t>の配置は</w:t>
      </w:r>
      <w:r w:rsidR="00FA1789" w:rsidRPr="00B913F3">
        <w:rPr>
          <w:rFonts w:ascii="Times New Roman" w:hAnsi="Times New Roman" w:hint="eastAsia"/>
          <w:color w:val="EE0000"/>
          <w:sz w:val="20"/>
          <w:szCs w:val="20"/>
          <w:highlight w:val="yellow"/>
        </w:rPr>
        <w:t>慎重な検討が必要である</w:t>
      </w:r>
      <w:r w:rsidR="00A07207">
        <w:rPr>
          <w:rFonts w:ascii="Times New Roman" w:hAnsi="Times New Roman" w:hint="eastAsia"/>
          <w:color w:val="000000" w:themeColor="text1"/>
          <w:sz w:val="20"/>
          <w:szCs w:val="20"/>
        </w:rPr>
        <w:t>.</w:t>
      </w:r>
      <w:r w:rsidR="00187A55" w:rsidRPr="00187A55">
        <w:rPr>
          <w:rFonts w:ascii="Times New Roman" w:hAnsi="Times New Roman" w:hint="eastAsia"/>
          <w:color w:val="000000" w:themeColor="text1"/>
          <w:sz w:val="20"/>
          <w:szCs w:val="20"/>
        </w:rPr>
        <w:t>第三に</w:t>
      </w:r>
      <w:r w:rsidR="00A07207">
        <w:rPr>
          <w:rFonts w:ascii="Times New Roman" w:hAnsi="Times New Roman" w:hint="eastAsia"/>
          <w:color w:val="000000" w:themeColor="text1"/>
          <w:sz w:val="20"/>
          <w:szCs w:val="20"/>
        </w:rPr>
        <w:t>,</w:t>
      </w:r>
      <w:r w:rsidR="00187A55" w:rsidRPr="00187A55">
        <w:rPr>
          <w:rFonts w:ascii="Times New Roman" w:hAnsi="Times New Roman" w:hint="eastAsia"/>
          <w:color w:val="000000" w:themeColor="text1"/>
          <w:sz w:val="20"/>
          <w:szCs w:val="20"/>
        </w:rPr>
        <w:t>水平方向の操作範囲については</w:t>
      </w:r>
      <w:r w:rsidR="00A07207">
        <w:rPr>
          <w:rFonts w:ascii="Times New Roman" w:hAnsi="Times New Roman" w:hint="eastAsia"/>
          <w:color w:val="000000" w:themeColor="text1"/>
          <w:sz w:val="20"/>
          <w:szCs w:val="20"/>
        </w:rPr>
        <w:t>,</w:t>
      </w:r>
      <w:r w:rsidR="00187A55" w:rsidRPr="00187A55">
        <w:rPr>
          <w:rFonts w:ascii="Times New Roman" w:hAnsi="Times New Roman" w:hint="eastAsia"/>
          <w:color w:val="000000" w:themeColor="text1"/>
          <w:sz w:val="20"/>
          <w:szCs w:val="20"/>
        </w:rPr>
        <w:t>身体の回旋制限を考慮し</w:t>
      </w:r>
      <w:r w:rsidR="00A07207">
        <w:rPr>
          <w:rFonts w:ascii="Times New Roman" w:hAnsi="Times New Roman" w:hint="eastAsia"/>
          <w:color w:val="000000" w:themeColor="text1"/>
          <w:sz w:val="20"/>
          <w:szCs w:val="20"/>
        </w:rPr>
        <w:t>,</w:t>
      </w:r>
      <w:r w:rsidR="00187A55" w:rsidRPr="00187A55">
        <w:rPr>
          <w:rFonts w:ascii="Times New Roman" w:hAnsi="Times New Roman" w:hint="eastAsia"/>
          <w:color w:val="000000" w:themeColor="text1"/>
          <w:sz w:val="20"/>
          <w:szCs w:val="20"/>
        </w:rPr>
        <w:t>±</w:t>
      </w:r>
      <w:r w:rsidR="0092183D">
        <w:rPr>
          <w:rFonts w:ascii="Times New Roman" w:hAnsi="Times New Roman"/>
          <w:color w:val="000000" w:themeColor="text1"/>
          <w:sz w:val="20"/>
          <w:szCs w:val="20"/>
        </w:rPr>
        <w:t>30</w:t>
      </w:r>
      <w:r w:rsidR="00A037AC">
        <w:rPr>
          <w:rFonts w:ascii="Times New Roman" w:hAnsi="Times New Roman"/>
          <w:color w:val="000000" w:themeColor="text1"/>
          <w:sz w:val="20"/>
          <w:szCs w:val="20"/>
        </w:rPr>
        <w:t xml:space="preserve"> </w:t>
      </w:r>
      <w:r w:rsidR="00187A55" w:rsidRPr="00187A55">
        <w:rPr>
          <w:rFonts w:ascii="Times New Roman" w:hAnsi="Times New Roman"/>
          <w:color w:val="000000" w:themeColor="text1"/>
          <w:sz w:val="20"/>
          <w:szCs w:val="20"/>
        </w:rPr>
        <w:t>°</w:t>
      </w:r>
      <w:r w:rsidR="00187A55" w:rsidRPr="00187A55">
        <w:rPr>
          <w:rFonts w:ascii="Times New Roman" w:hAnsi="Times New Roman" w:hint="eastAsia"/>
          <w:color w:val="000000" w:themeColor="text1"/>
          <w:sz w:val="20"/>
          <w:szCs w:val="20"/>
        </w:rPr>
        <w:t>以内を推奨範囲とし</w:t>
      </w:r>
      <w:r w:rsidR="00A07207">
        <w:rPr>
          <w:rFonts w:ascii="Times New Roman" w:hAnsi="Times New Roman" w:hint="eastAsia"/>
          <w:color w:val="000000" w:themeColor="text1"/>
          <w:sz w:val="20"/>
          <w:szCs w:val="20"/>
        </w:rPr>
        <w:t>,</w:t>
      </w:r>
      <w:r w:rsidR="00187A55" w:rsidRPr="00187A55">
        <w:rPr>
          <w:rFonts w:ascii="Times New Roman" w:hAnsi="Times New Roman" w:hint="eastAsia"/>
          <w:color w:val="000000" w:themeColor="text1"/>
          <w:sz w:val="20"/>
          <w:szCs w:val="20"/>
        </w:rPr>
        <w:t>±</w:t>
      </w:r>
      <w:r w:rsidR="00187A55" w:rsidRPr="00187A55">
        <w:rPr>
          <w:rFonts w:ascii="Times New Roman" w:hAnsi="Times New Roman"/>
          <w:color w:val="000000" w:themeColor="text1"/>
          <w:sz w:val="20"/>
          <w:szCs w:val="20"/>
        </w:rPr>
        <w:t>60</w:t>
      </w:r>
      <w:r w:rsidR="009E32D5">
        <w:rPr>
          <w:rFonts w:ascii="Times New Roman" w:hAnsi="Times New Roman"/>
          <w:color w:val="000000" w:themeColor="text1"/>
          <w:sz w:val="20"/>
          <w:szCs w:val="20"/>
        </w:rPr>
        <w:t xml:space="preserve"> </w:t>
      </w:r>
      <w:r w:rsidR="00187A55" w:rsidRPr="00187A55">
        <w:rPr>
          <w:rFonts w:ascii="Times New Roman" w:hAnsi="Times New Roman"/>
          <w:color w:val="000000" w:themeColor="text1"/>
          <w:sz w:val="20"/>
          <w:szCs w:val="20"/>
        </w:rPr>
        <w:t>°</w:t>
      </w:r>
      <w:r w:rsidR="00187A55" w:rsidRPr="00187A55">
        <w:rPr>
          <w:rFonts w:ascii="Times New Roman" w:hAnsi="Times New Roman" w:hint="eastAsia"/>
          <w:color w:val="000000" w:themeColor="text1"/>
          <w:sz w:val="20"/>
          <w:szCs w:val="20"/>
        </w:rPr>
        <w:t>を超える配置は可能な限り排除することが適切である</w:t>
      </w:r>
      <w:r w:rsidR="00A07207">
        <w:rPr>
          <w:rFonts w:ascii="Times New Roman" w:hAnsi="Times New Roman" w:hint="eastAsia"/>
          <w:color w:val="000000" w:themeColor="text1"/>
          <w:sz w:val="20"/>
          <w:szCs w:val="20"/>
        </w:rPr>
        <w:t>.</w:t>
      </w:r>
    </w:p>
    <w:p w14:paraId="7A6BA537" w14:textId="77777777" w:rsidR="001C530C" w:rsidRPr="007B4A51" w:rsidRDefault="001C530C" w:rsidP="00FB1063">
      <w:pPr>
        <w:rPr>
          <w:rFonts w:ascii="Times New Roman" w:hAnsi="Times New Roman"/>
          <w:color w:val="000000" w:themeColor="text1"/>
          <w:sz w:val="20"/>
          <w:szCs w:val="20"/>
        </w:rPr>
      </w:pPr>
    </w:p>
    <w:p w14:paraId="42F1DEAF" w14:textId="318A7F20" w:rsidR="004F585B" w:rsidRPr="00FB1063" w:rsidRDefault="004F585B" w:rsidP="004F585B">
      <w:pPr>
        <w:spacing w:afterLines="100" w:after="291"/>
        <w:rPr>
          <w:rFonts w:ascii="Times New Roman" w:eastAsia="ＭＳ ゴシック" w:hAnsi="Times New Roman"/>
          <w:b/>
          <w:color w:val="000000" w:themeColor="text1"/>
          <w:sz w:val="20"/>
          <w:szCs w:val="20"/>
        </w:rPr>
      </w:pPr>
      <w:r w:rsidRPr="00FB1063">
        <w:rPr>
          <w:rFonts w:ascii="Times New Roman" w:eastAsia="ＭＳ ゴシック" w:hAnsi="Times New Roman"/>
          <w:b/>
          <w:color w:val="000000" w:themeColor="text1"/>
          <w:sz w:val="20"/>
          <w:szCs w:val="20"/>
        </w:rPr>
        <w:t>4-</w:t>
      </w:r>
      <w:r>
        <w:rPr>
          <w:rFonts w:ascii="Times New Roman" w:eastAsia="ＭＳ ゴシック" w:hAnsi="Times New Roman"/>
          <w:b/>
          <w:color w:val="000000" w:themeColor="text1"/>
          <w:sz w:val="20"/>
          <w:szCs w:val="20"/>
        </w:rPr>
        <w:t>3</w:t>
      </w:r>
      <w:r w:rsidRPr="00FB1063">
        <w:rPr>
          <w:rFonts w:ascii="Times New Roman" w:eastAsia="ＭＳ ゴシック" w:hAnsi="Times New Roman"/>
          <w:b/>
          <w:color w:val="000000" w:themeColor="text1"/>
          <w:sz w:val="20"/>
          <w:szCs w:val="20"/>
        </w:rPr>
        <w:t xml:space="preserve">. </w:t>
      </w:r>
      <w:r w:rsidR="00FF1D04" w:rsidRPr="00FF1D04">
        <w:rPr>
          <w:rFonts w:ascii="Times New Roman" w:eastAsia="ＭＳ ゴシック" w:hAnsi="Times New Roman"/>
          <w:b/>
          <w:color w:val="000000" w:themeColor="text1"/>
          <w:sz w:val="20"/>
          <w:szCs w:val="20"/>
        </w:rPr>
        <w:t>入力</w:t>
      </w:r>
      <w:r w:rsidR="00BD7C4F">
        <w:rPr>
          <w:rFonts w:ascii="Times New Roman" w:eastAsia="ＭＳ ゴシック" w:hAnsi="Times New Roman" w:hint="eastAsia"/>
          <w:b/>
          <w:color w:val="000000" w:themeColor="text1"/>
          <w:sz w:val="20"/>
          <w:szCs w:val="20"/>
        </w:rPr>
        <w:t>受付</w:t>
      </w:r>
      <w:r w:rsidR="00FF1D04" w:rsidRPr="00FF1D04">
        <w:rPr>
          <w:rFonts w:ascii="Times New Roman" w:eastAsia="ＭＳ ゴシック" w:hAnsi="Times New Roman"/>
          <w:b/>
          <w:color w:val="000000" w:themeColor="text1"/>
          <w:sz w:val="20"/>
          <w:szCs w:val="20"/>
        </w:rPr>
        <w:t>とフィードバック設計</w:t>
      </w:r>
    </w:p>
    <w:p w14:paraId="2018A5BD" w14:textId="31ED012D" w:rsidR="004F585B" w:rsidRDefault="00574670" w:rsidP="00FB1063">
      <w:pPr>
        <w:rPr>
          <w:rFonts w:ascii="Times New Roman" w:hAnsi="Times New Roman"/>
          <w:color w:val="000000" w:themeColor="text1"/>
          <w:sz w:val="20"/>
          <w:szCs w:val="20"/>
        </w:rPr>
      </w:pPr>
      <w:r>
        <w:rPr>
          <w:rFonts w:ascii="Times New Roman" w:hAnsi="Times New Roman" w:hint="eastAsia"/>
          <w:color w:val="000000" w:themeColor="text1"/>
          <w:sz w:val="20"/>
          <w:szCs w:val="20"/>
        </w:rPr>
        <w:t xml:space="preserve">　</w:t>
      </w:r>
      <w:r w:rsidR="00DE4F58" w:rsidRPr="00DE4F58">
        <w:rPr>
          <w:rFonts w:ascii="Times New Roman" w:hAnsi="Times New Roman"/>
          <w:color w:val="000000" w:themeColor="text1"/>
          <w:sz w:val="20"/>
          <w:szCs w:val="20"/>
        </w:rPr>
        <w:t>仰臥位で</w:t>
      </w:r>
      <w:r w:rsidR="00783F2B">
        <w:rPr>
          <w:rFonts w:ascii="Times New Roman" w:hAnsi="Times New Roman"/>
          <w:color w:val="000000" w:themeColor="text1"/>
          <w:sz w:val="20"/>
          <w:szCs w:val="20"/>
        </w:rPr>
        <w:t>VR</w:t>
      </w:r>
      <w:r w:rsidR="00783F2B">
        <w:rPr>
          <w:rFonts w:ascii="Times New Roman" w:hAnsi="Times New Roman" w:hint="eastAsia"/>
          <w:color w:val="000000" w:themeColor="text1"/>
          <w:sz w:val="20"/>
          <w:szCs w:val="20"/>
        </w:rPr>
        <w:t>を操作する</w:t>
      </w:r>
      <w:r w:rsidR="009F2898">
        <w:rPr>
          <w:rFonts w:ascii="Times New Roman" w:hAnsi="Times New Roman" w:hint="eastAsia"/>
          <w:color w:val="000000" w:themeColor="text1"/>
          <w:sz w:val="20"/>
          <w:szCs w:val="20"/>
        </w:rPr>
        <w:t>経験が</w:t>
      </w:r>
      <w:r w:rsidR="00422A33">
        <w:rPr>
          <w:rFonts w:ascii="Times New Roman" w:hAnsi="Times New Roman" w:hint="eastAsia"/>
          <w:color w:val="000000" w:themeColor="text1"/>
          <w:sz w:val="20"/>
          <w:szCs w:val="20"/>
        </w:rPr>
        <w:t>未熟な</w:t>
      </w:r>
      <w:r w:rsidR="00783F2B">
        <w:rPr>
          <w:rFonts w:ascii="Times New Roman" w:hAnsi="Times New Roman" w:hint="eastAsia"/>
          <w:color w:val="000000" w:themeColor="text1"/>
          <w:sz w:val="20"/>
          <w:szCs w:val="20"/>
        </w:rPr>
        <w:t>場合において</w:t>
      </w:r>
      <w:r w:rsidR="001541BE">
        <w:rPr>
          <w:rFonts w:ascii="Times New Roman" w:hAnsi="Times New Roman" w:hint="eastAsia"/>
          <w:color w:val="000000" w:themeColor="text1"/>
          <w:sz w:val="20"/>
          <w:szCs w:val="20"/>
        </w:rPr>
        <w:t>は</w:t>
      </w:r>
      <w:r w:rsidR="00AD12B7">
        <w:rPr>
          <w:rFonts w:ascii="Times New Roman" w:hAnsi="Times New Roman" w:hint="eastAsia"/>
          <w:color w:val="000000" w:themeColor="text1"/>
          <w:sz w:val="20"/>
          <w:szCs w:val="20"/>
        </w:rPr>
        <w:t>,</w:t>
      </w:r>
      <w:r w:rsidR="00DE4F58" w:rsidRPr="00DE4F58">
        <w:rPr>
          <w:rFonts w:ascii="Times New Roman" w:hAnsi="Times New Roman"/>
          <w:color w:val="000000" w:themeColor="text1"/>
          <w:sz w:val="20"/>
          <w:szCs w:val="20"/>
        </w:rPr>
        <w:t>座位と比較して反応時間の有意な遅延を伴うことが明らかとなった</w:t>
      </w:r>
      <w:r w:rsidR="00A07207">
        <w:rPr>
          <w:rFonts w:ascii="Times New Roman" w:hAnsi="Times New Roman"/>
          <w:color w:val="000000" w:themeColor="text1"/>
          <w:sz w:val="20"/>
          <w:szCs w:val="20"/>
        </w:rPr>
        <w:t>.</w:t>
      </w:r>
      <w:r w:rsidR="00DE4F58" w:rsidRPr="00DE4F58">
        <w:rPr>
          <w:rFonts w:ascii="Times New Roman" w:hAnsi="Times New Roman"/>
          <w:color w:val="000000" w:themeColor="text1"/>
          <w:sz w:val="20"/>
          <w:szCs w:val="20"/>
        </w:rPr>
        <w:t>この結果を踏まえ</w:t>
      </w:r>
      <w:r w:rsidR="00A07207">
        <w:rPr>
          <w:rFonts w:ascii="Times New Roman" w:hAnsi="Times New Roman"/>
          <w:color w:val="000000" w:themeColor="text1"/>
          <w:sz w:val="20"/>
          <w:szCs w:val="20"/>
        </w:rPr>
        <w:t>,</w:t>
      </w:r>
      <w:r w:rsidR="00DE4F58" w:rsidRPr="00DE4F58">
        <w:rPr>
          <w:rFonts w:ascii="Times New Roman" w:hAnsi="Times New Roman"/>
          <w:color w:val="000000" w:themeColor="text1"/>
          <w:sz w:val="20"/>
          <w:szCs w:val="20"/>
        </w:rPr>
        <w:t>システム設計においては以下の対応が求められる</w:t>
      </w:r>
      <w:r w:rsidR="00A07207">
        <w:rPr>
          <w:rFonts w:ascii="Times New Roman" w:hAnsi="Times New Roman"/>
          <w:color w:val="000000" w:themeColor="text1"/>
          <w:sz w:val="20"/>
          <w:szCs w:val="20"/>
        </w:rPr>
        <w:t>.</w:t>
      </w:r>
      <w:r w:rsidR="00DE4F58" w:rsidRPr="00DE4F58">
        <w:rPr>
          <w:rFonts w:ascii="Times New Roman" w:hAnsi="Times New Roman"/>
          <w:color w:val="000000" w:themeColor="text1"/>
          <w:sz w:val="20"/>
          <w:szCs w:val="20"/>
        </w:rPr>
        <w:t>第一に</w:t>
      </w:r>
      <w:r w:rsidR="00A07207">
        <w:rPr>
          <w:rFonts w:ascii="Times New Roman" w:hAnsi="Times New Roman"/>
          <w:color w:val="000000" w:themeColor="text1"/>
          <w:sz w:val="20"/>
          <w:szCs w:val="20"/>
        </w:rPr>
        <w:t>,</w:t>
      </w:r>
      <w:r w:rsidR="00DE4F58" w:rsidRPr="00DE4F58">
        <w:rPr>
          <w:rFonts w:ascii="Times New Roman" w:hAnsi="Times New Roman"/>
          <w:color w:val="000000" w:themeColor="text1"/>
          <w:sz w:val="20"/>
          <w:szCs w:val="20"/>
        </w:rPr>
        <w:t>入力受付時間</w:t>
      </w:r>
      <w:r w:rsidR="00DE4F58" w:rsidRPr="00DE4F58">
        <w:rPr>
          <w:rFonts w:ascii="Times New Roman" w:hAnsi="Times New Roman"/>
          <w:color w:val="000000" w:themeColor="text1"/>
          <w:sz w:val="20"/>
          <w:szCs w:val="20"/>
        </w:rPr>
        <w:t>(</w:t>
      </w:r>
      <w:r w:rsidR="00DE4F58" w:rsidRPr="00DE4F58">
        <w:rPr>
          <w:rFonts w:ascii="Times New Roman" w:hAnsi="Times New Roman"/>
          <w:color w:val="000000" w:themeColor="text1"/>
          <w:sz w:val="20"/>
          <w:szCs w:val="20"/>
        </w:rPr>
        <w:t>タイムアウト設定等</w:t>
      </w:r>
      <w:r w:rsidR="00DE4F58" w:rsidRPr="00DE4F58">
        <w:rPr>
          <w:rFonts w:ascii="Times New Roman" w:hAnsi="Times New Roman"/>
          <w:color w:val="000000" w:themeColor="text1"/>
          <w:sz w:val="20"/>
          <w:szCs w:val="20"/>
        </w:rPr>
        <w:t>)</w:t>
      </w:r>
      <w:r w:rsidR="00DE4F58" w:rsidRPr="00DE4F58">
        <w:rPr>
          <w:rFonts w:ascii="Times New Roman" w:hAnsi="Times New Roman"/>
          <w:color w:val="000000" w:themeColor="text1"/>
          <w:sz w:val="20"/>
          <w:szCs w:val="20"/>
        </w:rPr>
        <w:t>については</w:t>
      </w:r>
      <w:r w:rsidR="00A07207">
        <w:rPr>
          <w:rFonts w:ascii="Times New Roman" w:hAnsi="Times New Roman"/>
          <w:color w:val="000000" w:themeColor="text1"/>
          <w:sz w:val="20"/>
          <w:szCs w:val="20"/>
        </w:rPr>
        <w:t>,</w:t>
      </w:r>
      <w:r w:rsidR="00DE4F58" w:rsidRPr="00DE4F58">
        <w:rPr>
          <w:rFonts w:ascii="Times New Roman" w:hAnsi="Times New Roman"/>
          <w:color w:val="000000" w:themeColor="text1"/>
          <w:sz w:val="20"/>
          <w:szCs w:val="20"/>
        </w:rPr>
        <w:t>座位時の基準値に対して</w:t>
      </w:r>
      <w:r w:rsidR="00DE4F58" w:rsidRPr="00DE4F58">
        <w:rPr>
          <w:rFonts w:ascii="Times New Roman" w:hAnsi="Times New Roman"/>
          <w:color w:val="000000" w:themeColor="text1"/>
          <w:sz w:val="20"/>
          <w:szCs w:val="20"/>
        </w:rPr>
        <w:t>10</w:t>
      </w:r>
      <w:r w:rsidR="00BC5237">
        <w:rPr>
          <w:rFonts w:ascii="Times New Roman" w:hAnsi="Times New Roman"/>
          <w:color w:val="000000" w:themeColor="text1"/>
          <w:sz w:val="20"/>
          <w:szCs w:val="20"/>
        </w:rPr>
        <w:t xml:space="preserve"> </w:t>
      </w:r>
      <w:r w:rsidR="00DE4F58" w:rsidRPr="00DE4F58">
        <w:rPr>
          <w:rFonts w:ascii="Times New Roman" w:hAnsi="Times New Roman"/>
          <w:color w:val="000000" w:themeColor="text1"/>
          <w:sz w:val="20"/>
          <w:szCs w:val="20"/>
        </w:rPr>
        <w:t>%</w:t>
      </w:r>
      <w:r w:rsidR="00DE4F58" w:rsidRPr="00DE4F58">
        <w:rPr>
          <w:rFonts w:ascii="Times New Roman" w:hAnsi="Times New Roman"/>
          <w:color w:val="000000" w:themeColor="text1"/>
          <w:sz w:val="20"/>
          <w:szCs w:val="20"/>
        </w:rPr>
        <w:t>から</w:t>
      </w:r>
      <w:r w:rsidR="00DE4F58" w:rsidRPr="00DE4F58">
        <w:rPr>
          <w:rFonts w:ascii="Times New Roman" w:hAnsi="Times New Roman"/>
          <w:color w:val="000000" w:themeColor="text1"/>
          <w:sz w:val="20"/>
          <w:szCs w:val="20"/>
        </w:rPr>
        <w:t>20</w:t>
      </w:r>
      <w:r w:rsidR="00BC5237">
        <w:rPr>
          <w:rFonts w:ascii="Times New Roman" w:hAnsi="Times New Roman"/>
          <w:color w:val="000000" w:themeColor="text1"/>
          <w:sz w:val="20"/>
          <w:szCs w:val="20"/>
        </w:rPr>
        <w:t xml:space="preserve"> </w:t>
      </w:r>
      <w:r w:rsidR="00DE4F58" w:rsidRPr="00DE4F58">
        <w:rPr>
          <w:rFonts w:ascii="Times New Roman" w:hAnsi="Times New Roman"/>
          <w:color w:val="000000" w:themeColor="text1"/>
          <w:sz w:val="20"/>
          <w:szCs w:val="20"/>
        </w:rPr>
        <w:t>%</w:t>
      </w:r>
      <w:r w:rsidR="00DE4F58" w:rsidRPr="00DE4F58">
        <w:rPr>
          <w:rFonts w:ascii="Times New Roman" w:hAnsi="Times New Roman"/>
          <w:color w:val="000000" w:themeColor="text1"/>
          <w:sz w:val="20"/>
          <w:szCs w:val="20"/>
        </w:rPr>
        <w:t>程度の延長を確保することが必要である</w:t>
      </w:r>
      <w:r w:rsidR="00A07207">
        <w:rPr>
          <w:rFonts w:ascii="Times New Roman" w:hAnsi="Times New Roman"/>
          <w:color w:val="000000" w:themeColor="text1"/>
          <w:sz w:val="20"/>
          <w:szCs w:val="20"/>
        </w:rPr>
        <w:t>.</w:t>
      </w:r>
      <w:r w:rsidR="00272496" w:rsidRPr="00272496">
        <w:rPr>
          <w:rFonts w:ascii="Times New Roman" w:hAnsi="Times New Roman"/>
          <w:color w:val="000000" w:themeColor="text1"/>
          <w:sz w:val="20"/>
          <w:szCs w:val="20"/>
        </w:rPr>
        <w:t>一方で</w:t>
      </w:r>
      <w:r w:rsidR="00272496" w:rsidRPr="00272496">
        <w:rPr>
          <w:rFonts w:ascii="Times New Roman" w:hAnsi="Times New Roman"/>
          <w:color w:val="000000" w:themeColor="text1"/>
          <w:sz w:val="20"/>
          <w:szCs w:val="20"/>
        </w:rPr>
        <w:t>,</w:t>
      </w:r>
      <w:r w:rsidR="00272496" w:rsidRPr="00272496">
        <w:rPr>
          <w:rFonts w:ascii="Times New Roman" w:hAnsi="Times New Roman"/>
          <w:color w:val="000000" w:themeColor="text1"/>
          <w:sz w:val="20"/>
          <w:szCs w:val="20"/>
        </w:rPr>
        <w:t>長期的な利用を通じて操作に習熟したユーザーに対しては</w:t>
      </w:r>
      <w:r w:rsidR="00272496" w:rsidRPr="00272496">
        <w:rPr>
          <w:rFonts w:ascii="Times New Roman" w:hAnsi="Times New Roman"/>
          <w:color w:val="000000" w:themeColor="text1"/>
          <w:sz w:val="20"/>
          <w:szCs w:val="20"/>
        </w:rPr>
        <w:t>,</w:t>
      </w:r>
      <w:r w:rsidR="00272496" w:rsidRPr="00272496">
        <w:rPr>
          <w:rFonts w:ascii="Times New Roman" w:hAnsi="Times New Roman"/>
          <w:color w:val="000000" w:themeColor="text1"/>
          <w:sz w:val="20"/>
          <w:szCs w:val="20"/>
        </w:rPr>
        <w:t>自身のパフォーマンスに合わせて受付時間を短縮するなど</w:t>
      </w:r>
      <w:r w:rsidR="00272496" w:rsidRPr="00272496">
        <w:rPr>
          <w:rFonts w:ascii="Times New Roman" w:hAnsi="Times New Roman"/>
          <w:color w:val="000000" w:themeColor="text1"/>
          <w:sz w:val="20"/>
          <w:szCs w:val="20"/>
        </w:rPr>
        <w:t>,</w:t>
      </w:r>
      <w:r w:rsidR="00272496" w:rsidRPr="00272496">
        <w:rPr>
          <w:rFonts w:ascii="Times New Roman" w:hAnsi="Times New Roman"/>
          <w:color w:val="000000" w:themeColor="text1"/>
          <w:sz w:val="20"/>
          <w:szCs w:val="20"/>
        </w:rPr>
        <w:t>任意にカスタマイズできる設計が求められる</w:t>
      </w:r>
      <w:r w:rsidR="006552CA">
        <w:rPr>
          <w:rFonts w:ascii="Times New Roman" w:hAnsi="Times New Roman"/>
          <w:color w:val="000000" w:themeColor="text1"/>
          <w:sz w:val="20"/>
          <w:szCs w:val="20"/>
        </w:rPr>
        <w:t>.</w:t>
      </w:r>
      <w:r w:rsidR="008E2751" w:rsidRPr="008E2751">
        <w:rPr>
          <w:rFonts w:ascii="Times New Roman" w:hAnsi="Times New Roman"/>
          <w:color w:val="000000" w:themeColor="text1"/>
          <w:sz w:val="20"/>
          <w:szCs w:val="20"/>
        </w:rPr>
        <w:t>第二に，視覚的フィードバックのみでは情報の欠落が生じやすい．本研究の実験系を構築する際，予備的</w:t>
      </w:r>
      <w:r w:rsidR="00CD1C65">
        <w:rPr>
          <w:rFonts w:ascii="Times New Roman" w:hAnsi="Times New Roman" w:hint="eastAsia"/>
          <w:color w:val="000000" w:themeColor="text1"/>
          <w:sz w:val="20"/>
          <w:szCs w:val="20"/>
        </w:rPr>
        <w:t>な参加</w:t>
      </w:r>
      <w:r w:rsidR="008E2751" w:rsidRPr="008E2751">
        <w:rPr>
          <w:rFonts w:ascii="Times New Roman" w:hAnsi="Times New Roman"/>
          <w:color w:val="000000" w:themeColor="text1"/>
          <w:sz w:val="20"/>
          <w:szCs w:val="20"/>
        </w:rPr>
        <w:t>者によるテストにおいて操作感の不足が指摘されたため，聴覚的・触覚的フィードバックを併用し，操作の成否を確実に提示するマルチモーダルな設計を重視すべきであると</w:t>
      </w:r>
      <w:r w:rsidR="004214C0">
        <w:rPr>
          <w:rFonts w:ascii="Times New Roman" w:hAnsi="Times New Roman" w:hint="eastAsia"/>
          <w:color w:val="000000" w:themeColor="text1"/>
          <w:sz w:val="20"/>
          <w:szCs w:val="20"/>
        </w:rPr>
        <w:t>考える</w:t>
      </w:r>
      <w:r w:rsidR="008E2751" w:rsidRPr="008E2751">
        <w:rPr>
          <w:rFonts w:ascii="Times New Roman" w:hAnsi="Times New Roman"/>
          <w:color w:val="000000" w:themeColor="text1"/>
          <w:sz w:val="20"/>
          <w:szCs w:val="20"/>
        </w:rPr>
        <w:t>．</w:t>
      </w:r>
    </w:p>
    <w:p w14:paraId="04009336" w14:textId="77777777" w:rsidR="00241FB1" w:rsidRDefault="00241FB1" w:rsidP="00FB1063">
      <w:pPr>
        <w:rPr>
          <w:rFonts w:ascii="Times New Roman" w:hAnsi="Times New Roman"/>
          <w:color w:val="000000" w:themeColor="text1"/>
          <w:sz w:val="20"/>
          <w:szCs w:val="20"/>
        </w:rPr>
      </w:pPr>
    </w:p>
    <w:p w14:paraId="4FE10ED6" w14:textId="4491C871" w:rsidR="005E360A" w:rsidRPr="00FB1063" w:rsidRDefault="005E360A" w:rsidP="005E360A">
      <w:pPr>
        <w:spacing w:afterLines="100" w:after="291"/>
        <w:rPr>
          <w:rFonts w:ascii="Times New Roman" w:eastAsia="ＭＳ ゴシック" w:hAnsi="Times New Roman"/>
          <w:b/>
          <w:color w:val="000000" w:themeColor="text1"/>
          <w:sz w:val="20"/>
          <w:szCs w:val="20"/>
        </w:rPr>
      </w:pPr>
      <w:r w:rsidRPr="00FB1063">
        <w:rPr>
          <w:rFonts w:ascii="Times New Roman" w:eastAsia="ＭＳ ゴシック" w:hAnsi="Times New Roman"/>
          <w:b/>
          <w:color w:val="000000" w:themeColor="text1"/>
          <w:sz w:val="20"/>
          <w:szCs w:val="20"/>
        </w:rPr>
        <w:t>4-</w:t>
      </w:r>
      <w:r>
        <w:rPr>
          <w:rFonts w:ascii="Times New Roman" w:eastAsia="ＭＳ ゴシック" w:hAnsi="Times New Roman"/>
          <w:b/>
          <w:color w:val="000000" w:themeColor="text1"/>
          <w:sz w:val="20"/>
          <w:szCs w:val="20"/>
        </w:rPr>
        <w:t>4.</w:t>
      </w:r>
      <w:r w:rsidRPr="00FB1063">
        <w:rPr>
          <w:rFonts w:ascii="Times New Roman" w:eastAsia="ＭＳ ゴシック" w:hAnsi="Times New Roman"/>
          <w:b/>
          <w:color w:val="000000" w:themeColor="text1"/>
          <w:sz w:val="20"/>
          <w:szCs w:val="20"/>
        </w:rPr>
        <w:t xml:space="preserve"> </w:t>
      </w:r>
      <w:r w:rsidR="00A330EC" w:rsidRPr="00A330EC">
        <w:rPr>
          <w:rFonts w:ascii="Times New Roman" w:eastAsia="ＭＳ ゴシック" w:hAnsi="Times New Roman"/>
          <w:b/>
          <w:color w:val="000000" w:themeColor="text1"/>
          <w:sz w:val="20"/>
          <w:szCs w:val="20"/>
        </w:rPr>
        <w:t>安全性への配慮</w:t>
      </w:r>
    </w:p>
    <w:p w14:paraId="4F2F3C3F" w14:textId="6EAB9BC9" w:rsidR="004F585B" w:rsidRDefault="00340942" w:rsidP="00C82700">
      <w:pPr>
        <w:rPr>
          <w:rFonts w:ascii="Times New Roman" w:hAnsi="Times New Roman"/>
          <w:color w:val="000000" w:themeColor="text1"/>
          <w:sz w:val="20"/>
          <w:szCs w:val="20"/>
        </w:rPr>
      </w:pPr>
      <w:r>
        <w:rPr>
          <w:rFonts w:ascii="Times New Roman" w:hAnsi="Times New Roman" w:hint="eastAsia"/>
          <w:color w:val="000000" w:themeColor="text1"/>
          <w:sz w:val="20"/>
          <w:szCs w:val="20"/>
        </w:rPr>
        <w:t xml:space="preserve">　</w:t>
      </w:r>
      <w:r w:rsidR="00C82700" w:rsidRPr="00C82700">
        <w:rPr>
          <w:rFonts w:ascii="Times New Roman" w:hAnsi="Times New Roman" w:hint="eastAsia"/>
          <w:color w:val="000000" w:themeColor="text1"/>
          <w:sz w:val="20"/>
          <w:szCs w:val="20"/>
        </w:rPr>
        <w:t>仰臥位での利用は</w:t>
      </w:r>
      <w:r w:rsidR="00F011A7">
        <w:rPr>
          <w:rFonts w:ascii="Times New Roman" w:hAnsi="Times New Roman" w:hint="eastAsia"/>
          <w:color w:val="000000" w:themeColor="text1"/>
          <w:sz w:val="20"/>
          <w:szCs w:val="20"/>
        </w:rPr>
        <w:t>,</w:t>
      </w:r>
      <w:r w:rsidR="00C82700" w:rsidRPr="00C82700">
        <w:rPr>
          <w:rFonts w:ascii="Times New Roman" w:hAnsi="Times New Roman" w:hint="eastAsia"/>
          <w:color w:val="000000" w:themeColor="text1"/>
          <w:sz w:val="20"/>
          <w:szCs w:val="20"/>
        </w:rPr>
        <w:t>実験</w:t>
      </w:r>
      <w:r w:rsidR="00C82700" w:rsidRPr="00C82700">
        <w:rPr>
          <w:rFonts w:ascii="Times New Roman" w:hAnsi="Times New Roman" w:hint="eastAsia"/>
          <w:color w:val="000000" w:themeColor="text1"/>
          <w:sz w:val="20"/>
          <w:szCs w:val="20"/>
        </w:rPr>
        <w:t>1</w:t>
      </w:r>
      <w:r w:rsidR="00C82700" w:rsidRPr="00C82700">
        <w:rPr>
          <w:rFonts w:ascii="Times New Roman" w:hAnsi="Times New Roman" w:hint="eastAsia"/>
          <w:color w:val="000000" w:themeColor="text1"/>
          <w:sz w:val="20"/>
          <w:szCs w:val="20"/>
        </w:rPr>
        <w:t>の主観評価において背中角度が仰臥位に近づくほど</w:t>
      </w:r>
      <w:r w:rsidR="00D70B46">
        <w:rPr>
          <w:rFonts w:ascii="Times New Roman" w:hAnsi="Times New Roman"/>
          <w:color w:val="000000" w:themeColor="text1"/>
          <w:sz w:val="20"/>
          <w:szCs w:val="20"/>
        </w:rPr>
        <w:t>VR</w:t>
      </w:r>
      <w:r w:rsidR="00D70B46">
        <w:rPr>
          <w:rFonts w:ascii="Times New Roman" w:hAnsi="Times New Roman" w:hint="eastAsia"/>
          <w:color w:val="000000" w:themeColor="text1"/>
          <w:sz w:val="20"/>
          <w:szCs w:val="20"/>
        </w:rPr>
        <w:t>酔い</w:t>
      </w:r>
      <w:r w:rsidR="00C82700" w:rsidRPr="00C82700">
        <w:rPr>
          <w:rFonts w:ascii="Times New Roman" w:hAnsi="Times New Roman" w:hint="eastAsia"/>
          <w:color w:val="000000" w:themeColor="text1"/>
          <w:sz w:val="20"/>
          <w:szCs w:val="20"/>
        </w:rPr>
        <w:t>が増加する傾向が確認されたことから</w:t>
      </w:r>
      <w:r w:rsidR="00F011A7">
        <w:rPr>
          <w:rFonts w:ascii="Times New Roman" w:hAnsi="Times New Roman" w:hint="eastAsia"/>
          <w:color w:val="000000" w:themeColor="text1"/>
          <w:sz w:val="20"/>
          <w:szCs w:val="20"/>
        </w:rPr>
        <w:t>,</w:t>
      </w:r>
      <w:r w:rsidR="00C82700" w:rsidRPr="00C82700">
        <w:rPr>
          <w:rFonts w:ascii="Times New Roman" w:hAnsi="Times New Roman" w:hint="eastAsia"/>
          <w:color w:val="000000" w:themeColor="text1"/>
          <w:sz w:val="20"/>
          <w:szCs w:val="20"/>
        </w:rPr>
        <w:t>長時間の連続利用を抑制し</w:t>
      </w:r>
      <w:r w:rsidR="00F011A7">
        <w:rPr>
          <w:rFonts w:ascii="Times New Roman" w:hAnsi="Times New Roman" w:hint="eastAsia"/>
          <w:color w:val="000000" w:themeColor="text1"/>
          <w:sz w:val="20"/>
          <w:szCs w:val="20"/>
        </w:rPr>
        <w:t>,</w:t>
      </w:r>
      <w:r w:rsidR="00C82700" w:rsidRPr="00C82700">
        <w:rPr>
          <w:rFonts w:ascii="Times New Roman" w:hAnsi="Times New Roman" w:hint="eastAsia"/>
          <w:color w:val="000000" w:themeColor="text1"/>
          <w:sz w:val="20"/>
          <w:szCs w:val="20"/>
        </w:rPr>
        <w:t>適宜姿勢の変更を促す警告表示等の実装が推奨される</w:t>
      </w:r>
      <w:r w:rsidR="00F011A7">
        <w:rPr>
          <w:rFonts w:ascii="Times New Roman" w:hAnsi="Times New Roman" w:hint="eastAsia"/>
          <w:color w:val="000000" w:themeColor="text1"/>
          <w:sz w:val="20"/>
          <w:szCs w:val="20"/>
        </w:rPr>
        <w:t>.</w:t>
      </w:r>
    </w:p>
    <w:p w14:paraId="2A830478" w14:textId="77777777" w:rsidR="009447CD" w:rsidRDefault="009447CD" w:rsidP="00C82700">
      <w:pPr>
        <w:rPr>
          <w:rFonts w:ascii="Times New Roman" w:hAnsi="Times New Roman"/>
          <w:color w:val="000000" w:themeColor="text1"/>
          <w:sz w:val="20"/>
          <w:szCs w:val="20"/>
        </w:rPr>
      </w:pPr>
    </w:p>
    <w:p w14:paraId="24CA4D0E" w14:textId="142835D7" w:rsidR="00056DE9" w:rsidRPr="00FB1063" w:rsidRDefault="00056DE9" w:rsidP="00056DE9">
      <w:pPr>
        <w:spacing w:afterLines="100" w:after="291"/>
        <w:rPr>
          <w:rFonts w:ascii="Times New Roman" w:eastAsia="ＭＳ ゴシック" w:hAnsi="Times New Roman"/>
          <w:b/>
          <w:color w:val="000000" w:themeColor="text1"/>
          <w:sz w:val="20"/>
          <w:szCs w:val="20"/>
        </w:rPr>
      </w:pPr>
      <w:r w:rsidRPr="00FB1063">
        <w:rPr>
          <w:rFonts w:ascii="Times New Roman" w:eastAsia="ＭＳ ゴシック" w:hAnsi="Times New Roman"/>
          <w:b/>
          <w:color w:val="000000" w:themeColor="text1"/>
          <w:sz w:val="20"/>
          <w:szCs w:val="20"/>
        </w:rPr>
        <w:t>4-</w:t>
      </w:r>
      <w:r>
        <w:rPr>
          <w:rFonts w:ascii="Times New Roman" w:eastAsia="ＭＳ ゴシック" w:hAnsi="Times New Roman"/>
          <w:b/>
          <w:color w:val="000000" w:themeColor="text1"/>
          <w:sz w:val="20"/>
          <w:szCs w:val="20"/>
        </w:rPr>
        <w:t>5.</w:t>
      </w:r>
      <w:r w:rsidRPr="00FB1063">
        <w:rPr>
          <w:rFonts w:ascii="Times New Roman" w:eastAsia="ＭＳ ゴシック" w:hAnsi="Times New Roman"/>
          <w:b/>
          <w:color w:val="000000" w:themeColor="text1"/>
          <w:sz w:val="20"/>
          <w:szCs w:val="20"/>
        </w:rPr>
        <w:t xml:space="preserve"> </w:t>
      </w:r>
      <w:r w:rsidRPr="00056DE9">
        <w:rPr>
          <w:rFonts w:ascii="Times New Roman" w:eastAsia="ＭＳ ゴシック" w:hAnsi="Times New Roman"/>
          <w:b/>
          <w:color w:val="000000" w:themeColor="text1"/>
          <w:sz w:val="20"/>
          <w:szCs w:val="20"/>
        </w:rPr>
        <w:t>補助技術の導入と代替入力の推奨</w:t>
      </w:r>
    </w:p>
    <w:p w14:paraId="66C6A4D3" w14:textId="5522A2BF" w:rsidR="00E95EDD" w:rsidRDefault="00A50264" w:rsidP="007B1C82">
      <w:r>
        <w:rPr>
          <w:rFonts w:hint="eastAsia"/>
        </w:rPr>
        <w:t xml:space="preserve">　</w:t>
      </w:r>
      <w:r w:rsidR="007B1C82" w:rsidRPr="007B1C82">
        <w:t>実験</w:t>
      </w:r>
      <w:r w:rsidR="007B1C82" w:rsidRPr="007B1C82">
        <w:t>2</w:t>
      </w:r>
      <w:r w:rsidR="007B1C82" w:rsidRPr="007B1C82">
        <w:t>より</w:t>
      </w:r>
      <w:r w:rsidR="007B1C82" w:rsidRPr="007B1C82">
        <w:t>,</w:t>
      </w:r>
      <w:r w:rsidR="007B1C82" w:rsidRPr="007B1C82">
        <w:t>仰臥位における操作性は</w:t>
      </w:r>
      <w:r w:rsidR="007B1C82" w:rsidRPr="007B1C82">
        <w:t>,</w:t>
      </w:r>
      <w:r w:rsidR="007B1C82" w:rsidRPr="007B1C82">
        <w:t>座位と比較して</w:t>
      </w:r>
      <w:r w:rsidR="000A5145">
        <w:rPr>
          <w:rFonts w:hint="eastAsia"/>
        </w:rPr>
        <w:t>枕と頭部の接触など</w:t>
      </w:r>
      <w:r w:rsidR="008C357D">
        <w:rPr>
          <w:rFonts w:hint="eastAsia"/>
        </w:rPr>
        <w:t>の</w:t>
      </w:r>
      <w:r w:rsidR="007B1C82" w:rsidRPr="007B1C82">
        <w:t>物理的制約を伴い</w:t>
      </w:r>
      <w:r w:rsidR="007B1C82" w:rsidRPr="007B1C82">
        <w:t>,</w:t>
      </w:r>
      <w:r w:rsidR="007B1C82" w:rsidRPr="007B1C82">
        <w:t>その特性の違いは短期間の習熟のみによって完全に解消されるものではないことが示された</w:t>
      </w:r>
      <w:r w:rsidR="007B1C82" w:rsidRPr="007B1C82">
        <w:t>.</w:t>
      </w:r>
      <w:r w:rsidR="007B1C82" w:rsidRPr="007B1C82">
        <w:t>したがって</w:t>
      </w:r>
      <w:r w:rsidR="007B1C82" w:rsidRPr="007B1C82">
        <w:t>,</w:t>
      </w:r>
      <w:r w:rsidR="007B1C82" w:rsidRPr="007B1C82">
        <w:t>ユーザーの習熟による解決を前提とするのではなく</w:t>
      </w:r>
      <w:r w:rsidR="007B1C82" w:rsidRPr="007B1C82">
        <w:t>,</w:t>
      </w:r>
      <w:r w:rsidR="007B1C82" w:rsidRPr="007B1C82">
        <w:t>仰臥位特有の操作感に最適化した補助技術の導入が重要となる</w:t>
      </w:r>
      <w:r w:rsidR="007B1C82" w:rsidRPr="007B1C82">
        <w:t>.</w:t>
      </w:r>
      <w:r w:rsidR="007B1C82" w:rsidRPr="007B1C82">
        <w:t>特に</w:t>
      </w:r>
      <w:r w:rsidR="007B1C82" w:rsidRPr="007B1C82">
        <w:t>,</w:t>
      </w:r>
      <w:r w:rsidR="007B1C82" w:rsidRPr="007B1C82">
        <w:t>座位とは身体の可動域制限の範囲が大きく異なるため</w:t>
      </w:r>
      <w:r w:rsidR="007B1C82" w:rsidRPr="007B1C82">
        <w:t>,</w:t>
      </w:r>
      <w:r w:rsidR="007B1C82" w:rsidRPr="007B1C82">
        <w:t>座位を基準とした頭部運動のみによるターゲティングは</w:t>
      </w:r>
      <w:r w:rsidR="007B1C82" w:rsidRPr="007B1C82">
        <w:t>,</w:t>
      </w:r>
      <w:r w:rsidR="007B1C82" w:rsidRPr="007B1C82">
        <w:t>仰臥位において操作負荷を増大させる懸念がある</w:t>
      </w:r>
      <w:r w:rsidR="007B1C82" w:rsidRPr="007B1C82">
        <w:t>.</w:t>
      </w:r>
      <w:r w:rsidR="007B1C82" w:rsidRPr="007B1C82">
        <w:t>そのため</w:t>
      </w:r>
      <w:r w:rsidR="007B1C82" w:rsidRPr="007B1C82">
        <w:t>,</w:t>
      </w:r>
      <w:r w:rsidR="007B1C82" w:rsidRPr="007B1C82">
        <w:t>頭部動作を主眼とした設計をそのまま適用することは避けるべきである</w:t>
      </w:r>
      <w:r w:rsidR="007B1C82" w:rsidRPr="007B1C82">
        <w:t>.</w:t>
      </w:r>
      <w:r w:rsidR="00AA2D0C" w:rsidRPr="00AA2D0C">
        <w:t>代替案として，アイトラッキングや</w:t>
      </w:r>
      <w:r w:rsidR="00AA2D0C" w:rsidRPr="00AA2D0C">
        <w:t>手，コントローラ，音声入力などを柔軟に併用できる環境の整備が求められる．</w:t>
      </w:r>
    </w:p>
    <w:p w14:paraId="7FA5B55A" w14:textId="77777777" w:rsidR="00AA2D0C" w:rsidRDefault="00AA2D0C" w:rsidP="008B43A2"/>
    <w:p w14:paraId="1A2A828B" w14:textId="4884642E" w:rsidR="00E95EDD" w:rsidRPr="00FB1063" w:rsidRDefault="00E95EDD" w:rsidP="00E95EDD">
      <w:pPr>
        <w:spacing w:afterLines="100" w:after="291"/>
        <w:rPr>
          <w:rFonts w:ascii="Times New Roman" w:eastAsia="ＭＳ ゴシック" w:hAnsi="Times New Roman"/>
          <w:b/>
          <w:color w:val="000000" w:themeColor="text1"/>
          <w:sz w:val="22"/>
          <w:szCs w:val="22"/>
        </w:rPr>
      </w:pPr>
      <w:r w:rsidRPr="00B913F3">
        <w:rPr>
          <w:b/>
          <w:color w:val="EE0000"/>
          <w:sz w:val="22"/>
          <w:szCs w:val="22"/>
          <w:highlight w:val="yellow"/>
        </w:rPr>
        <w:t>5</w:t>
      </w:r>
      <w:r w:rsidRPr="00B913F3">
        <w:rPr>
          <w:rFonts w:ascii="Times New Roman" w:hAnsi="Times New Roman"/>
          <w:b/>
          <w:color w:val="EE0000"/>
          <w:sz w:val="22"/>
          <w:szCs w:val="22"/>
          <w:highlight w:val="yellow"/>
        </w:rPr>
        <w:t>.</w:t>
      </w:r>
      <w:r w:rsidRPr="00B913F3">
        <w:rPr>
          <w:rFonts w:ascii="Times New Roman" w:hAnsi="Times New Roman"/>
          <w:b/>
          <w:color w:val="EE0000"/>
          <w:sz w:val="22"/>
          <w:szCs w:val="22"/>
        </w:rPr>
        <w:t xml:space="preserve"> </w:t>
      </w:r>
      <w:r w:rsidR="00681875" w:rsidRPr="00B913F3">
        <w:rPr>
          <w:rFonts w:asciiTheme="majorEastAsia" w:eastAsiaTheme="majorEastAsia" w:hAnsiTheme="majorEastAsia" w:hint="eastAsia"/>
          <w:b/>
          <w:color w:val="EE0000"/>
          <w:sz w:val="22"/>
          <w:szCs w:val="22"/>
          <w:highlight w:val="yellow"/>
        </w:rPr>
        <w:t>結論</w:t>
      </w:r>
    </w:p>
    <w:p w14:paraId="25E8A26F" w14:textId="19310B8B" w:rsidR="00060C9D" w:rsidRPr="00B913F3" w:rsidRDefault="008B7D6B" w:rsidP="008B7D6B">
      <w:pPr>
        <w:rPr>
          <w:color w:val="EE0000"/>
          <w:sz w:val="20"/>
          <w:szCs w:val="20"/>
        </w:rPr>
      </w:pPr>
      <w:r>
        <w:rPr>
          <w:rFonts w:hint="eastAsia"/>
        </w:rPr>
        <w:t xml:space="preserve">　</w:t>
      </w:r>
      <w:r w:rsidRPr="00B913F3">
        <w:rPr>
          <w:rFonts w:hint="eastAsia"/>
          <w:sz w:val="20"/>
          <w:szCs w:val="20"/>
        </w:rPr>
        <w:t>本研究では</w:t>
      </w:r>
      <w:r w:rsidR="003B11C0" w:rsidRPr="00B913F3">
        <w:rPr>
          <w:sz w:val="20"/>
          <w:szCs w:val="20"/>
        </w:rPr>
        <w:t>,</w:t>
      </w:r>
      <w:r w:rsidR="00B46B70" w:rsidRPr="00B913F3">
        <w:rPr>
          <w:rFonts w:hint="eastAsia"/>
          <w:color w:val="EE0000"/>
          <w:sz w:val="20"/>
          <w:szCs w:val="20"/>
          <w:highlight w:val="yellow"/>
        </w:rPr>
        <w:t>背中角度の違い（座位・半座位・仰臥位）が</w:t>
      </w:r>
      <w:r w:rsidR="00B46B70" w:rsidRPr="00B913F3">
        <w:rPr>
          <w:color w:val="EE0000"/>
          <w:sz w:val="20"/>
          <w:szCs w:val="20"/>
          <w:highlight w:val="yellow"/>
        </w:rPr>
        <w:t>VR</w:t>
      </w:r>
      <w:r w:rsidR="00B46B70" w:rsidRPr="00B913F3">
        <w:rPr>
          <w:rFonts w:hint="eastAsia"/>
          <w:color w:val="EE0000"/>
          <w:sz w:val="20"/>
          <w:szCs w:val="20"/>
          <w:highlight w:val="yellow"/>
        </w:rPr>
        <w:t>空間における指向操作特性に与える影響を明らかにすることを目的とし，クリックタスクを用いた</w:t>
      </w:r>
      <w:r w:rsidR="00B46B70" w:rsidRPr="00B913F3">
        <w:rPr>
          <w:color w:val="EE0000"/>
          <w:sz w:val="20"/>
          <w:szCs w:val="20"/>
          <w:highlight w:val="yellow"/>
        </w:rPr>
        <w:t>2</w:t>
      </w:r>
      <w:r w:rsidR="00B46B70" w:rsidRPr="00B913F3">
        <w:rPr>
          <w:rFonts w:hint="eastAsia"/>
          <w:color w:val="EE0000"/>
          <w:sz w:val="20"/>
          <w:szCs w:val="20"/>
          <w:highlight w:val="yellow"/>
        </w:rPr>
        <w:t>つの実験を実施した．</w:t>
      </w:r>
    </w:p>
    <w:p w14:paraId="5AE7B690" w14:textId="53D59624" w:rsidR="00241916" w:rsidRDefault="004D0E4B" w:rsidP="008B7D6B">
      <w:pPr>
        <w:rPr>
          <w:sz w:val="20"/>
          <w:szCs w:val="20"/>
        </w:rPr>
      </w:pPr>
      <w:r w:rsidRPr="00B913F3">
        <w:rPr>
          <w:rFonts w:hint="eastAsia"/>
          <w:sz w:val="20"/>
          <w:szCs w:val="20"/>
        </w:rPr>
        <w:t xml:space="preserve">　</w:t>
      </w:r>
      <w:r w:rsidR="008B7D6B" w:rsidRPr="00B913F3">
        <w:rPr>
          <w:rFonts w:hint="eastAsia"/>
          <w:sz w:val="20"/>
          <w:szCs w:val="20"/>
        </w:rPr>
        <w:t>実験</w:t>
      </w:r>
      <w:r w:rsidR="008B7D6B" w:rsidRPr="00B913F3">
        <w:rPr>
          <w:sz w:val="20"/>
          <w:szCs w:val="20"/>
        </w:rPr>
        <w:t>1</w:t>
      </w:r>
      <w:r w:rsidR="008B7D6B" w:rsidRPr="00B913F3">
        <w:rPr>
          <w:rFonts w:hint="eastAsia"/>
          <w:sz w:val="20"/>
          <w:szCs w:val="20"/>
        </w:rPr>
        <w:t>の結果から</w:t>
      </w:r>
      <w:r w:rsidR="003B11C0" w:rsidRPr="00B913F3">
        <w:rPr>
          <w:sz w:val="20"/>
          <w:szCs w:val="20"/>
        </w:rPr>
        <w:t>,</w:t>
      </w:r>
      <w:r w:rsidR="00930E83" w:rsidRPr="00B913F3">
        <w:rPr>
          <w:rFonts w:hint="eastAsia"/>
          <w:sz w:val="20"/>
          <w:szCs w:val="20"/>
        </w:rPr>
        <w:t>仰臥位で操作を行う環境下では</w:t>
      </w:r>
      <w:r w:rsidR="00930E83" w:rsidRPr="00B913F3">
        <w:rPr>
          <w:sz w:val="20"/>
          <w:szCs w:val="20"/>
        </w:rPr>
        <w:t>,</w:t>
      </w:r>
      <w:r w:rsidR="00930E83" w:rsidRPr="00B913F3">
        <w:rPr>
          <w:rFonts w:hint="eastAsia"/>
          <w:sz w:val="20"/>
          <w:szCs w:val="20"/>
        </w:rPr>
        <w:t>座位と比較して反応時間が有意に遅延し</w:t>
      </w:r>
      <w:r w:rsidR="00930E83" w:rsidRPr="00B913F3">
        <w:rPr>
          <w:sz w:val="20"/>
          <w:szCs w:val="20"/>
        </w:rPr>
        <w:t>,</w:t>
      </w:r>
      <w:r w:rsidR="00930E83" w:rsidRPr="00B913F3">
        <w:rPr>
          <w:rFonts w:hint="eastAsia"/>
          <w:sz w:val="20"/>
          <w:szCs w:val="20"/>
        </w:rPr>
        <w:t>特に下方視野領域における操作性が著しく低下することが示された</w:t>
      </w:r>
      <w:r w:rsidR="00930E83" w:rsidRPr="00B913F3">
        <w:rPr>
          <w:sz w:val="20"/>
          <w:szCs w:val="20"/>
        </w:rPr>
        <w:t>.</w:t>
      </w:r>
      <w:r w:rsidR="00241916" w:rsidRPr="00B913F3">
        <w:rPr>
          <w:rFonts w:hint="eastAsia"/>
          <w:color w:val="EE0000"/>
          <w:sz w:val="20"/>
          <w:szCs w:val="20"/>
          <w:highlight w:val="yellow"/>
        </w:rPr>
        <w:t>右手コントローラの軌跡長や滑らかさ指標には体位条件による有意な差は</w:t>
      </w:r>
      <w:r w:rsidR="000F0D93">
        <w:rPr>
          <w:rFonts w:hint="eastAsia"/>
          <w:color w:val="EE0000"/>
          <w:sz w:val="20"/>
          <w:szCs w:val="20"/>
          <w:highlight w:val="yellow"/>
        </w:rPr>
        <w:t>認められなかった</w:t>
      </w:r>
      <w:r w:rsidR="005734C2">
        <w:rPr>
          <w:rFonts w:hint="eastAsia"/>
          <w:color w:val="EE0000"/>
          <w:sz w:val="20"/>
          <w:szCs w:val="20"/>
          <w:highlight w:val="yellow"/>
        </w:rPr>
        <w:t>.</w:t>
      </w:r>
    </w:p>
    <w:p w14:paraId="2B302C06" w14:textId="77218369" w:rsidR="00232875" w:rsidRDefault="00241916" w:rsidP="008B7D6B">
      <w:pPr>
        <w:rPr>
          <w:color w:val="EE0000"/>
          <w:sz w:val="20"/>
          <w:szCs w:val="20"/>
        </w:rPr>
      </w:pPr>
      <w:r>
        <w:rPr>
          <w:rFonts w:hint="eastAsia"/>
          <w:sz w:val="20"/>
          <w:szCs w:val="20"/>
        </w:rPr>
        <w:t xml:space="preserve">　</w:t>
      </w:r>
      <w:r w:rsidR="008B7D6B" w:rsidRPr="00B913F3">
        <w:rPr>
          <w:rFonts w:hint="eastAsia"/>
          <w:sz w:val="20"/>
          <w:szCs w:val="20"/>
        </w:rPr>
        <w:t>実験</w:t>
      </w:r>
      <w:r w:rsidR="008B7D6B" w:rsidRPr="00B913F3">
        <w:rPr>
          <w:sz w:val="20"/>
          <w:szCs w:val="20"/>
        </w:rPr>
        <w:t>2</w:t>
      </w:r>
      <w:r w:rsidR="008B7D6B" w:rsidRPr="00B913F3">
        <w:rPr>
          <w:rFonts w:hint="eastAsia"/>
          <w:sz w:val="20"/>
          <w:szCs w:val="20"/>
        </w:rPr>
        <w:t>では</w:t>
      </w:r>
      <w:r w:rsidR="001D7053" w:rsidRPr="00B913F3">
        <w:rPr>
          <w:rFonts w:hint="eastAsia"/>
          <w:sz w:val="20"/>
          <w:szCs w:val="20"/>
        </w:rPr>
        <w:t>仰臥位における習熟の影響を検証した</w:t>
      </w:r>
      <w:r w:rsidR="001D7053" w:rsidRPr="00B913F3">
        <w:rPr>
          <w:sz w:val="20"/>
          <w:szCs w:val="20"/>
        </w:rPr>
        <w:t>.</w:t>
      </w:r>
      <w:r w:rsidR="001D7053" w:rsidRPr="00B913F3">
        <w:rPr>
          <w:rFonts w:hint="eastAsia"/>
          <w:sz w:val="20"/>
          <w:szCs w:val="20"/>
        </w:rPr>
        <w:t>その結果</w:t>
      </w:r>
      <w:r w:rsidR="001D7053" w:rsidRPr="00B913F3">
        <w:rPr>
          <w:sz w:val="20"/>
          <w:szCs w:val="20"/>
        </w:rPr>
        <w:t>,</w:t>
      </w:r>
      <w:r w:rsidR="001D7053" w:rsidRPr="00B913F3">
        <w:rPr>
          <w:rFonts w:hint="eastAsia"/>
          <w:sz w:val="20"/>
          <w:szCs w:val="20"/>
        </w:rPr>
        <w:t>数十分程度の短期間の反復試行では顕著なパフォーマンス向上は認められなかった</w:t>
      </w:r>
      <w:r w:rsidR="00EB5473" w:rsidRPr="00B913F3">
        <w:rPr>
          <w:sz w:val="20"/>
          <w:szCs w:val="20"/>
        </w:rPr>
        <w:t>.</w:t>
      </w:r>
      <w:r w:rsidR="00DD5D49" w:rsidRPr="00B913F3">
        <w:rPr>
          <w:rFonts w:hint="eastAsia"/>
          <w:color w:val="EE0000"/>
          <w:sz w:val="20"/>
          <w:szCs w:val="20"/>
          <w:highlight w:val="yellow"/>
        </w:rPr>
        <w:t>また，頭部回転量は背中角度が仰臥位に近づくほど有意に減少しており，仰臥位では座位と比較して頭部</w:t>
      </w:r>
      <w:r w:rsidR="00215BA7" w:rsidRPr="00B913F3">
        <w:rPr>
          <w:rFonts w:hint="eastAsia"/>
          <w:color w:val="EE0000"/>
          <w:sz w:val="20"/>
          <w:szCs w:val="20"/>
          <w:highlight w:val="yellow"/>
        </w:rPr>
        <w:t>回転</w:t>
      </w:r>
      <w:r w:rsidR="00DD5D49" w:rsidRPr="00B913F3">
        <w:rPr>
          <w:rFonts w:hint="eastAsia"/>
          <w:color w:val="EE0000"/>
          <w:sz w:val="20"/>
          <w:szCs w:val="20"/>
          <w:highlight w:val="yellow"/>
        </w:rPr>
        <w:t>運動が制限されることが定量的に示された．</w:t>
      </w:r>
      <w:r w:rsidR="00232875" w:rsidRPr="00B913F3">
        <w:rPr>
          <w:rFonts w:hint="eastAsia"/>
          <w:color w:val="EE0000"/>
          <w:sz w:val="20"/>
          <w:szCs w:val="20"/>
          <w:highlight w:val="yellow"/>
        </w:rPr>
        <w:t>以上の結果より，背中角度の違いは</w:t>
      </w:r>
      <w:r w:rsidR="00232875" w:rsidRPr="00B913F3">
        <w:rPr>
          <w:color w:val="EE0000"/>
          <w:sz w:val="20"/>
          <w:szCs w:val="20"/>
          <w:highlight w:val="yellow"/>
        </w:rPr>
        <w:t>VR</w:t>
      </w:r>
      <w:r w:rsidR="00232875" w:rsidRPr="00B913F3">
        <w:rPr>
          <w:rFonts w:hint="eastAsia"/>
          <w:color w:val="EE0000"/>
          <w:sz w:val="20"/>
          <w:szCs w:val="20"/>
          <w:highlight w:val="yellow"/>
        </w:rPr>
        <w:t>インタラクションの反応時間特性に明確な影響を与え，</w:t>
      </w:r>
      <w:r w:rsidR="00354A90">
        <w:rPr>
          <w:rFonts w:hint="eastAsia"/>
          <w:color w:val="EE0000"/>
          <w:sz w:val="20"/>
          <w:szCs w:val="20"/>
          <w:highlight w:val="yellow"/>
        </w:rPr>
        <w:t>体位ごとに</w:t>
      </w:r>
      <w:r w:rsidR="00232875" w:rsidRPr="00B913F3">
        <w:rPr>
          <w:rFonts w:hint="eastAsia"/>
          <w:color w:val="EE0000"/>
          <w:sz w:val="20"/>
          <w:szCs w:val="20"/>
          <w:highlight w:val="yellow"/>
        </w:rPr>
        <w:t>視野方向に依存した操作特性が生じることが明らかとなった．</w:t>
      </w:r>
    </w:p>
    <w:p w14:paraId="084243F7" w14:textId="77777777" w:rsidR="0076004B" w:rsidRDefault="0076004B" w:rsidP="008B7D6B">
      <w:pPr>
        <w:rPr>
          <w:sz w:val="20"/>
          <w:szCs w:val="20"/>
        </w:rPr>
      </w:pPr>
    </w:p>
    <w:p w14:paraId="13F6C59F" w14:textId="37ECCCA2" w:rsidR="0076004B" w:rsidRDefault="0076004B" w:rsidP="00B913F3">
      <w:pPr>
        <w:spacing w:afterLines="100" w:after="291"/>
        <w:rPr>
          <w:sz w:val="20"/>
          <w:szCs w:val="20"/>
        </w:rPr>
      </w:pPr>
      <w:r w:rsidRPr="00B913F3">
        <w:rPr>
          <w:b/>
          <w:color w:val="EE0000"/>
          <w:sz w:val="22"/>
          <w:szCs w:val="22"/>
          <w:highlight w:val="yellow"/>
        </w:rPr>
        <w:t>6</w:t>
      </w:r>
      <w:r w:rsidRPr="00B913F3">
        <w:rPr>
          <w:rFonts w:ascii="Times New Roman" w:hAnsi="Times New Roman"/>
          <w:b/>
          <w:color w:val="EE0000"/>
          <w:sz w:val="22"/>
          <w:szCs w:val="22"/>
          <w:highlight w:val="yellow"/>
        </w:rPr>
        <w:t>.</w:t>
      </w:r>
      <w:r w:rsidRPr="00B913F3">
        <w:rPr>
          <w:rFonts w:ascii="Times New Roman" w:hAnsi="Times New Roman"/>
          <w:b/>
          <w:color w:val="EE0000"/>
          <w:sz w:val="22"/>
          <w:szCs w:val="22"/>
        </w:rPr>
        <w:t xml:space="preserve"> </w:t>
      </w:r>
      <w:r w:rsidRPr="00B913F3">
        <w:rPr>
          <w:rFonts w:asciiTheme="majorEastAsia" w:eastAsiaTheme="majorEastAsia" w:hAnsiTheme="majorEastAsia" w:hint="eastAsia"/>
          <w:b/>
          <w:color w:val="000000" w:themeColor="text1"/>
          <w:sz w:val="22"/>
          <w:szCs w:val="22"/>
        </w:rPr>
        <w:t>おわりに</w:t>
      </w:r>
    </w:p>
    <w:p w14:paraId="5B4539C7" w14:textId="61ECA8A4" w:rsidR="00141B0F" w:rsidRPr="00B913F3" w:rsidRDefault="00941803" w:rsidP="008B7D6B">
      <w:pPr>
        <w:rPr>
          <w:sz w:val="20"/>
          <w:szCs w:val="20"/>
        </w:rPr>
      </w:pPr>
      <w:r w:rsidRPr="00B913F3">
        <w:rPr>
          <w:rFonts w:hint="eastAsia"/>
          <w:sz w:val="20"/>
          <w:szCs w:val="20"/>
        </w:rPr>
        <w:t xml:space="preserve">　</w:t>
      </w:r>
      <w:r w:rsidR="00CB0A52" w:rsidRPr="00B913F3">
        <w:rPr>
          <w:rFonts w:hint="eastAsia"/>
          <w:color w:val="EE0000"/>
          <w:sz w:val="20"/>
          <w:szCs w:val="20"/>
          <w:highlight w:val="yellow"/>
        </w:rPr>
        <w:t>本研究では，背中角度の違いに着目し，仰臥位での</w:t>
      </w:r>
      <w:r w:rsidR="00CB0A52" w:rsidRPr="00B913F3">
        <w:rPr>
          <w:color w:val="EE0000"/>
          <w:sz w:val="20"/>
          <w:szCs w:val="20"/>
          <w:highlight w:val="yellow"/>
        </w:rPr>
        <w:t>VR</w:t>
      </w:r>
      <w:r w:rsidR="00CB0A52" w:rsidRPr="00B913F3">
        <w:rPr>
          <w:rFonts w:hint="eastAsia"/>
          <w:color w:val="EE0000"/>
          <w:sz w:val="20"/>
          <w:szCs w:val="20"/>
          <w:highlight w:val="yellow"/>
        </w:rPr>
        <w:t>利用を想定したインターフェイス設計上の示唆を提示した</w:t>
      </w:r>
      <w:r w:rsidR="003B11C0" w:rsidRPr="00B913F3">
        <w:rPr>
          <w:sz w:val="20"/>
          <w:szCs w:val="20"/>
        </w:rPr>
        <w:t>.</w:t>
      </w:r>
      <w:r w:rsidR="008B7D6B" w:rsidRPr="00B913F3">
        <w:rPr>
          <w:rFonts w:hint="eastAsia"/>
          <w:sz w:val="20"/>
          <w:szCs w:val="20"/>
        </w:rPr>
        <w:t>主要</w:t>
      </w:r>
      <w:r w:rsidR="008B7D6B" w:rsidRPr="00B913F3">
        <w:rPr>
          <w:sz w:val="20"/>
          <w:szCs w:val="20"/>
        </w:rPr>
        <w:t>UI</w:t>
      </w:r>
      <w:r w:rsidR="008B7D6B" w:rsidRPr="00B913F3">
        <w:rPr>
          <w:rFonts w:hint="eastAsia"/>
          <w:sz w:val="20"/>
          <w:szCs w:val="20"/>
        </w:rPr>
        <w:t>は視線基準から上方</w:t>
      </w:r>
      <w:r w:rsidR="008B7D6B" w:rsidRPr="00B913F3">
        <w:rPr>
          <w:sz w:val="20"/>
          <w:szCs w:val="20"/>
        </w:rPr>
        <w:t>0</w:t>
      </w:r>
      <w:r w:rsidR="00A037AC" w:rsidRPr="00B913F3">
        <w:rPr>
          <w:sz w:val="20"/>
          <w:szCs w:val="20"/>
        </w:rPr>
        <w:t xml:space="preserve"> </w:t>
      </w:r>
      <w:r w:rsidR="008B7D6B" w:rsidRPr="00B913F3">
        <w:rPr>
          <w:sz w:val="20"/>
          <w:szCs w:val="20"/>
        </w:rPr>
        <w:t>°</w:t>
      </w:r>
      <w:r w:rsidR="008B7D6B" w:rsidRPr="00B913F3">
        <w:rPr>
          <w:rFonts w:hint="eastAsia"/>
          <w:sz w:val="20"/>
          <w:szCs w:val="20"/>
        </w:rPr>
        <w:t>〜</w:t>
      </w:r>
      <w:r w:rsidR="008B7D6B" w:rsidRPr="00B913F3">
        <w:rPr>
          <w:sz w:val="20"/>
          <w:szCs w:val="20"/>
        </w:rPr>
        <w:t>30</w:t>
      </w:r>
      <w:r w:rsidR="00A037AC" w:rsidRPr="00B913F3">
        <w:rPr>
          <w:sz w:val="20"/>
          <w:szCs w:val="20"/>
        </w:rPr>
        <w:t xml:space="preserve"> </w:t>
      </w:r>
      <w:r w:rsidR="008B7D6B" w:rsidRPr="00B913F3">
        <w:rPr>
          <w:sz w:val="20"/>
          <w:szCs w:val="20"/>
        </w:rPr>
        <w:t>°</w:t>
      </w:r>
      <w:r w:rsidR="008B7D6B" w:rsidRPr="00B913F3">
        <w:rPr>
          <w:rFonts w:hint="eastAsia"/>
          <w:sz w:val="20"/>
          <w:szCs w:val="20"/>
        </w:rPr>
        <w:t>の範囲に配置すること</w:t>
      </w:r>
      <w:r w:rsidR="003B11C0" w:rsidRPr="00B913F3">
        <w:rPr>
          <w:sz w:val="20"/>
          <w:szCs w:val="20"/>
        </w:rPr>
        <w:t>,</w:t>
      </w:r>
      <w:r w:rsidR="00FB1985" w:rsidRPr="00B913F3">
        <w:rPr>
          <w:sz w:val="20"/>
          <w:szCs w:val="20"/>
        </w:rPr>
        <w:t xml:space="preserve"> </w:t>
      </w:r>
      <w:r w:rsidR="00FB1985" w:rsidRPr="00B913F3">
        <w:rPr>
          <w:rFonts w:hint="eastAsia"/>
          <w:sz w:val="20"/>
          <w:szCs w:val="20"/>
        </w:rPr>
        <w:t>初学者向けの入力受付時間は座位時の</w:t>
      </w:r>
      <w:r w:rsidR="00FB1985" w:rsidRPr="00B913F3">
        <w:rPr>
          <w:sz w:val="20"/>
          <w:szCs w:val="20"/>
        </w:rPr>
        <w:t>10</w:t>
      </w:r>
      <w:r w:rsidR="00FB1985" w:rsidRPr="00B913F3">
        <w:rPr>
          <w:rFonts w:hint="eastAsia"/>
          <w:sz w:val="20"/>
          <w:szCs w:val="20"/>
        </w:rPr>
        <w:t>〜</w:t>
      </w:r>
      <w:r w:rsidR="00FB1985" w:rsidRPr="00B913F3">
        <w:rPr>
          <w:sz w:val="20"/>
          <w:szCs w:val="20"/>
        </w:rPr>
        <w:t>20%</w:t>
      </w:r>
      <w:r w:rsidR="00FB1985" w:rsidRPr="00B913F3">
        <w:rPr>
          <w:rFonts w:hint="eastAsia"/>
          <w:sz w:val="20"/>
          <w:szCs w:val="20"/>
        </w:rPr>
        <w:t>延長しつつユーザーによるカスタマイズを可能にすること</w:t>
      </w:r>
      <w:r w:rsidR="003B11C0" w:rsidRPr="00B913F3">
        <w:rPr>
          <w:sz w:val="20"/>
          <w:szCs w:val="20"/>
        </w:rPr>
        <w:t>,</w:t>
      </w:r>
      <w:r w:rsidR="008B7D6B" w:rsidRPr="00B913F3">
        <w:rPr>
          <w:rFonts w:hint="eastAsia"/>
          <w:sz w:val="20"/>
          <w:szCs w:val="20"/>
        </w:rPr>
        <w:t>アイトラッキングや音声入力などの代替入力手段を導入することなど</w:t>
      </w:r>
      <w:r w:rsidR="003B11C0" w:rsidRPr="00B913F3">
        <w:rPr>
          <w:sz w:val="20"/>
          <w:szCs w:val="20"/>
        </w:rPr>
        <w:t>,</w:t>
      </w:r>
      <w:r w:rsidR="008B7D6B" w:rsidRPr="00B913F3">
        <w:rPr>
          <w:rFonts w:hint="eastAsia"/>
          <w:sz w:val="20"/>
          <w:szCs w:val="20"/>
        </w:rPr>
        <w:t>具体的な設計</w:t>
      </w:r>
      <w:r w:rsidR="00A26F11" w:rsidRPr="00B913F3">
        <w:rPr>
          <w:rFonts w:hint="eastAsia"/>
          <w:sz w:val="20"/>
          <w:szCs w:val="20"/>
        </w:rPr>
        <w:t>および利用</w:t>
      </w:r>
      <w:r w:rsidR="00AC5C87" w:rsidRPr="00B913F3">
        <w:rPr>
          <w:rFonts w:hint="eastAsia"/>
          <w:color w:val="EE0000"/>
          <w:sz w:val="20"/>
          <w:szCs w:val="20"/>
          <w:highlight w:val="yellow"/>
        </w:rPr>
        <w:t>における設計上の示唆</w:t>
      </w:r>
      <w:r w:rsidR="008B7D6B" w:rsidRPr="00B913F3">
        <w:rPr>
          <w:rFonts w:hint="eastAsia"/>
          <w:sz w:val="20"/>
          <w:szCs w:val="20"/>
        </w:rPr>
        <w:t>を示した</w:t>
      </w:r>
      <w:r w:rsidR="003B11C0" w:rsidRPr="00B913F3">
        <w:rPr>
          <w:sz w:val="20"/>
          <w:szCs w:val="20"/>
        </w:rPr>
        <w:t>.</w:t>
      </w:r>
      <w:r w:rsidR="00A10746" w:rsidRPr="00B913F3">
        <w:rPr>
          <w:rFonts w:hint="eastAsia"/>
          <w:sz w:val="20"/>
          <w:szCs w:val="20"/>
        </w:rPr>
        <w:t>本指針は</w:t>
      </w:r>
      <w:r w:rsidR="00A10746" w:rsidRPr="00B913F3">
        <w:rPr>
          <w:sz w:val="20"/>
          <w:szCs w:val="20"/>
        </w:rPr>
        <w:t>,</w:t>
      </w:r>
      <w:r w:rsidR="00A10746" w:rsidRPr="00B913F3">
        <w:rPr>
          <w:rFonts w:hint="eastAsia"/>
          <w:sz w:val="20"/>
          <w:szCs w:val="20"/>
        </w:rPr>
        <w:t>特定の姿勢が他方より優れていると断定するものではなく</w:t>
      </w:r>
      <w:r w:rsidR="00A10746" w:rsidRPr="00B913F3">
        <w:rPr>
          <w:sz w:val="20"/>
          <w:szCs w:val="20"/>
        </w:rPr>
        <w:t>,</w:t>
      </w:r>
      <w:r w:rsidR="00A10746" w:rsidRPr="00B913F3">
        <w:rPr>
          <w:rFonts w:hint="eastAsia"/>
          <w:sz w:val="20"/>
          <w:szCs w:val="20"/>
        </w:rPr>
        <w:t>姿勢ごとに異なるインタラクション特性が存在するという事実に着目したものである</w:t>
      </w:r>
      <w:r w:rsidR="00A10746" w:rsidRPr="00B913F3">
        <w:rPr>
          <w:sz w:val="20"/>
          <w:szCs w:val="20"/>
        </w:rPr>
        <w:t>.</w:t>
      </w:r>
      <w:r w:rsidR="00A10746" w:rsidRPr="00B913F3">
        <w:rPr>
          <w:rFonts w:hint="eastAsia"/>
          <w:sz w:val="20"/>
          <w:szCs w:val="20"/>
        </w:rPr>
        <w:t>たとえ習熟によって全体の反応時間が同等となった場合でも</w:t>
      </w:r>
      <w:r w:rsidR="00A10746" w:rsidRPr="00B913F3">
        <w:rPr>
          <w:sz w:val="20"/>
          <w:szCs w:val="20"/>
        </w:rPr>
        <w:t>,</w:t>
      </w:r>
      <w:r w:rsidR="00A10746" w:rsidRPr="00B913F3">
        <w:rPr>
          <w:rFonts w:hint="eastAsia"/>
          <w:sz w:val="20"/>
          <w:szCs w:val="20"/>
        </w:rPr>
        <w:t>依然として下方視野の操作負担や頭部可動域の差異といった姿勢固有の特性は残存する</w:t>
      </w:r>
      <w:r w:rsidR="00A10746" w:rsidRPr="00B913F3">
        <w:rPr>
          <w:sz w:val="20"/>
          <w:szCs w:val="20"/>
        </w:rPr>
        <w:t>.</w:t>
      </w:r>
      <w:r w:rsidR="00A10746" w:rsidRPr="00B913F3">
        <w:rPr>
          <w:rFonts w:hint="eastAsia"/>
          <w:sz w:val="20"/>
          <w:szCs w:val="20"/>
        </w:rPr>
        <w:t>したがって</w:t>
      </w:r>
      <w:r w:rsidR="00A10746" w:rsidRPr="00B913F3">
        <w:rPr>
          <w:sz w:val="20"/>
          <w:szCs w:val="20"/>
        </w:rPr>
        <w:t>,</w:t>
      </w:r>
      <w:r w:rsidR="00A10746" w:rsidRPr="00B913F3">
        <w:rPr>
          <w:rFonts w:hint="eastAsia"/>
          <w:sz w:val="20"/>
          <w:szCs w:val="20"/>
        </w:rPr>
        <w:t>ユーザーが仰臥位での操作を選択する状況においては</w:t>
      </w:r>
      <w:r w:rsidR="00A10746" w:rsidRPr="00B913F3">
        <w:rPr>
          <w:sz w:val="20"/>
          <w:szCs w:val="20"/>
        </w:rPr>
        <w:t xml:space="preserve">, </w:t>
      </w:r>
      <w:r w:rsidR="00A10746" w:rsidRPr="00B913F3">
        <w:rPr>
          <w:rFonts w:hint="eastAsia"/>
          <w:sz w:val="20"/>
          <w:szCs w:val="20"/>
        </w:rPr>
        <w:t>その身体的特性に最適化された本指針を適用することで</w:t>
      </w:r>
      <w:r w:rsidR="00A10746" w:rsidRPr="00B913F3">
        <w:rPr>
          <w:sz w:val="20"/>
          <w:szCs w:val="20"/>
        </w:rPr>
        <w:t>,</w:t>
      </w:r>
      <w:r w:rsidR="00A10746" w:rsidRPr="00B913F3">
        <w:rPr>
          <w:rFonts w:hint="eastAsia"/>
          <w:sz w:val="20"/>
          <w:szCs w:val="20"/>
        </w:rPr>
        <w:t>姿勢に左右されない一貫したユーザー体験を構築することが不可欠である</w:t>
      </w:r>
      <w:r w:rsidR="00A10746" w:rsidRPr="00B913F3">
        <w:rPr>
          <w:sz w:val="20"/>
          <w:szCs w:val="20"/>
        </w:rPr>
        <w:t>.</w:t>
      </w:r>
    </w:p>
    <w:p w14:paraId="68801903" w14:textId="21A209C3" w:rsidR="00752695" w:rsidRDefault="00760FCE" w:rsidP="008B7D6B">
      <w:pPr>
        <w:rPr>
          <w:sz w:val="20"/>
          <w:szCs w:val="20"/>
        </w:rPr>
      </w:pPr>
      <w:r w:rsidRPr="00B913F3">
        <w:rPr>
          <w:rFonts w:hint="eastAsia"/>
          <w:sz w:val="20"/>
          <w:szCs w:val="20"/>
        </w:rPr>
        <w:t xml:space="preserve">　</w:t>
      </w:r>
      <w:r w:rsidR="008B7D6B" w:rsidRPr="00B913F3">
        <w:rPr>
          <w:rFonts w:hint="eastAsia"/>
          <w:sz w:val="20"/>
          <w:szCs w:val="20"/>
        </w:rPr>
        <w:t>本研究の限界として</w:t>
      </w:r>
      <w:r w:rsidR="003B11C0" w:rsidRPr="00B913F3">
        <w:rPr>
          <w:sz w:val="20"/>
          <w:szCs w:val="20"/>
        </w:rPr>
        <w:t>,</w:t>
      </w:r>
      <w:r w:rsidR="008B7D6B" w:rsidRPr="00B913F3">
        <w:rPr>
          <w:rFonts w:hint="eastAsia"/>
          <w:sz w:val="20"/>
          <w:szCs w:val="20"/>
        </w:rPr>
        <w:t>実験参加者が</w:t>
      </w:r>
      <w:r w:rsidR="008B7D6B" w:rsidRPr="00B913F3">
        <w:rPr>
          <w:sz w:val="20"/>
          <w:szCs w:val="20"/>
        </w:rPr>
        <w:t>20</w:t>
      </w:r>
      <w:r w:rsidR="008B7D6B" w:rsidRPr="00B913F3">
        <w:rPr>
          <w:rFonts w:hint="eastAsia"/>
          <w:sz w:val="20"/>
          <w:szCs w:val="20"/>
        </w:rPr>
        <w:t>〜</w:t>
      </w:r>
      <w:r w:rsidR="008B7D6B" w:rsidRPr="00B913F3">
        <w:rPr>
          <w:sz w:val="20"/>
          <w:szCs w:val="20"/>
        </w:rPr>
        <w:t>22</w:t>
      </w:r>
      <w:r w:rsidR="008B7D6B" w:rsidRPr="00B913F3">
        <w:rPr>
          <w:rFonts w:hint="eastAsia"/>
          <w:sz w:val="20"/>
          <w:szCs w:val="20"/>
        </w:rPr>
        <w:t>歳の若年層に限定されていた点</w:t>
      </w:r>
      <w:r w:rsidR="003B11C0" w:rsidRPr="00B913F3">
        <w:rPr>
          <w:sz w:val="20"/>
          <w:szCs w:val="20"/>
        </w:rPr>
        <w:t>,</w:t>
      </w:r>
      <w:r w:rsidR="008B7D6B" w:rsidRPr="00B913F3">
        <w:rPr>
          <w:rFonts w:hint="eastAsia"/>
          <w:sz w:val="20"/>
          <w:szCs w:val="20"/>
        </w:rPr>
        <w:t>実験時間が比較的短時間で</w:t>
      </w:r>
      <w:r w:rsidR="008B7D6B" w:rsidRPr="00B913F3">
        <w:rPr>
          <w:rFonts w:hint="eastAsia"/>
          <w:sz w:val="20"/>
          <w:szCs w:val="20"/>
        </w:rPr>
        <w:lastRenderedPageBreak/>
        <w:t>あった点</w:t>
      </w:r>
      <w:r w:rsidR="00E20026">
        <w:rPr>
          <w:sz w:val="20"/>
          <w:szCs w:val="20"/>
        </w:rPr>
        <w:t>,</w:t>
      </w:r>
      <w:r w:rsidR="00E20026" w:rsidRPr="00B913F3">
        <w:rPr>
          <w:rFonts w:hint="eastAsia"/>
          <w:color w:val="EE0000"/>
          <w:sz w:val="20"/>
          <w:szCs w:val="20"/>
          <w:highlight w:val="yellow"/>
        </w:rPr>
        <w:t>長期的な学習効果について検証が不足している点</w:t>
      </w:r>
      <w:r w:rsidR="008B7D6B" w:rsidRPr="00B913F3">
        <w:rPr>
          <w:rFonts w:hint="eastAsia"/>
          <w:sz w:val="20"/>
          <w:szCs w:val="20"/>
        </w:rPr>
        <w:t>が挙げられる</w:t>
      </w:r>
      <w:r w:rsidR="003B11C0" w:rsidRPr="00B913F3">
        <w:rPr>
          <w:sz w:val="20"/>
          <w:szCs w:val="20"/>
        </w:rPr>
        <w:t>.</w:t>
      </w:r>
      <w:r w:rsidR="002741EE" w:rsidRPr="00B913F3">
        <w:rPr>
          <w:rFonts w:hint="eastAsia"/>
          <w:color w:val="EE0000"/>
          <w:sz w:val="20"/>
          <w:szCs w:val="20"/>
          <w:highlight w:val="yellow"/>
        </w:rPr>
        <w:t>また，</w:t>
      </w:r>
      <w:r w:rsidR="002741EE" w:rsidRPr="00B913F3">
        <w:rPr>
          <w:color w:val="EE0000"/>
          <w:sz w:val="20"/>
          <w:szCs w:val="20"/>
          <w:highlight w:val="yellow"/>
        </w:rPr>
        <w:t>ISO/TR 9241-380:2022</w:t>
      </w:r>
      <w:r w:rsidR="006348DF">
        <w:rPr>
          <w:color w:val="EE0000"/>
          <w:sz w:val="20"/>
          <w:szCs w:val="20"/>
          <w:highlight w:val="yellow"/>
          <w:vertAlign w:val="superscript"/>
        </w:rPr>
        <w:t>12)</w:t>
      </w:r>
      <w:r w:rsidR="002741EE" w:rsidRPr="00B913F3">
        <w:rPr>
          <w:rFonts w:hint="eastAsia"/>
          <w:color w:val="EE0000"/>
          <w:sz w:val="20"/>
          <w:szCs w:val="20"/>
          <w:highlight w:val="yellow"/>
        </w:rPr>
        <w:t>では，</w:t>
      </w:r>
      <w:r w:rsidR="002741EE" w:rsidRPr="00B913F3">
        <w:rPr>
          <w:color w:val="EE0000"/>
          <w:sz w:val="20"/>
          <w:szCs w:val="20"/>
          <w:highlight w:val="yellow"/>
        </w:rPr>
        <w:t xml:space="preserve">44 </w:t>
      </w:r>
      <w:r w:rsidR="002741EE" w:rsidRPr="00B913F3">
        <w:rPr>
          <w:rFonts w:ascii="Cambria Math" w:hAnsi="Cambria Math" w:cs="Cambria Math" w:hint="eastAsia"/>
          <w:color w:val="EE0000"/>
          <w:sz w:val="20"/>
          <w:szCs w:val="20"/>
          <w:highlight w:val="yellow"/>
        </w:rPr>
        <w:t>℃</w:t>
      </w:r>
      <w:r w:rsidR="002741EE" w:rsidRPr="00B913F3">
        <w:rPr>
          <w:rFonts w:hint="eastAsia"/>
          <w:color w:val="EE0000"/>
          <w:sz w:val="20"/>
          <w:szCs w:val="20"/>
          <w:highlight w:val="yellow"/>
        </w:rPr>
        <w:t>における</w:t>
      </w:r>
      <w:r w:rsidR="002741EE" w:rsidRPr="00B913F3">
        <w:rPr>
          <w:color w:val="EE0000"/>
          <w:sz w:val="20"/>
          <w:szCs w:val="20"/>
          <w:highlight w:val="yellow"/>
        </w:rPr>
        <w:t>3</w:t>
      </w:r>
      <w:r w:rsidR="002741EE" w:rsidRPr="00B913F3">
        <w:rPr>
          <w:rFonts w:hint="eastAsia"/>
          <w:color w:val="EE0000"/>
          <w:sz w:val="20"/>
          <w:szCs w:val="20"/>
          <w:highlight w:val="yellow"/>
        </w:rPr>
        <w:t>時間以上の熱蓄積が不快感や危険性を伴う可能性が指摘されており，臥位姿勢での長時間利用においては，</w:t>
      </w:r>
      <w:r w:rsidR="002741EE">
        <w:rPr>
          <w:rFonts w:hint="eastAsia"/>
          <w:color w:val="EE0000"/>
          <w:sz w:val="20"/>
          <w:szCs w:val="20"/>
          <w:highlight w:val="yellow"/>
        </w:rPr>
        <w:t>座位や立位とは異なる</w:t>
      </w:r>
      <w:r w:rsidR="002741EE" w:rsidRPr="00B913F3">
        <w:rPr>
          <w:rFonts w:hint="eastAsia"/>
          <w:color w:val="EE0000"/>
          <w:sz w:val="20"/>
          <w:szCs w:val="20"/>
          <w:highlight w:val="yellow"/>
        </w:rPr>
        <w:t>温熱環境がユーザーの快適性や安全性に影響を及ぼすことが懸念される</w:t>
      </w:r>
      <w:r w:rsidR="00114C43">
        <w:rPr>
          <w:color w:val="EE0000"/>
          <w:sz w:val="20"/>
          <w:szCs w:val="20"/>
          <w:highlight w:val="yellow"/>
        </w:rPr>
        <w:t>.</w:t>
      </w:r>
      <w:r w:rsidR="002741EE" w:rsidRPr="00B913F3">
        <w:rPr>
          <w:rFonts w:hint="eastAsia"/>
          <w:color w:val="EE0000"/>
          <w:sz w:val="20"/>
          <w:szCs w:val="20"/>
          <w:highlight w:val="yellow"/>
        </w:rPr>
        <w:t>これらの点については，本研究では直接的な計測や検証を行っていない</w:t>
      </w:r>
      <w:r w:rsidR="00114C43">
        <w:rPr>
          <w:rFonts w:hint="eastAsia"/>
          <w:color w:val="EE0000"/>
          <w:sz w:val="20"/>
          <w:szCs w:val="20"/>
          <w:highlight w:val="yellow"/>
        </w:rPr>
        <w:t>.</w:t>
      </w:r>
      <w:r w:rsidR="00114C43">
        <w:rPr>
          <w:rFonts w:hint="eastAsia"/>
          <w:color w:val="EE0000"/>
          <w:sz w:val="20"/>
          <w:szCs w:val="20"/>
          <w:highlight w:val="yellow"/>
        </w:rPr>
        <w:t>加えて</w:t>
      </w:r>
      <w:r w:rsidR="00114C43">
        <w:rPr>
          <w:rFonts w:hint="eastAsia"/>
          <w:color w:val="EE0000"/>
          <w:sz w:val="20"/>
          <w:szCs w:val="20"/>
          <w:highlight w:val="yellow"/>
        </w:rPr>
        <w:t>,</w:t>
      </w:r>
      <w:r w:rsidR="008B7D6B" w:rsidRPr="00B913F3">
        <w:rPr>
          <w:rFonts w:hint="eastAsia"/>
          <w:sz w:val="20"/>
          <w:szCs w:val="20"/>
        </w:rPr>
        <w:t>より広い年齢層を対象とした検証</w:t>
      </w:r>
      <w:r w:rsidR="003B11C0" w:rsidRPr="00B913F3">
        <w:rPr>
          <w:sz w:val="20"/>
          <w:szCs w:val="20"/>
        </w:rPr>
        <w:t>,</w:t>
      </w:r>
      <w:r w:rsidR="008B7D6B" w:rsidRPr="00B913F3">
        <w:rPr>
          <w:rFonts w:hint="eastAsia"/>
          <w:sz w:val="20"/>
          <w:szCs w:val="20"/>
        </w:rPr>
        <w:t>提案した</w:t>
      </w:r>
      <w:r w:rsidR="00E20026" w:rsidRPr="00B913F3">
        <w:rPr>
          <w:rFonts w:hint="eastAsia"/>
          <w:color w:val="EE0000"/>
          <w:sz w:val="20"/>
          <w:szCs w:val="20"/>
          <w:highlight w:val="yellow"/>
        </w:rPr>
        <w:t>設計上の示唆について</w:t>
      </w:r>
      <w:r w:rsidR="008B7D6B" w:rsidRPr="00B913F3">
        <w:rPr>
          <w:rFonts w:hint="eastAsia"/>
          <w:sz w:val="20"/>
          <w:szCs w:val="20"/>
        </w:rPr>
        <w:t>効果検証が必要である</w:t>
      </w:r>
      <w:r w:rsidR="003B11C0" w:rsidRPr="00B913F3">
        <w:rPr>
          <w:sz w:val="20"/>
          <w:szCs w:val="20"/>
        </w:rPr>
        <w:t>.</w:t>
      </w:r>
    </w:p>
    <w:p w14:paraId="40FFBE5A" w14:textId="76501305" w:rsidR="00681875" w:rsidRPr="00B913F3" w:rsidRDefault="00752695" w:rsidP="008B7D6B">
      <w:pPr>
        <w:rPr>
          <w:sz w:val="20"/>
          <w:szCs w:val="20"/>
        </w:rPr>
      </w:pPr>
      <w:r>
        <w:rPr>
          <w:rFonts w:hint="eastAsia"/>
          <w:sz w:val="20"/>
          <w:szCs w:val="20"/>
        </w:rPr>
        <w:t xml:space="preserve">　</w:t>
      </w:r>
      <w:r w:rsidR="008B7D6B" w:rsidRPr="00B913F3">
        <w:rPr>
          <w:sz w:val="20"/>
          <w:szCs w:val="20"/>
        </w:rPr>
        <w:t>VR</w:t>
      </w:r>
      <w:r w:rsidR="008B7D6B" w:rsidRPr="00B913F3">
        <w:rPr>
          <w:rFonts w:hint="eastAsia"/>
          <w:sz w:val="20"/>
          <w:szCs w:val="20"/>
        </w:rPr>
        <w:t>技術の発展により</w:t>
      </w:r>
      <w:r w:rsidR="003B11C0" w:rsidRPr="00B913F3">
        <w:rPr>
          <w:sz w:val="20"/>
          <w:szCs w:val="20"/>
        </w:rPr>
        <w:t>,</w:t>
      </w:r>
      <w:r w:rsidR="008B7D6B" w:rsidRPr="00B913F3">
        <w:rPr>
          <w:rFonts w:hint="eastAsia"/>
          <w:sz w:val="20"/>
          <w:szCs w:val="20"/>
        </w:rPr>
        <w:t>今後ますます多様な姿勢での利用が広がることが予想される</w:t>
      </w:r>
      <w:r w:rsidR="003B11C0" w:rsidRPr="00B913F3">
        <w:rPr>
          <w:sz w:val="20"/>
          <w:szCs w:val="20"/>
        </w:rPr>
        <w:t>.</w:t>
      </w:r>
      <w:r w:rsidR="008B7D6B" w:rsidRPr="00B913F3">
        <w:rPr>
          <w:rFonts w:hint="eastAsia"/>
          <w:sz w:val="20"/>
          <w:szCs w:val="20"/>
        </w:rPr>
        <w:t>本研究の成果が</w:t>
      </w:r>
      <w:r w:rsidR="003B11C0" w:rsidRPr="00B913F3">
        <w:rPr>
          <w:sz w:val="20"/>
          <w:szCs w:val="20"/>
        </w:rPr>
        <w:t>,</w:t>
      </w:r>
      <w:r w:rsidR="008B7D6B" w:rsidRPr="00B913F3">
        <w:rPr>
          <w:rFonts w:hint="eastAsia"/>
          <w:sz w:val="20"/>
          <w:szCs w:val="20"/>
        </w:rPr>
        <w:t>高齢者や障害者を含むすべての人々が</w:t>
      </w:r>
      <w:r w:rsidR="003B11C0" w:rsidRPr="00B913F3">
        <w:rPr>
          <w:sz w:val="20"/>
          <w:szCs w:val="20"/>
        </w:rPr>
        <w:t>,</w:t>
      </w:r>
      <w:r w:rsidR="008B7D6B" w:rsidRPr="00B913F3">
        <w:rPr>
          <w:rFonts w:hint="eastAsia"/>
          <w:sz w:val="20"/>
          <w:szCs w:val="20"/>
        </w:rPr>
        <w:t>姿勢にとらわれず</w:t>
      </w:r>
      <w:r w:rsidR="008B7D6B" w:rsidRPr="00B913F3">
        <w:rPr>
          <w:sz w:val="20"/>
          <w:szCs w:val="20"/>
        </w:rPr>
        <w:t>VR</w:t>
      </w:r>
      <w:r w:rsidR="008B7D6B" w:rsidRPr="00B913F3">
        <w:rPr>
          <w:rFonts w:hint="eastAsia"/>
          <w:sz w:val="20"/>
          <w:szCs w:val="20"/>
        </w:rPr>
        <w:t>を通じてコミュニケーションできる環境の実現に寄与することを期待する</w:t>
      </w:r>
      <w:r w:rsidR="003B11C0" w:rsidRPr="00B913F3">
        <w:rPr>
          <w:sz w:val="20"/>
          <w:szCs w:val="20"/>
        </w:rPr>
        <w:t>.</w:t>
      </w:r>
    </w:p>
    <w:p w14:paraId="5C935AB2" w14:textId="77777777" w:rsidR="00184930" w:rsidRPr="00FB1063" w:rsidRDefault="00184930" w:rsidP="008462F6">
      <w:pPr>
        <w:ind w:firstLineChars="100" w:firstLine="195"/>
        <w:rPr>
          <w:rFonts w:ascii="Times New Roman" w:hAnsi="Times New Roman"/>
          <w:color w:val="000000" w:themeColor="text1"/>
          <w:sz w:val="20"/>
          <w:szCs w:val="20"/>
        </w:rPr>
      </w:pPr>
    </w:p>
    <w:p w14:paraId="2C71D521" w14:textId="77777777" w:rsidR="003964D6" w:rsidRPr="00FB1063" w:rsidRDefault="003964D6" w:rsidP="008462F6">
      <w:pPr>
        <w:rPr>
          <w:rFonts w:ascii="ＭＳ ゴシック" w:eastAsia="ＭＳ ゴシック" w:hAnsi="ＭＳ ゴシック"/>
          <w:b/>
          <w:color w:val="000000" w:themeColor="text1"/>
          <w:sz w:val="20"/>
          <w:szCs w:val="20"/>
        </w:rPr>
      </w:pPr>
      <w:r w:rsidRPr="00FB1063">
        <w:rPr>
          <w:rFonts w:ascii="ＭＳ ゴシック" w:eastAsia="ＭＳ ゴシック" w:hAnsi="ＭＳ ゴシック" w:hint="eastAsia"/>
          <w:b/>
          <w:color w:val="000000" w:themeColor="text1"/>
          <w:sz w:val="20"/>
          <w:szCs w:val="20"/>
        </w:rPr>
        <w:t>謝　辞</w:t>
      </w:r>
    </w:p>
    <w:p w14:paraId="739FEE70" w14:textId="138CB73E" w:rsidR="009068DF" w:rsidRDefault="00620DAC" w:rsidP="009068DF">
      <w:pPr>
        <w:rPr>
          <w:rFonts w:ascii="Times New Roman" w:hAnsi="Times New Roman"/>
          <w:color w:val="000000" w:themeColor="text1"/>
          <w:sz w:val="20"/>
          <w:szCs w:val="20"/>
        </w:rPr>
      </w:pPr>
      <w:r>
        <w:rPr>
          <w:rFonts w:ascii="Times New Roman" w:hAnsi="Times New Roman" w:hint="eastAsia"/>
          <w:color w:val="000000" w:themeColor="text1"/>
          <w:sz w:val="20"/>
          <w:szCs w:val="20"/>
        </w:rPr>
        <w:t xml:space="preserve">　</w:t>
      </w:r>
      <w:r w:rsidRPr="00620DAC">
        <w:rPr>
          <w:rFonts w:ascii="Times New Roman" w:hAnsi="Times New Roman"/>
          <w:color w:val="000000" w:themeColor="text1"/>
          <w:sz w:val="20"/>
          <w:szCs w:val="20"/>
        </w:rPr>
        <w:t>本研究の実施にあたり</w:t>
      </w:r>
      <w:r w:rsidR="003B5166">
        <w:rPr>
          <w:rFonts w:ascii="Times New Roman" w:hAnsi="Times New Roman"/>
          <w:color w:val="000000" w:themeColor="text1"/>
          <w:sz w:val="20"/>
          <w:szCs w:val="20"/>
        </w:rPr>
        <w:t>,</w:t>
      </w:r>
      <w:r w:rsidRPr="00620DAC">
        <w:rPr>
          <w:rFonts w:ascii="Times New Roman" w:hAnsi="Times New Roman"/>
          <w:color w:val="000000" w:themeColor="text1"/>
          <w:sz w:val="20"/>
          <w:szCs w:val="20"/>
        </w:rPr>
        <w:t>実験にご協力いただいた参加者の皆様に深く感謝申し上げます</w:t>
      </w:r>
      <w:r w:rsidR="003B5166">
        <w:rPr>
          <w:rFonts w:ascii="Times New Roman" w:hAnsi="Times New Roman"/>
          <w:color w:val="000000" w:themeColor="text1"/>
          <w:sz w:val="20"/>
          <w:szCs w:val="20"/>
        </w:rPr>
        <w:t>.</w:t>
      </w:r>
      <w:r w:rsidRPr="00620DAC">
        <w:rPr>
          <w:rFonts w:ascii="Times New Roman" w:hAnsi="Times New Roman"/>
          <w:color w:val="000000" w:themeColor="text1"/>
          <w:sz w:val="20"/>
          <w:szCs w:val="20"/>
        </w:rPr>
        <w:t>また</w:t>
      </w:r>
      <w:r w:rsidR="003B5166">
        <w:rPr>
          <w:rFonts w:ascii="Times New Roman" w:hAnsi="Times New Roman"/>
          <w:color w:val="000000" w:themeColor="text1"/>
          <w:sz w:val="20"/>
          <w:szCs w:val="20"/>
        </w:rPr>
        <w:t>,</w:t>
      </w:r>
      <w:r w:rsidRPr="00620DAC">
        <w:rPr>
          <w:rFonts w:ascii="Times New Roman" w:hAnsi="Times New Roman"/>
          <w:color w:val="000000" w:themeColor="text1"/>
          <w:sz w:val="20"/>
          <w:szCs w:val="20"/>
        </w:rPr>
        <w:t>有益なご助言をいただいた関係者の皆様に心より御礼申し上げます</w:t>
      </w:r>
      <w:r w:rsidR="003B5166">
        <w:rPr>
          <w:rFonts w:ascii="Times New Roman" w:hAnsi="Times New Roman"/>
          <w:color w:val="000000" w:themeColor="text1"/>
          <w:sz w:val="20"/>
          <w:szCs w:val="20"/>
        </w:rPr>
        <w:t>.</w:t>
      </w:r>
    </w:p>
    <w:p w14:paraId="64825C32" w14:textId="77777777" w:rsidR="00620DAC" w:rsidRDefault="00620DAC" w:rsidP="009068DF">
      <w:pPr>
        <w:rPr>
          <w:rFonts w:ascii="Times New Roman" w:hAnsi="Times New Roman"/>
          <w:color w:val="000000" w:themeColor="text1"/>
          <w:sz w:val="20"/>
          <w:szCs w:val="20"/>
        </w:rPr>
      </w:pPr>
    </w:p>
    <w:p w14:paraId="6AC9FFF9" w14:textId="77777777" w:rsidR="00D6710E" w:rsidRPr="0026359A" w:rsidRDefault="00D6710E" w:rsidP="00D6710E">
      <w:pPr>
        <w:rPr>
          <w:rFonts w:asciiTheme="majorEastAsia" w:eastAsiaTheme="majorEastAsia" w:hAnsiTheme="majorEastAsia"/>
          <w:b/>
          <w:color w:val="000000" w:themeColor="text1"/>
          <w:sz w:val="20"/>
          <w:szCs w:val="20"/>
        </w:rPr>
      </w:pPr>
      <w:r w:rsidRPr="0026359A">
        <w:rPr>
          <w:rFonts w:asciiTheme="majorEastAsia" w:eastAsiaTheme="majorEastAsia" w:hAnsiTheme="majorEastAsia" w:hint="eastAsia"/>
          <w:b/>
          <w:color w:val="000000" w:themeColor="text1"/>
          <w:sz w:val="20"/>
          <w:szCs w:val="20"/>
        </w:rPr>
        <w:t>著者貢献</w:t>
      </w:r>
    </w:p>
    <w:p w14:paraId="6BC06838" w14:textId="25D5BC70" w:rsidR="00186034" w:rsidRDefault="009F5FF3" w:rsidP="009F5FF3">
      <w:pPr>
        <w:rPr>
          <w:rFonts w:ascii="Times New Roman" w:hAnsi="Times New Roman"/>
          <w:color w:val="000000" w:themeColor="text1"/>
          <w:sz w:val="20"/>
          <w:szCs w:val="20"/>
        </w:rPr>
      </w:pPr>
      <w:r>
        <w:rPr>
          <w:rFonts w:ascii="Times New Roman" w:hAnsi="Times New Roman" w:hint="eastAsia"/>
          <w:color w:val="000000" w:themeColor="text1"/>
          <w:sz w:val="20"/>
          <w:szCs w:val="20"/>
        </w:rPr>
        <w:t xml:space="preserve">　</w:t>
      </w:r>
      <w:r w:rsidR="007E0CBC">
        <w:rPr>
          <w:rFonts w:ascii="Times New Roman" w:hAnsi="Times New Roman" w:hint="eastAsia"/>
          <w:b/>
          <w:bCs/>
          <w:color w:val="000000" w:themeColor="text1"/>
          <w:sz w:val="20"/>
          <w:szCs w:val="20"/>
        </w:rPr>
        <w:t>三嶋泰生</w:t>
      </w:r>
      <w:r w:rsidR="007E0CBC" w:rsidRPr="009F5FF3">
        <w:rPr>
          <w:rFonts w:ascii="Times New Roman" w:hAnsi="Times New Roman" w:hint="eastAsia"/>
          <w:color w:val="000000" w:themeColor="text1"/>
          <w:sz w:val="20"/>
          <w:szCs w:val="20"/>
        </w:rPr>
        <w:t>:</w:t>
      </w:r>
      <w:r w:rsidR="007E0CBC" w:rsidRPr="009F5FF3">
        <w:rPr>
          <w:rFonts w:ascii="Times New Roman" w:hAnsi="Times New Roman" w:hint="eastAsia"/>
          <w:color w:val="000000" w:themeColor="text1"/>
          <w:sz w:val="20"/>
          <w:szCs w:val="20"/>
        </w:rPr>
        <w:t>概念化</w:t>
      </w:r>
      <w:r w:rsidR="007E0CBC">
        <w:rPr>
          <w:rFonts w:ascii="Times New Roman" w:hAnsi="Times New Roman" w:hint="eastAsia"/>
          <w:color w:val="000000" w:themeColor="text1"/>
          <w:sz w:val="20"/>
          <w:szCs w:val="20"/>
        </w:rPr>
        <w:t>,</w:t>
      </w:r>
      <w:r w:rsidR="007E0CBC" w:rsidRPr="009F5FF3">
        <w:rPr>
          <w:rFonts w:ascii="Times New Roman" w:hAnsi="Times New Roman" w:hint="eastAsia"/>
          <w:color w:val="000000" w:themeColor="text1"/>
          <w:sz w:val="20"/>
          <w:szCs w:val="20"/>
        </w:rPr>
        <w:t>方法論</w:t>
      </w:r>
      <w:r w:rsidR="007E0CBC">
        <w:rPr>
          <w:rFonts w:ascii="Times New Roman" w:hAnsi="Times New Roman" w:hint="eastAsia"/>
          <w:color w:val="000000" w:themeColor="text1"/>
          <w:sz w:val="20"/>
          <w:szCs w:val="20"/>
        </w:rPr>
        <w:t>,</w:t>
      </w:r>
      <w:r w:rsidR="004214C0">
        <w:rPr>
          <w:rFonts w:ascii="Times New Roman" w:hAnsi="Times New Roman" w:hint="eastAsia"/>
          <w:color w:val="000000" w:themeColor="text1"/>
          <w:sz w:val="20"/>
          <w:szCs w:val="20"/>
        </w:rPr>
        <w:t>実験実施</w:t>
      </w:r>
      <w:r w:rsidR="004214C0">
        <w:rPr>
          <w:rFonts w:ascii="Times New Roman" w:hAnsi="Times New Roman" w:hint="eastAsia"/>
          <w:color w:val="000000" w:themeColor="text1"/>
          <w:sz w:val="20"/>
          <w:szCs w:val="20"/>
        </w:rPr>
        <w:t>,</w:t>
      </w:r>
      <w:r w:rsidR="00D9363C">
        <w:rPr>
          <w:rFonts w:ascii="Times New Roman" w:hAnsi="Times New Roman" w:hint="eastAsia"/>
          <w:color w:val="000000" w:themeColor="text1"/>
          <w:sz w:val="20"/>
          <w:szCs w:val="20"/>
        </w:rPr>
        <w:t>データ分析・整理，</w:t>
      </w:r>
      <w:r w:rsidR="007E0CBC">
        <w:rPr>
          <w:rFonts w:ascii="Times New Roman" w:hAnsi="Times New Roman" w:hint="eastAsia"/>
          <w:color w:val="000000" w:themeColor="text1"/>
          <w:sz w:val="20"/>
          <w:szCs w:val="20"/>
        </w:rPr>
        <w:t>執筆（原稿作成）</w:t>
      </w:r>
      <w:r w:rsidR="004214C0">
        <w:rPr>
          <w:rFonts w:ascii="Times New Roman" w:hAnsi="Times New Roman" w:hint="eastAsia"/>
          <w:color w:val="000000" w:themeColor="text1"/>
          <w:sz w:val="20"/>
          <w:szCs w:val="20"/>
        </w:rPr>
        <w:t>，</w:t>
      </w:r>
      <w:r w:rsidR="00D9363C">
        <w:rPr>
          <w:rFonts w:ascii="Times New Roman" w:hAnsi="Times New Roman" w:hint="eastAsia"/>
          <w:color w:val="000000" w:themeColor="text1"/>
          <w:sz w:val="20"/>
          <w:szCs w:val="20"/>
        </w:rPr>
        <w:t>執筆</w:t>
      </w:r>
      <w:r w:rsidR="00D9363C">
        <w:rPr>
          <w:rFonts w:ascii="Times New Roman" w:hAnsi="Times New Roman" w:hint="eastAsia"/>
          <w:color w:val="000000" w:themeColor="text1"/>
          <w:sz w:val="20"/>
          <w:szCs w:val="20"/>
        </w:rPr>
        <w:t>(</w:t>
      </w:r>
      <w:r w:rsidR="007E0CBC">
        <w:rPr>
          <w:rFonts w:ascii="Times New Roman" w:hAnsi="Times New Roman" w:hint="eastAsia"/>
          <w:color w:val="000000" w:themeColor="text1"/>
          <w:sz w:val="20"/>
          <w:szCs w:val="20"/>
        </w:rPr>
        <w:t>レビューおよび</w:t>
      </w:r>
      <w:r w:rsidR="00D9363C">
        <w:rPr>
          <w:rFonts w:ascii="Times New Roman" w:hAnsi="Times New Roman" w:hint="eastAsia"/>
          <w:color w:val="000000" w:themeColor="text1"/>
          <w:sz w:val="20"/>
          <w:szCs w:val="20"/>
        </w:rPr>
        <w:t>編集校正</w:t>
      </w:r>
      <w:r w:rsidR="00D9363C">
        <w:rPr>
          <w:rFonts w:ascii="Times New Roman" w:hAnsi="Times New Roman" w:hint="eastAsia"/>
          <w:color w:val="000000" w:themeColor="text1"/>
          <w:sz w:val="20"/>
          <w:szCs w:val="20"/>
        </w:rPr>
        <w:t>)</w:t>
      </w:r>
      <w:r w:rsidR="00D9363C">
        <w:rPr>
          <w:rFonts w:ascii="Times New Roman" w:hAnsi="Times New Roman" w:hint="eastAsia"/>
          <w:color w:val="000000" w:themeColor="text1"/>
          <w:sz w:val="20"/>
          <w:szCs w:val="20"/>
        </w:rPr>
        <w:t>，</w:t>
      </w:r>
      <w:r w:rsidRPr="00BE6E87">
        <w:rPr>
          <w:rFonts w:ascii="Times New Roman" w:hAnsi="Times New Roman" w:hint="eastAsia"/>
          <w:b/>
          <w:bCs/>
          <w:color w:val="000000" w:themeColor="text1"/>
          <w:sz w:val="20"/>
          <w:szCs w:val="20"/>
        </w:rPr>
        <w:t>梅澤幸太郎</w:t>
      </w:r>
      <w:r w:rsidRPr="009F5FF3">
        <w:rPr>
          <w:rFonts w:ascii="Times New Roman" w:hAnsi="Times New Roman" w:hint="eastAsia"/>
          <w:color w:val="000000" w:themeColor="text1"/>
          <w:sz w:val="20"/>
          <w:szCs w:val="20"/>
        </w:rPr>
        <w:t>:</w:t>
      </w:r>
      <w:r w:rsidRPr="009F5FF3">
        <w:rPr>
          <w:rFonts w:ascii="Times New Roman" w:hAnsi="Times New Roman" w:hint="eastAsia"/>
          <w:color w:val="000000" w:themeColor="text1"/>
          <w:sz w:val="20"/>
          <w:szCs w:val="20"/>
        </w:rPr>
        <w:t>概念化</w:t>
      </w:r>
      <w:r w:rsidR="003B5166">
        <w:rPr>
          <w:rFonts w:ascii="Times New Roman" w:hAnsi="Times New Roman" w:hint="eastAsia"/>
          <w:color w:val="000000" w:themeColor="text1"/>
          <w:sz w:val="20"/>
          <w:szCs w:val="20"/>
        </w:rPr>
        <w:t>,</w:t>
      </w:r>
      <w:r w:rsidRPr="009F5FF3">
        <w:rPr>
          <w:rFonts w:ascii="Times New Roman" w:hAnsi="Times New Roman" w:hint="eastAsia"/>
          <w:color w:val="000000" w:themeColor="text1"/>
          <w:sz w:val="20"/>
          <w:szCs w:val="20"/>
        </w:rPr>
        <w:t>方法論</w:t>
      </w:r>
      <w:r w:rsidR="003B5166">
        <w:rPr>
          <w:rFonts w:ascii="Times New Roman" w:hAnsi="Times New Roman" w:hint="eastAsia"/>
          <w:color w:val="000000" w:themeColor="text1"/>
          <w:sz w:val="20"/>
          <w:szCs w:val="20"/>
        </w:rPr>
        <w:t>,</w:t>
      </w:r>
      <w:r w:rsidRPr="009F5FF3">
        <w:rPr>
          <w:rFonts w:ascii="Times New Roman" w:hAnsi="Times New Roman" w:hint="eastAsia"/>
          <w:color w:val="000000" w:themeColor="text1"/>
          <w:sz w:val="20"/>
          <w:szCs w:val="20"/>
        </w:rPr>
        <w:t>執筆</w:t>
      </w:r>
      <w:r w:rsidRPr="009F5FF3">
        <w:rPr>
          <w:rFonts w:ascii="Times New Roman" w:hAnsi="Times New Roman" w:hint="eastAsia"/>
          <w:color w:val="000000" w:themeColor="text1"/>
          <w:sz w:val="20"/>
          <w:szCs w:val="20"/>
        </w:rPr>
        <w:t>(</w:t>
      </w:r>
      <w:r w:rsidRPr="009F5FF3">
        <w:rPr>
          <w:rFonts w:ascii="Times New Roman" w:hAnsi="Times New Roman" w:hint="eastAsia"/>
          <w:color w:val="000000" w:themeColor="text1"/>
          <w:sz w:val="20"/>
          <w:szCs w:val="20"/>
        </w:rPr>
        <w:t>レビューおよび編集校正</w:t>
      </w:r>
      <w:r w:rsidRPr="009F5FF3">
        <w:rPr>
          <w:rFonts w:ascii="Times New Roman" w:hAnsi="Times New Roman" w:hint="eastAsia"/>
          <w:color w:val="000000" w:themeColor="text1"/>
          <w:sz w:val="20"/>
          <w:szCs w:val="20"/>
        </w:rPr>
        <w:t>)</w:t>
      </w:r>
      <w:r w:rsidR="00FF781D">
        <w:rPr>
          <w:rFonts w:ascii="Times New Roman" w:hAnsi="Times New Roman"/>
          <w:color w:val="000000" w:themeColor="text1"/>
          <w:sz w:val="20"/>
          <w:szCs w:val="20"/>
        </w:rPr>
        <w:t xml:space="preserve">, </w:t>
      </w:r>
      <w:r w:rsidRPr="00BE6E87">
        <w:rPr>
          <w:rFonts w:ascii="Times New Roman" w:hAnsi="Times New Roman" w:hint="eastAsia"/>
          <w:b/>
          <w:bCs/>
          <w:color w:val="000000" w:themeColor="text1"/>
          <w:sz w:val="20"/>
          <w:szCs w:val="20"/>
        </w:rPr>
        <w:t>吉武良治</w:t>
      </w:r>
      <w:r w:rsidRPr="009F5FF3">
        <w:rPr>
          <w:rFonts w:ascii="Times New Roman" w:hAnsi="Times New Roman" w:hint="eastAsia"/>
          <w:color w:val="000000" w:themeColor="text1"/>
          <w:sz w:val="20"/>
          <w:szCs w:val="20"/>
        </w:rPr>
        <w:t>:</w:t>
      </w:r>
      <w:r w:rsidRPr="009F5FF3">
        <w:rPr>
          <w:rFonts w:ascii="Times New Roman" w:hAnsi="Times New Roman" w:hint="eastAsia"/>
          <w:color w:val="000000" w:themeColor="text1"/>
          <w:sz w:val="20"/>
          <w:szCs w:val="20"/>
        </w:rPr>
        <w:t>概念化</w:t>
      </w:r>
      <w:r w:rsidR="003B5166">
        <w:rPr>
          <w:rFonts w:ascii="Times New Roman" w:hAnsi="Times New Roman" w:hint="eastAsia"/>
          <w:color w:val="000000" w:themeColor="text1"/>
          <w:sz w:val="20"/>
          <w:szCs w:val="20"/>
        </w:rPr>
        <w:t>,</w:t>
      </w:r>
      <w:r w:rsidRPr="009F5FF3">
        <w:rPr>
          <w:rFonts w:ascii="Times New Roman" w:hAnsi="Times New Roman" w:hint="eastAsia"/>
          <w:color w:val="000000" w:themeColor="text1"/>
          <w:sz w:val="20"/>
          <w:szCs w:val="20"/>
        </w:rPr>
        <w:t>方法論</w:t>
      </w:r>
      <w:r w:rsidR="003B5166">
        <w:rPr>
          <w:rFonts w:ascii="Times New Roman" w:hAnsi="Times New Roman" w:hint="eastAsia"/>
          <w:color w:val="000000" w:themeColor="text1"/>
          <w:sz w:val="20"/>
          <w:szCs w:val="20"/>
        </w:rPr>
        <w:t>,</w:t>
      </w:r>
      <w:r w:rsidRPr="009F5FF3">
        <w:rPr>
          <w:rFonts w:ascii="Times New Roman" w:hAnsi="Times New Roman" w:hint="eastAsia"/>
          <w:color w:val="000000" w:themeColor="text1"/>
          <w:sz w:val="20"/>
          <w:szCs w:val="20"/>
        </w:rPr>
        <w:t>指導</w:t>
      </w:r>
      <w:r w:rsidR="003B5166">
        <w:rPr>
          <w:rFonts w:ascii="Times New Roman" w:hAnsi="Times New Roman" w:hint="eastAsia"/>
          <w:color w:val="000000" w:themeColor="text1"/>
          <w:sz w:val="20"/>
          <w:szCs w:val="20"/>
        </w:rPr>
        <w:t>,</w:t>
      </w:r>
      <w:r w:rsidRPr="009F5FF3">
        <w:rPr>
          <w:rFonts w:ascii="Times New Roman" w:hAnsi="Times New Roman" w:hint="eastAsia"/>
          <w:color w:val="000000" w:themeColor="text1"/>
          <w:sz w:val="20"/>
          <w:szCs w:val="20"/>
        </w:rPr>
        <w:t>執筆</w:t>
      </w:r>
      <w:r w:rsidRPr="009F5FF3">
        <w:rPr>
          <w:rFonts w:ascii="Times New Roman" w:hAnsi="Times New Roman" w:hint="eastAsia"/>
          <w:color w:val="000000" w:themeColor="text1"/>
          <w:sz w:val="20"/>
          <w:szCs w:val="20"/>
        </w:rPr>
        <w:t>(</w:t>
      </w:r>
      <w:r w:rsidRPr="009F5FF3">
        <w:rPr>
          <w:rFonts w:ascii="Times New Roman" w:hAnsi="Times New Roman" w:hint="eastAsia"/>
          <w:color w:val="000000" w:themeColor="text1"/>
          <w:sz w:val="20"/>
          <w:szCs w:val="20"/>
        </w:rPr>
        <w:t>レビューおよび編集校正</w:t>
      </w:r>
      <w:r w:rsidRPr="009F5FF3">
        <w:rPr>
          <w:rFonts w:ascii="Times New Roman" w:hAnsi="Times New Roman" w:hint="eastAsia"/>
          <w:color w:val="000000" w:themeColor="text1"/>
          <w:sz w:val="20"/>
          <w:szCs w:val="20"/>
        </w:rPr>
        <w:t>)</w:t>
      </w:r>
    </w:p>
    <w:p w14:paraId="66495970" w14:textId="77777777" w:rsidR="000C2796" w:rsidRDefault="000C2796" w:rsidP="009F5FF3">
      <w:pPr>
        <w:rPr>
          <w:rFonts w:ascii="Times New Roman" w:hAnsi="Times New Roman"/>
          <w:color w:val="000000" w:themeColor="text1"/>
          <w:sz w:val="20"/>
          <w:szCs w:val="20"/>
        </w:rPr>
      </w:pPr>
    </w:p>
    <w:p w14:paraId="6C7E5F6B" w14:textId="77777777" w:rsidR="000C2796" w:rsidRPr="000C2796" w:rsidRDefault="000C2796" w:rsidP="000C2796">
      <w:pPr>
        <w:rPr>
          <w:rFonts w:asciiTheme="majorEastAsia" w:eastAsiaTheme="majorEastAsia" w:hAnsiTheme="majorEastAsia"/>
          <w:b/>
          <w:bCs/>
          <w:color w:val="000000" w:themeColor="text1"/>
          <w:sz w:val="20"/>
          <w:szCs w:val="20"/>
        </w:rPr>
      </w:pPr>
      <w:r w:rsidRPr="000C2796">
        <w:rPr>
          <w:rFonts w:asciiTheme="majorEastAsia" w:eastAsiaTheme="majorEastAsia" w:hAnsiTheme="majorEastAsia" w:hint="eastAsia"/>
          <w:b/>
          <w:bCs/>
          <w:color w:val="000000" w:themeColor="text1"/>
          <w:sz w:val="20"/>
          <w:szCs w:val="20"/>
        </w:rPr>
        <w:t>付　記</w:t>
      </w:r>
    </w:p>
    <w:p w14:paraId="3F450029" w14:textId="3C3B83F5" w:rsidR="000C2796" w:rsidRDefault="000C2796" w:rsidP="000C2796">
      <w:pPr>
        <w:rPr>
          <w:rFonts w:ascii="Times New Roman" w:hAnsi="Times New Roman"/>
          <w:color w:val="000000" w:themeColor="text1"/>
          <w:sz w:val="20"/>
          <w:szCs w:val="20"/>
        </w:rPr>
      </w:pPr>
      <w:r>
        <w:rPr>
          <w:rFonts w:ascii="Times New Roman" w:hAnsi="Times New Roman" w:hint="eastAsia"/>
          <w:color w:val="000000" w:themeColor="text1"/>
          <w:sz w:val="20"/>
          <w:szCs w:val="20"/>
        </w:rPr>
        <w:t xml:space="preserve">　</w:t>
      </w:r>
      <w:r w:rsidRPr="000C2796">
        <w:rPr>
          <w:rFonts w:ascii="Times New Roman" w:hAnsi="Times New Roman"/>
          <w:color w:val="000000" w:themeColor="text1"/>
          <w:sz w:val="20"/>
          <w:szCs w:val="20"/>
        </w:rPr>
        <w:t>本論文の内容の一部は</w:t>
      </w:r>
      <w:r w:rsidR="00EF68F8">
        <w:rPr>
          <w:rFonts w:ascii="Times New Roman" w:hAnsi="Times New Roman"/>
          <w:color w:val="000000" w:themeColor="text1"/>
          <w:sz w:val="20"/>
          <w:szCs w:val="20"/>
        </w:rPr>
        <w:t>,</w:t>
      </w:r>
      <w:r w:rsidR="00B90BA4" w:rsidRPr="00B90BA4">
        <w:rPr>
          <w:rFonts w:ascii="Times New Roman" w:hAnsi="Times New Roman"/>
          <w:color w:val="000000" w:themeColor="text1"/>
          <w:sz w:val="20"/>
          <w:szCs w:val="20"/>
        </w:rPr>
        <w:t>日本人間工学会関東支部第</w:t>
      </w:r>
      <w:r w:rsidR="00B90BA4" w:rsidRPr="00B90BA4">
        <w:rPr>
          <w:rFonts w:ascii="Times New Roman" w:hAnsi="Times New Roman"/>
          <w:color w:val="000000" w:themeColor="text1"/>
          <w:sz w:val="20"/>
          <w:szCs w:val="20"/>
        </w:rPr>
        <w:t>55</w:t>
      </w:r>
      <w:r w:rsidR="00B90BA4" w:rsidRPr="00B90BA4">
        <w:rPr>
          <w:rFonts w:ascii="Times New Roman" w:hAnsi="Times New Roman"/>
          <w:color w:val="000000" w:themeColor="text1"/>
          <w:sz w:val="20"/>
          <w:szCs w:val="20"/>
        </w:rPr>
        <w:t>回大会</w:t>
      </w:r>
      <w:r w:rsidR="00B90BA4">
        <w:rPr>
          <w:rFonts w:ascii="Times New Roman" w:hAnsi="Times New Roman" w:hint="eastAsia"/>
          <w:color w:val="000000" w:themeColor="text1"/>
          <w:sz w:val="20"/>
          <w:szCs w:val="20"/>
        </w:rPr>
        <w:t>・第</w:t>
      </w:r>
      <w:r w:rsidR="00B90BA4">
        <w:rPr>
          <w:rFonts w:ascii="Times New Roman" w:hAnsi="Times New Roman"/>
          <w:color w:val="000000" w:themeColor="text1"/>
          <w:sz w:val="20"/>
          <w:szCs w:val="20"/>
        </w:rPr>
        <w:t>31</w:t>
      </w:r>
      <w:r w:rsidR="00B90BA4">
        <w:rPr>
          <w:rFonts w:ascii="Times New Roman" w:hAnsi="Times New Roman" w:hint="eastAsia"/>
          <w:color w:val="000000" w:themeColor="text1"/>
          <w:sz w:val="20"/>
          <w:szCs w:val="20"/>
        </w:rPr>
        <w:t>回卒業研究発表会</w:t>
      </w:r>
      <w:r w:rsidRPr="000C2796">
        <w:rPr>
          <w:rFonts w:ascii="Times New Roman" w:hAnsi="Times New Roman"/>
          <w:color w:val="000000" w:themeColor="text1"/>
          <w:sz w:val="20"/>
          <w:szCs w:val="20"/>
        </w:rPr>
        <w:t>において発表した</w:t>
      </w:r>
      <w:r w:rsidR="00EF68F8">
        <w:rPr>
          <w:rFonts w:ascii="Times New Roman" w:hAnsi="Times New Roman"/>
          <w:color w:val="000000" w:themeColor="text1"/>
          <w:sz w:val="20"/>
          <w:szCs w:val="20"/>
        </w:rPr>
        <w:t>.</w:t>
      </w:r>
    </w:p>
    <w:p w14:paraId="6FA9355E" w14:textId="77777777" w:rsidR="00E3385D" w:rsidRDefault="00E3385D" w:rsidP="000C2796">
      <w:pPr>
        <w:rPr>
          <w:rFonts w:ascii="Times New Roman" w:hAnsi="Times New Roman"/>
          <w:color w:val="000000" w:themeColor="text1"/>
          <w:sz w:val="20"/>
          <w:szCs w:val="20"/>
        </w:rPr>
      </w:pPr>
    </w:p>
    <w:p w14:paraId="61FFCB6D" w14:textId="77777777" w:rsidR="00E84B9C" w:rsidRPr="00FB1063" w:rsidRDefault="00E84B9C" w:rsidP="00E84B9C">
      <w:pPr>
        <w:rPr>
          <w:rFonts w:ascii="ＭＳ ゴシック" w:eastAsia="ＭＳ ゴシック" w:hAnsi="ＭＳ ゴシック"/>
          <w:b/>
          <w:color w:val="000000" w:themeColor="text1"/>
          <w:sz w:val="20"/>
          <w:szCs w:val="20"/>
        </w:rPr>
      </w:pPr>
      <w:r w:rsidRPr="00FB1063">
        <w:rPr>
          <w:rFonts w:ascii="ＭＳ ゴシック" w:eastAsia="ＭＳ ゴシック" w:hAnsi="ＭＳ ゴシック"/>
          <w:b/>
          <w:color w:val="000000" w:themeColor="text1"/>
          <w:sz w:val="20"/>
          <w:szCs w:val="20"/>
        </w:rPr>
        <w:t>文</w:t>
      </w:r>
      <w:r w:rsidRPr="00FB1063">
        <w:rPr>
          <w:rFonts w:ascii="ＭＳ ゴシック" w:eastAsia="ＭＳ ゴシック" w:hAnsi="ＭＳ ゴシック" w:hint="eastAsia"/>
          <w:b/>
          <w:color w:val="000000" w:themeColor="text1"/>
          <w:sz w:val="20"/>
          <w:szCs w:val="20"/>
        </w:rPr>
        <w:t xml:space="preserve">　</w:t>
      </w:r>
      <w:r w:rsidRPr="00FB1063">
        <w:rPr>
          <w:rFonts w:ascii="ＭＳ ゴシック" w:eastAsia="ＭＳ ゴシック" w:hAnsi="ＭＳ ゴシック"/>
          <w:b/>
          <w:color w:val="000000" w:themeColor="text1"/>
          <w:sz w:val="20"/>
          <w:szCs w:val="20"/>
        </w:rPr>
        <w:t>献</w:t>
      </w:r>
    </w:p>
    <w:p w14:paraId="68716C30" w14:textId="636D8B19" w:rsidR="005C534B" w:rsidRPr="00B913F3" w:rsidRDefault="005C534B" w:rsidP="00B913F3">
      <w:pPr>
        <w:pStyle w:val="affa"/>
        <w:numPr>
          <w:ilvl w:val="0"/>
          <w:numId w:val="17"/>
        </w:numPr>
        <w:ind w:leftChars="0"/>
        <w:rPr>
          <w:rFonts w:ascii="Times New Roman" w:hAnsi="Times New Roman"/>
          <w:color w:val="000000" w:themeColor="text1"/>
          <w:sz w:val="20"/>
          <w:szCs w:val="20"/>
        </w:rPr>
      </w:pPr>
      <w:r w:rsidRPr="0066375C">
        <w:rPr>
          <w:rFonts w:ascii="Times New Roman" w:hAnsi="Times New Roman"/>
          <w:color w:val="000000" w:themeColor="text1"/>
          <w:sz w:val="20"/>
          <w:szCs w:val="20"/>
        </w:rPr>
        <w:t xml:space="preserve">VRChat Inc. VRChat. </w:t>
      </w:r>
      <w:hyperlink r:id="rId29" w:history="1">
        <w:r w:rsidRPr="00FD1FEC">
          <w:rPr>
            <w:rStyle w:val="a8"/>
            <w:rFonts w:ascii="Times New Roman" w:hAnsi="Times New Roman"/>
            <w:sz w:val="20"/>
            <w:szCs w:val="20"/>
          </w:rPr>
          <w:t>https://hello.vrchat.com/</w:t>
        </w:r>
      </w:hyperlink>
      <w:r w:rsidRPr="0066375C">
        <w:rPr>
          <w:rFonts w:ascii="Times New Roman" w:hAnsi="Times New Roman"/>
          <w:color w:val="000000" w:themeColor="text1"/>
          <w:sz w:val="20"/>
          <w:szCs w:val="20"/>
        </w:rPr>
        <w:t>, (</w:t>
      </w:r>
      <w:r>
        <w:rPr>
          <w:rFonts w:ascii="Times New Roman" w:hAnsi="Times New Roman" w:hint="eastAsia"/>
          <w:color w:val="000000" w:themeColor="text1"/>
          <w:sz w:val="20"/>
          <w:szCs w:val="20"/>
        </w:rPr>
        <w:t>参照</w:t>
      </w:r>
      <w:r w:rsidRPr="0066375C">
        <w:rPr>
          <w:rFonts w:ascii="Times New Roman" w:hAnsi="Times New Roman"/>
          <w:color w:val="000000" w:themeColor="text1"/>
          <w:sz w:val="20"/>
          <w:szCs w:val="20"/>
        </w:rPr>
        <w:t xml:space="preserve"> 202</w:t>
      </w:r>
      <w:r>
        <w:rPr>
          <w:rFonts w:ascii="Times New Roman" w:hAnsi="Times New Roman"/>
          <w:color w:val="000000" w:themeColor="text1"/>
          <w:sz w:val="20"/>
          <w:szCs w:val="20"/>
        </w:rPr>
        <w:t>5</w:t>
      </w:r>
      <w:r w:rsidRPr="0066375C">
        <w:rPr>
          <w:rFonts w:ascii="Times New Roman" w:hAnsi="Times New Roman"/>
          <w:color w:val="000000" w:themeColor="text1"/>
          <w:sz w:val="20"/>
          <w:szCs w:val="20"/>
        </w:rPr>
        <w:t>-</w:t>
      </w:r>
      <w:r>
        <w:rPr>
          <w:rFonts w:ascii="Times New Roman" w:hAnsi="Times New Roman"/>
          <w:color w:val="000000" w:themeColor="text1"/>
          <w:sz w:val="20"/>
          <w:szCs w:val="20"/>
        </w:rPr>
        <w:t>12</w:t>
      </w:r>
      <w:r w:rsidRPr="0066375C">
        <w:rPr>
          <w:rFonts w:ascii="Times New Roman" w:hAnsi="Times New Roman"/>
          <w:color w:val="000000" w:themeColor="text1"/>
          <w:sz w:val="20"/>
          <w:szCs w:val="20"/>
        </w:rPr>
        <w:t>-</w:t>
      </w:r>
      <w:r>
        <w:rPr>
          <w:rFonts w:ascii="Times New Roman" w:hAnsi="Times New Roman"/>
          <w:color w:val="000000" w:themeColor="text1"/>
          <w:sz w:val="20"/>
          <w:szCs w:val="20"/>
        </w:rPr>
        <w:t>27</w:t>
      </w:r>
      <w:r w:rsidRPr="0066375C">
        <w:rPr>
          <w:rFonts w:ascii="Times New Roman" w:hAnsi="Times New Roman"/>
          <w:color w:val="000000" w:themeColor="text1"/>
          <w:sz w:val="20"/>
          <w:szCs w:val="20"/>
        </w:rPr>
        <w:t>).</w:t>
      </w:r>
    </w:p>
    <w:p w14:paraId="59BE8A4A" w14:textId="7355FC28" w:rsidR="00932BFA" w:rsidRPr="00B913F3" w:rsidRDefault="00783180" w:rsidP="00783180">
      <w:pPr>
        <w:widowControl/>
        <w:numPr>
          <w:ilvl w:val="0"/>
          <w:numId w:val="17"/>
        </w:numPr>
        <w:jc w:val="left"/>
        <w:rPr>
          <w:rFonts w:ascii="Times New Roman" w:hAnsi="Times New Roman"/>
          <w:color w:val="EE0000"/>
          <w:sz w:val="20"/>
          <w:szCs w:val="20"/>
          <w:highlight w:val="yellow"/>
        </w:rPr>
      </w:pPr>
      <w:r w:rsidRPr="00B913F3">
        <w:rPr>
          <w:rFonts w:ascii="Times New Roman" w:hAnsi="Times New Roman"/>
          <w:color w:val="EE0000"/>
          <w:sz w:val="20"/>
          <w:szCs w:val="20"/>
          <w:highlight w:val="yellow"/>
        </w:rPr>
        <w:t>LaViola, J. J..</w:t>
      </w:r>
      <w:r w:rsidRPr="00B913F3">
        <w:rPr>
          <w:rFonts w:ascii="Times New Roman" w:hAnsi="Times New Roman" w:hint="eastAsia"/>
          <w:color w:val="EE0000"/>
          <w:sz w:val="20"/>
          <w:szCs w:val="20"/>
          <w:highlight w:val="yellow"/>
        </w:rPr>
        <w:t>“</w:t>
      </w:r>
      <w:r w:rsidRPr="00B913F3">
        <w:rPr>
          <w:rFonts w:ascii="Times New Roman" w:hAnsi="Times New Roman"/>
          <w:color w:val="EE0000"/>
          <w:sz w:val="20"/>
          <w:szCs w:val="20"/>
          <w:highlight w:val="yellow"/>
        </w:rPr>
        <w:t>A discussion of cybersickness in virtual environments.” ACM SIGCHI Bulletin. 2000, 32(1), p. 47–56.</w:t>
      </w:r>
      <w:hyperlink r:id="rId30" w:history="1">
        <w:r w:rsidRPr="00B913F3">
          <w:rPr>
            <w:rStyle w:val="a8"/>
            <w:rFonts w:ascii="Times New Roman" w:hAnsi="Times New Roman"/>
            <w:color w:val="EE0000"/>
            <w:sz w:val="20"/>
            <w:szCs w:val="20"/>
            <w:highlight w:val="yellow"/>
          </w:rPr>
          <w:t>https://cs.brown.edu/people/jlaviola/pubs/cybersick.pdf</w:t>
        </w:r>
      </w:hyperlink>
    </w:p>
    <w:p w14:paraId="5C892D48" w14:textId="662E184B" w:rsidR="00783180" w:rsidRPr="00B913F3" w:rsidRDefault="00932BFA" w:rsidP="00B913F3">
      <w:pPr>
        <w:widowControl/>
        <w:numPr>
          <w:ilvl w:val="0"/>
          <w:numId w:val="17"/>
        </w:numPr>
        <w:jc w:val="left"/>
        <w:rPr>
          <w:rFonts w:ascii="Times New Roman" w:hAnsi="Times New Roman"/>
          <w:color w:val="EE0000"/>
          <w:sz w:val="20"/>
          <w:szCs w:val="20"/>
          <w:highlight w:val="yellow"/>
        </w:rPr>
      </w:pPr>
      <w:r w:rsidRPr="00B913F3">
        <w:rPr>
          <w:rFonts w:ascii="Times New Roman" w:hAnsi="Times New Roman"/>
          <w:color w:val="EE0000"/>
          <w:sz w:val="20"/>
          <w:szCs w:val="20"/>
          <w:highlight w:val="yellow"/>
        </w:rPr>
        <w:t>Kourtesis, P.; Collina, S.; Doumas, L. A. A.; MacPherson, S. E..</w:t>
      </w:r>
      <w:r w:rsidRPr="00B913F3">
        <w:rPr>
          <w:rFonts w:ascii="Times New Roman" w:hAnsi="Times New Roman" w:hint="eastAsia"/>
          <w:color w:val="EE0000"/>
          <w:sz w:val="20"/>
          <w:szCs w:val="20"/>
          <w:highlight w:val="yellow"/>
        </w:rPr>
        <w:t>“</w:t>
      </w:r>
      <w:r w:rsidRPr="00B913F3">
        <w:rPr>
          <w:rFonts w:ascii="Times New Roman" w:hAnsi="Times New Roman"/>
          <w:color w:val="EE0000"/>
          <w:sz w:val="20"/>
          <w:szCs w:val="20"/>
          <w:highlight w:val="yellow"/>
        </w:rPr>
        <w:t>Technological competence is a pre-condition for effective virtual reality use after traumatic brain injury.” Frontiers in Human Neuroscience. 2019, 13, p. 1–</w:t>
      </w:r>
      <w:r w:rsidRPr="00B913F3">
        <w:rPr>
          <w:rFonts w:ascii="Times New Roman" w:hAnsi="Times New Roman"/>
          <w:color w:val="EE0000"/>
          <w:sz w:val="20"/>
          <w:szCs w:val="20"/>
          <w:highlight w:val="yellow"/>
        </w:rPr>
        <w:t>16.https://doi.org/10.3389/fcomp.2019.00012,</w:t>
      </w:r>
      <w:hyperlink r:id="rId31" w:history="1">
        <w:r w:rsidRPr="00B913F3">
          <w:rPr>
            <w:rStyle w:val="a8"/>
            <w:rFonts w:ascii="Times New Roman" w:hAnsi="Times New Roman"/>
            <w:color w:val="EE0000"/>
            <w:sz w:val="20"/>
            <w:szCs w:val="20"/>
            <w:highlight w:val="yellow"/>
          </w:rPr>
          <w:t>https://arxiv.org/abs/2101.08166</w:t>
        </w:r>
      </w:hyperlink>
      <w:r w:rsidRPr="00B913F3">
        <w:rPr>
          <w:rFonts w:ascii="Times New Roman" w:hAnsi="Times New Roman"/>
          <w:color w:val="EE0000"/>
          <w:sz w:val="20"/>
          <w:szCs w:val="20"/>
          <w:highlight w:val="yellow"/>
        </w:rPr>
        <w:t>, (</w:t>
      </w:r>
      <w:r w:rsidRPr="00B913F3">
        <w:rPr>
          <w:rFonts w:ascii="Times New Roman" w:hAnsi="Times New Roman" w:hint="eastAsia"/>
          <w:color w:val="EE0000"/>
          <w:sz w:val="20"/>
          <w:szCs w:val="20"/>
          <w:highlight w:val="yellow"/>
        </w:rPr>
        <w:t>参照</w:t>
      </w:r>
      <w:r w:rsidRPr="00B913F3">
        <w:rPr>
          <w:rFonts w:ascii="Times New Roman" w:hAnsi="Times New Roman"/>
          <w:color w:val="EE0000"/>
          <w:sz w:val="20"/>
          <w:szCs w:val="20"/>
          <w:highlight w:val="yellow"/>
        </w:rPr>
        <w:t xml:space="preserve"> 2025-12-27).</w:t>
      </w:r>
    </w:p>
    <w:p w14:paraId="2E08BAB9" w14:textId="4213CDBE" w:rsidR="00A86476" w:rsidRDefault="005E1A39" w:rsidP="00806123">
      <w:pPr>
        <w:widowControl/>
        <w:numPr>
          <w:ilvl w:val="0"/>
          <w:numId w:val="17"/>
        </w:numPr>
        <w:jc w:val="left"/>
        <w:rPr>
          <w:rFonts w:ascii="Times New Roman" w:hAnsi="Times New Roman"/>
          <w:color w:val="000000" w:themeColor="text1"/>
          <w:sz w:val="20"/>
          <w:szCs w:val="20"/>
        </w:rPr>
      </w:pPr>
      <w:r w:rsidRPr="005E1A39">
        <w:rPr>
          <w:rFonts w:ascii="Times New Roman" w:hAnsi="Times New Roman"/>
          <w:color w:val="000000" w:themeColor="text1"/>
          <w:sz w:val="20"/>
          <w:szCs w:val="20"/>
        </w:rPr>
        <w:t>van Gemert, T.; Hornbæk, K.; et al. “Towards a bedder future: A study of using virtual reality while lying down.” CHI '23: Proceedings of the 2023 CHI Conference on Human Factors in Computing Systems. Hamburg, Germany, 2023-04-23/28, ACM, 2023</w:t>
      </w:r>
      <w:r w:rsidR="001B3F73" w:rsidRPr="001B3F73">
        <w:rPr>
          <w:rFonts w:ascii="Times New Roman" w:hAnsi="Times New Roman"/>
          <w:color w:val="000000" w:themeColor="text1"/>
          <w:sz w:val="20"/>
          <w:szCs w:val="20"/>
        </w:rPr>
        <w:t xml:space="preserve">, p. 1-18. </w:t>
      </w:r>
      <w:hyperlink r:id="rId32" w:history="1">
        <w:r w:rsidR="001B3F73" w:rsidRPr="00FD1FEC">
          <w:rPr>
            <w:rStyle w:val="a8"/>
            <w:rFonts w:ascii="Times New Roman" w:hAnsi="Times New Roman"/>
            <w:sz w:val="20"/>
            <w:szCs w:val="20"/>
          </w:rPr>
          <w:t>https://doi.org/10.1145/3544548.3580963</w:t>
        </w:r>
      </w:hyperlink>
      <w:r w:rsidR="00FD1FEC" w:rsidRPr="00A1051B">
        <w:rPr>
          <w:rFonts w:ascii="Times New Roman" w:hAnsi="Times New Roman"/>
          <w:color w:val="000000" w:themeColor="text1"/>
          <w:sz w:val="20"/>
          <w:szCs w:val="20"/>
        </w:rPr>
        <w:t>(</w:t>
      </w:r>
      <w:r w:rsidR="00FD1FEC" w:rsidRPr="00A1051B">
        <w:rPr>
          <w:rFonts w:ascii="Times New Roman" w:hAnsi="Times New Roman"/>
          <w:color w:val="000000" w:themeColor="text1"/>
          <w:sz w:val="20"/>
          <w:szCs w:val="20"/>
        </w:rPr>
        <w:t>参照</w:t>
      </w:r>
      <w:r w:rsidR="00FD1FEC" w:rsidRPr="00A1051B">
        <w:rPr>
          <w:rFonts w:ascii="Times New Roman" w:hAnsi="Times New Roman"/>
          <w:color w:val="000000" w:themeColor="text1"/>
          <w:sz w:val="20"/>
          <w:szCs w:val="20"/>
        </w:rPr>
        <w:t xml:space="preserve"> 202</w:t>
      </w:r>
      <w:r w:rsidR="00FD1FEC">
        <w:rPr>
          <w:rFonts w:ascii="Times New Roman" w:hAnsi="Times New Roman"/>
          <w:color w:val="000000" w:themeColor="text1"/>
          <w:sz w:val="20"/>
          <w:szCs w:val="20"/>
        </w:rPr>
        <w:t>5</w:t>
      </w:r>
      <w:r w:rsidR="00FD1FEC" w:rsidRPr="00A1051B">
        <w:rPr>
          <w:rFonts w:ascii="Times New Roman" w:hAnsi="Times New Roman"/>
          <w:color w:val="000000" w:themeColor="text1"/>
          <w:sz w:val="20"/>
          <w:szCs w:val="20"/>
        </w:rPr>
        <w:t>-</w:t>
      </w:r>
      <w:r w:rsidR="00FD1FEC">
        <w:rPr>
          <w:rFonts w:ascii="Times New Roman" w:hAnsi="Times New Roman"/>
          <w:color w:val="000000" w:themeColor="text1"/>
          <w:sz w:val="20"/>
          <w:szCs w:val="20"/>
        </w:rPr>
        <w:t>1</w:t>
      </w:r>
      <w:r w:rsidR="007426D5">
        <w:rPr>
          <w:rFonts w:ascii="Times New Roman" w:hAnsi="Times New Roman"/>
          <w:color w:val="000000" w:themeColor="text1"/>
          <w:sz w:val="20"/>
          <w:szCs w:val="20"/>
        </w:rPr>
        <w:t>0</w:t>
      </w:r>
      <w:r w:rsidR="00FD1FEC" w:rsidRPr="00A1051B">
        <w:rPr>
          <w:rFonts w:ascii="Times New Roman" w:hAnsi="Times New Roman"/>
          <w:color w:val="000000" w:themeColor="text1"/>
          <w:sz w:val="20"/>
          <w:szCs w:val="20"/>
        </w:rPr>
        <w:t>-</w:t>
      </w:r>
      <w:r w:rsidR="007426D5">
        <w:rPr>
          <w:rFonts w:ascii="Times New Roman" w:hAnsi="Times New Roman"/>
          <w:color w:val="000000" w:themeColor="text1"/>
          <w:sz w:val="20"/>
          <w:szCs w:val="20"/>
        </w:rPr>
        <w:t>17</w:t>
      </w:r>
      <w:r w:rsidR="00FD1FEC" w:rsidRPr="00A1051B">
        <w:rPr>
          <w:rFonts w:ascii="Times New Roman" w:hAnsi="Times New Roman"/>
          <w:color w:val="000000" w:themeColor="text1"/>
          <w:sz w:val="20"/>
          <w:szCs w:val="20"/>
        </w:rPr>
        <w:t>).</w:t>
      </w:r>
    </w:p>
    <w:p w14:paraId="39A3DE8B" w14:textId="0FDF9C56" w:rsidR="00923174" w:rsidRDefault="00923174" w:rsidP="00806123">
      <w:pPr>
        <w:widowControl/>
        <w:numPr>
          <w:ilvl w:val="0"/>
          <w:numId w:val="17"/>
        </w:numPr>
        <w:jc w:val="left"/>
        <w:rPr>
          <w:rFonts w:ascii="Times New Roman" w:hAnsi="Times New Roman"/>
          <w:color w:val="000000" w:themeColor="text1"/>
          <w:sz w:val="20"/>
          <w:szCs w:val="20"/>
        </w:rPr>
      </w:pPr>
      <w:r w:rsidRPr="00923174">
        <w:rPr>
          <w:rFonts w:ascii="Times New Roman" w:hAnsi="Times New Roman"/>
          <w:color w:val="000000" w:themeColor="text1"/>
          <w:sz w:val="20"/>
          <w:szCs w:val="20"/>
        </w:rPr>
        <w:t>ISO 9241-820:2024. Ergonomics of human-system interaction — Part 820: Ergonomic guidance on interactions in immersive environments, including augmented reality and virtual reality.</w:t>
      </w:r>
    </w:p>
    <w:p w14:paraId="12855DB2" w14:textId="107D56A7" w:rsidR="00CF2F6B" w:rsidRPr="00CF2F6B" w:rsidRDefault="009F377C" w:rsidP="00806123">
      <w:pPr>
        <w:widowControl/>
        <w:numPr>
          <w:ilvl w:val="0"/>
          <w:numId w:val="17"/>
        </w:numPr>
        <w:jc w:val="left"/>
        <w:rPr>
          <w:rFonts w:ascii="Times New Roman" w:hAnsi="Times New Roman"/>
          <w:color w:val="000000" w:themeColor="text1"/>
          <w:sz w:val="20"/>
          <w:szCs w:val="20"/>
        </w:rPr>
      </w:pPr>
      <w:r w:rsidRPr="009F377C">
        <w:rPr>
          <w:rFonts w:ascii="Times New Roman" w:hAnsi="Times New Roman"/>
          <w:color w:val="000000" w:themeColor="text1"/>
          <w:sz w:val="20"/>
          <w:szCs w:val="20"/>
        </w:rPr>
        <w:t>Kourtesis, P.; Linnell, J.; et al. “Cybersickness in virtual reality questionnaire (CSQ-VR): A validation and comparison against SSQ and VRSQ.” Virtual Worlds. 2023, 2(1), p. 16-35.</w:t>
      </w:r>
      <w:r w:rsidR="00CF2F6B" w:rsidRPr="00BA4AE9">
        <w:rPr>
          <w:rFonts w:ascii="Times New Roman" w:hAnsi="Times New Roman"/>
          <w:color w:val="000000" w:themeColor="text1"/>
          <w:sz w:val="20"/>
          <w:szCs w:val="20"/>
        </w:rPr>
        <w:t xml:space="preserve"> </w:t>
      </w:r>
      <w:hyperlink r:id="rId33" w:history="1">
        <w:r w:rsidR="00CF2F6B" w:rsidRPr="00676066">
          <w:rPr>
            <w:rStyle w:val="a8"/>
            <w:rFonts w:ascii="Times New Roman" w:hAnsi="Times New Roman"/>
            <w:sz w:val="20"/>
            <w:szCs w:val="20"/>
          </w:rPr>
          <w:t>https://doi.org/10.3390/virtualworlds2010002</w:t>
        </w:r>
      </w:hyperlink>
      <w:r w:rsidR="00676066" w:rsidRPr="00A1051B">
        <w:rPr>
          <w:rFonts w:ascii="Times New Roman" w:hAnsi="Times New Roman"/>
          <w:color w:val="000000" w:themeColor="text1"/>
          <w:sz w:val="20"/>
          <w:szCs w:val="20"/>
        </w:rPr>
        <w:t>, (</w:t>
      </w:r>
      <w:r w:rsidR="00676066" w:rsidRPr="00A1051B">
        <w:rPr>
          <w:rFonts w:ascii="Times New Roman" w:hAnsi="Times New Roman"/>
          <w:color w:val="000000" w:themeColor="text1"/>
          <w:sz w:val="20"/>
          <w:szCs w:val="20"/>
        </w:rPr>
        <w:t>参照</w:t>
      </w:r>
      <w:r w:rsidR="00676066" w:rsidRPr="00A1051B">
        <w:rPr>
          <w:rFonts w:ascii="Times New Roman" w:hAnsi="Times New Roman"/>
          <w:color w:val="000000" w:themeColor="text1"/>
          <w:sz w:val="20"/>
          <w:szCs w:val="20"/>
        </w:rPr>
        <w:t xml:space="preserve"> 202</w:t>
      </w:r>
      <w:r w:rsidR="00676066">
        <w:rPr>
          <w:rFonts w:ascii="Times New Roman" w:hAnsi="Times New Roman"/>
          <w:color w:val="000000" w:themeColor="text1"/>
          <w:sz w:val="20"/>
          <w:szCs w:val="20"/>
        </w:rPr>
        <w:t>5</w:t>
      </w:r>
      <w:r w:rsidR="00676066" w:rsidRPr="00A1051B">
        <w:rPr>
          <w:rFonts w:ascii="Times New Roman" w:hAnsi="Times New Roman"/>
          <w:color w:val="000000" w:themeColor="text1"/>
          <w:sz w:val="20"/>
          <w:szCs w:val="20"/>
        </w:rPr>
        <w:t>-</w:t>
      </w:r>
      <w:r w:rsidR="00676066">
        <w:rPr>
          <w:rFonts w:ascii="Times New Roman" w:hAnsi="Times New Roman"/>
          <w:color w:val="000000" w:themeColor="text1"/>
          <w:sz w:val="20"/>
          <w:szCs w:val="20"/>
        </w:rPr>
        <w:t>12</w:t>
      </w:r>
      <w:r w:rsidR="00676066" w:rsidRPr="00A1051B">
        <w:rPr>
          <w:rFonts w:ascii="Times New Roman" w:hAnsi="Times New Roman"/>
          <w:color w:val="000000" w:themeColor="text1"/>
          <w:sz w:val="20"/>
          <w:szCs w:val="20"/>
        </w:rPr>
        <w:t>-</w:t>
      </w:r>
      <w:r w:rsidR="00676066">
        <w:rPr>
          <w:rFonts w:ascii="Times New Roman" w:hAnsi="Times New Roman"/>
          <w:color w:val="000000" w:themeColor="text1"/>
          <w:sz w:val="20"/>
          <w:szCs w:val="20"/>
        </w:rPr>
        <w:t>25</w:t>
      </w:r>
      <w:r w:rsidR="00676066" w:rsidRPr="00A1051B">
        <w:rPr>
          <w:rFonts w:ascii="Times New Roman" w:hAnsi="Times New Roman"/>
          <w:color w:val="000000" w:themeColor="text1"/>
          <w:sz w:val="20"/>
          <w:szCs w:val="20"/>
        </w:rPr>
        <w:t>).</w:t>
      </w:r>
    </w:p>
    <w:p w14:paraId="1368BDD7" w14:textId="36E1CE43" w:rsidR="00AB0C2C" w:rsidRDefault="00AB0C2C" w:rsidP="00806123">
      <w:pPr>
        <w:widowControl/>
        <w:numPr>
          <w:ilvl w:val="0"/>
          <w:numId w:val="17"/>
        </w:numPr>
        <w:jc w:val="left"/>
        <w:rPr>
          <w:rFonts w:ascii="Times New Roman" w:hAnsi="Times New Roman"/>
          <w:color w:val="000000" w:themeColor="text1"/>
          <w:sz w:val="20"/>
          <w:szCs w:val="20"/>
        </w:rPr>
      </w:pPr>
      <w:r w:rsidRPr="00AB0C2C">
        <w:rPr>
          <w:rFonts w:ascii="Times New Roman" w:hAnsi="Times New Roman"/>
          <w:color w:val="000000" w:themeColor="text1"/>
          <w:sz w:val="20"/>
          <w:szCs w:val="20"/>
        </w:rPr>
        <w:t>ISO/TS 9241-411:2012. Ergonomics of human-system interaction — Part 411: Evaluation methods for the design of physical input devices.</w:t>
      </w:r>
    </w:p>
    <w:p w14:paraId="3E453A7C" w14:textId="0FB29F22" w:rsidR="005230D1" w:rsidRPr="005230D1" w:rsidRDefault="00AE7FDF" w:rsidP="00806123">
      <w:pPr>
        <w:widowControl/>
        <w:numPr>
          <w:ilvl w:val="0"/>
          <w:numId w:val="17"/>
        </w:numPr>
        <w:jc w:val="left"/>
        <w:rPr>
          <w:rFonts w:ascii="Times New Roman" w:hAnsi="Times New Roman"/>
          <w:color w:val="000000" w:themeColor="text1"/>
          <w:sz w:val="20"/>
          <w:szCs w:val="20"/>
        </w:rPr>
      </w:pPr>
      <w:r w:rsidRPr="00AE7FDF">
        <w:rPr>
          <w:rFonts w:ascii="Times New Roman" w:hAnsi="Times New Roman"/>
          <w:color w:val="000000" w:themeColor="text1"/>
          <w:sz w:val="20"/>
          <w:szCs w:val="20"/>
        </w:rPr>
        <w:t>Anastasopoulos, D.; Bronstein, A.; et al. The role of somatosensory input for the perception of verticality. Annals of the New York Academy of Sciences. 1999, 871(1), p. 379-383.</w:t>
      </w:r>
      <w:r w:rsidR="005230D1" w:rsidRPr="00A1051B">
        <w:rPr>
          <w:rFonts w:ascii="Times New Roman" w:hAnsi="Times New Roman"/>
          <w:color w:val="000000" w:themeColor="text1"/>
          <w:sz w:val="20"/>
          <w:szCs w:val="20"/>
        </w:rPr>
        <w:t xml:space="preserve"> </w:t>
      </w:r>
      <w:hyperlink r:id="rId34" w:history="1">
        <w:r w:rsidR="005230D1" w:rsidRPr="00CF119F">
          <w:rPr>
            <w:rStyle w:val="a8"/>
            <w:rFonts w:ascii="Times New Roman" w:hAnsi="Times New Roman"/>
            <w:sz w:val="20"/>
            <w:szCs w:val="20"/>
          </w:rPr>
          <w:t>https://doi.org/10.1111/j.1749-6632.1999.tb09199.x</w:t>
        </w:r>
      </w:hyperlink>
      <w:r w:rsidR="005230D1" w:rsidRPr="00A1051B">
        <w:rPr>
          <w:rFonts w:ascii="Times New Roman" w:hAnsi="Times New Roman"/>
          <w:color w:val="000000" w:themeColor="text1"/>
          <w:sz w:val="20"/>
          <w:szCs w:val="20"/>
        </w:rPr>
        <w:t>, (</w:t>
      </w:r>
      <w:r w:rsidR="005230D1" w:rsidRPr="00A1051B">
        <w:rPr>
          <w:rFonts w:ascii="Times New Roman" w:hAnsi="Times New Roman"/>
          <w:color w:val="000000" w:themeColor="text1"/>
          <w:sz w:val="20"/>
          <w:szCs w:val="20"/>
        </w:rPr>
        <w:t>参照</w:t>
      </w:r>
      <w:r w:rsidR="005230D1" w:rsidRPr="00A1051B">
        <w:rPr>
          <w:rFonts w:ascii="Times New Roman" w:hAnsi="Times New Roman"/>
          <w:color w:val="000000" w:themeColor="text1"/>
          <w:sz w:val="20"/>
          <w:szCs w:val="20"/>
        </w:rPr>
        <w:t xml:space="preserve"> 202</w:t>
      </w:r>
      <w:r w:rsidR="00962764">
        <w:rPr>
          <w:rFonts w:ascii="Times New Roman" w:hAnsi="Times New Roman"/>
          <w:color w:val="000000" w:themeColor="text1"/>
          <w:sz w:val="20"/>
          <w:szCs w:val="20"/>
        </w:rPr>
        <w:t>5</w:t>
      </w:r>
      <w:r w:rsidR="005230D1" w:rsidRPr="00A1051B">
        <w:rPr>
          <w:rFonts w:ascii="Times New Roman" w:hAnsi="Times New Roman"/>
          <w:color w:val="000000" w:themeColor="text1"/>
          <w:sz w:val="20"/>
          <w:szCs w:val="20"/>
        </w:rPr>
        <w:t>-</w:t>
      </w:r>
      <w:r w:rsidR="00962764">
        <w:rPr>
          <w:rFonts w:ascii="Times New Roman" w:hAnsi="Times New Roman"/>
          <w:color w:val="000000" w:themeColor="text1"/>
          <w:sz w:val="20"/>
          <w:szCs w:val="20"/>
        </w:rPr>
        <w:t>12</w:t>
      </w:r>
      <w:r w:rsidR="005230D1" w:rsidRPr="00A1051B">
        <w:rPr>
          <w:rFonts w:ascii="Times New Roman" w:hAnsi="Times New Roman"/>
          <w:color w:val="000000" w:themeColor="text1"/>
          <w:sz w:val="20"/>
          <w:szCs w:val="20"/>
        </w:rPr>
        <w:t>-</w:t>
      </w:r>
      <w:r w:rsidR="00962764">
        <w:rPr>
          <w:rFonts w:ascii="Times New Roman" w:hAnsi="Times New Roman"/>
          <w:color w:val="000000" w:themeColor="text1"/>
          <w:sz w:val="20"/>
          <w:szCs w:val="20"/>
        </w:rPr>
        <w:t>27</w:t>
      </w:r>
      <w:r w:rsidR="005230D1" w:rsidRPr="00A1051B">
        <w:rPr>
          <w:rFonts w:ascii="Times New Roman" w:hAnsi="Times New Roman"/>
          <w:color w:val="000000" w:themeColor="text1"/>
          <w:sz w:val="20"/>
          <w:szCs w:val="20"/>
        </w:rPr>
        <w:t>).</w:t>
      </w:r>
    </w:p>
    <w:p w14:paraId="79BABE86" w14:textId="528F9712" w:rsidR="00BA4AE9" w:rsidRDefault="00CF198C" w:rsidP="00806123">
      <w:pPr>
        <w:widowControl/>
        <w:numPr>
          <w:ilvl w:val="0"/>
          <w:numId w:val="17"/>
        </w:numPr>
        <w:jc w:val="left"/>
        <w:rPr>
          <w:rFonts w:ascii="Times New Roman" w:hAnsi="Times New Roman"/>
          <w:color w:val="000000" w:themeColor="text1"/>
          <w:sz w:val="20"/>
          <w:szCs w:val="20"/>
        </w:rPr>
      </w:pPr>
      <w:r w:rsidRPr="00CF198C">
        <w:rPr>
          <w:rFonts w:ascii="Times New Roman" w:hAnsi="Times New Roman"/>
          <w:color w:val="000000" w:themeColor="text1"/>
          <w:sz w:val="20"/>
          <w:szCs w:val="20"/>
        </w:rPr>
        <w:t>Previc, F. H. Functional specialization in the lower and upper visual fields in humans: Its ecological origins and neurophysiological implications. Behavioral and Brain Sciences. 1990, 13(3), p. 519-575.</w:t>
      </w:r>
      <w:r>
        <w:rPr>
          <w:rFonts w:ascii="Times New Roman" w:hAnsi="Times New Roman"/>
          <w:color w:val="000000" w:themeColor="text1"/>
          <w:sz w:val="20"/>
          <w:szCs w:val="20"/>
        </w:rPr>
        <w:t xml:space="preserve"> </w:t>
      </w:r>
      <w:hyperlink r:id="rId35" w:history="1">
        <w:r w:rsidR="008D24F8" w:rsidRPr="00A554C0">
          <w:rPr>
            <w:rStyle w:val="a8"/>
            <w:rFonts w:ascii="Times New Roman" w:hAnsi="Times New Roman"/>
            <w:sz w:val="20"/>
            <w:szCs w:val="20"/>
          </w:rPr>
          <w:t>https://doi.org/10.1017/S0140525X00080018</w:t>
        </w:r>
      </w:hyperlink>
      <w:r w:rsidR="00A554C0" w:rsidRPr="00A1051B">
        <w:rPr>
          <w:rFonts w:ascii="Times New Roman" w:hAnsi="Times New Roman"/>
          <w:color w:val="000000" w:themeColor="text1"/>
          <w:sz w:val="20"/>
          <w:szCs w:val="20"/>
        </w:rPr>
        <w:t>, (</w:t>
      </w:r>
      <w:r w:rsidR="00A554C0" w:rsidRPr="00A1051B">
        <w:rPr>
          <w:rFonts w:ascii="Times New Roman" w:hAnsi="Times New Roman"/>
          <w:color w:val="000000" w:themeColor="text1"/>
          <w:sz w:val="20"/>
          <w:szCs w:val="20"/>
        </w:rPr>
        <w:t>参照</w:t>
      </w:r>
      <w:r w:rsidR="00A554C0" w:rsidRPr="00A1051B">
        <w:rPr>
          <w:rFonts w:ascii="Times New Roman" w:hAnsi="Times New Roman"/>
          <w:color w:val="000000" w:themeColor="text1"/>
          <w:sz w:val="20"/>
          <w:szCs w:val="20"/>
        </w:rPr>
        <w:t xml:space="preserve"> 202</w:t>
      </w:r>
      <w:r w:rsidR="00A554C0">
        <w:rPr>
          <w:rFonts w:ascii="Times New Roman" w:hAnsi="Times New Roman"/>
          <w:color w:val="000000" w:themeColor="text1"/>
          <w:sz w:val="20"/>
          <w:szCs w:val="20"/>
        </w:rPr>
        <w:t>5</w:t>
      </w:r>
      <w:r w:rsidR="00A554C0" w:rsidRPr="00A1051B">
        <w:rPr>
          <w:rFonts w:ascii="Times New Roman" w:hAnsi="Times New Roman"/>
          <w:color w:val="000000" w:themeColor="text1"/>
          <w:sz w:val="20"/>
          <w:szCs w:val="20"/>
        </w:rPr>
        <w:t>-</w:t>
      </w:r>
      <w:r w:rsidR="00A554C0">
        <w:rPr>
          <w:rFonts w:ascii="Times New Roman" w:hAnsi="Times New Roman"/>
          <w:color w:val="000000" w:themeColor="text1"/>
          <w:sz w:val="20"/>
          <w:szCs w:val="20"/>
        </w:rPr>
        <w:t>12</w:t>
      </w:r>
      <w:r w:rsidR="00A554C0" w:rsidRPr="00A1051B">
        <w:rPr>
          <w:rFonts w:ascii="Times New Roman" w:hAnsi="Times New Roman"/>
          <w:color w:val="000000" w:themeColor="text1"/>
          <w:sz w:val="20"/>
          <w:szCs w:val="20"/>
        </w:rPr>
        <w:t>-</w:t>
      </w:r>
      <w:r w:rsidR="00A554C0">
        <w:rPr>
          <w:rFonts w:ascii="Times New Roman" w:hAnsi="Times New Roman"/>
          <w:color w:val="000000" w:themeColor="text1"/>
          <w:sz w:val="20"/>
          <w:szCs w:val="20"/>
        </w:rPr>
        <w:t>25</w:t>
      </w:r>
      <w:r w:rsidR="00A554C0" w:rsidRPr="00A1051B">
        <w:rPr>
          <w:rFonts w:ascii="Times New Roman" w:hAnsi="Times New Roman"/>
          <w:color w:val="000000" w:themeColor="text1"/>
          <w:sz w:val="20"/>
          <w:szCs w:val="20"/>
        </w:rPr>
        <w:t>).</w:t>
      </w:r>
    </w:p>
    <w:p w14:paraId="64F2EB3B" w14:textId="44B77814" w:rsidR="004E3FBE" w:rsidRPr="0049752E" w:rsidRDefault="006A00FD" w:rsidP="009654CC">
      <w:pPr>
        <w:widowControl/>
        <w:numPr>
          <w:ilvl w:val="0"/>
          <w:numId w:val="17"/>
        </w:numPr>
        <w:jc w:val="left"/>
        <w:rPr>
          <w:rFonts w:ascii="Times New Roman" w:hAnsi="Times New Roman"/>
          <w:color w:val="EE0000"/>
          <w:sz w:val="20"/>
          <w:szCs w:val="20"/>
          <w:highlight w:val="yellow"/>
        </w:rPr>
      </w:pPr>
      <w:r w:rsidRPr="0049752E">
        <w:rPr>
          <w:rFonts w:ascii="Times New Roman" w:hAnsi="Times New Roman"/>
          <w:color w:val="EE0000"/>
          <w:sz w:val="20"/>
          <w:szCs w:val="20"/>
          <w:highlight w:val="yellow"/>
        </w:rPr>
        <w:t>Goldberg, J. H.; Kotval, X. P..</w:t>
      </w:r>
      <w:r w:rsidRPr="0049752E">
        <w:rPr>
          <w:rFonts w:ascii="Times New Roman" w:hAnsi="Times New Roman" w:hint="eastAsia"/>
          <w:color w:val="EE0000"/>
          <w:sz w:val="20"/>
          <w:szCs w:val="20"/>
          <w:highlight w:val="yellow"/>
        </w:rPr>
        <w:t>“</w:t>
      </w:r>
      <w:r w:rsidRPr="0049752E">
        <w:rPr>
          <w:rFonts w:ascii="Times New Roman" w:hAnsi="Times New Roman"/>
          <w:color w:val="EE0000"/>
          <w:sz w:val="20"/>
          <w:szCs w:val="20"/>
          <w:highlight w:val="yellow"/>
        </w:rPr>
        <w:t>Computer interface evaluation using eye movements: Methods and constructs.” International Journal of Industrial Ergonomics. 1999, 24(6), p. 631–645.https://doi.org/10.1016/S0169-8141(98)00068-7,</w:t>
      </w:r>
      <w:hyperlink r:id="rId36" w:history="1">
        <w:r w:rsidRPr="0049752E">
          <w:rPr>
            <w:rStyle w:val="a8"/>
            <w:rFonts w:ascii="Times New Roman" w:hAnsi="Times New Roman" w:hint="eastAsia"/>
            <w:color w:val="EE0000"/>
            <w:sz w:val="20"/>
            <w:szCs w:val="20"/>
            <w:highlight w:val="yellow"/>
          </w:rPr>
          <w:t>https://www.researchgate.net/publication/222500586_Computer_interface_evaluation_using_eye_movements_Methods_and_constructs</w:t>
        </w:r>
      </w:hyperlink>
      <w:r w:rsidRPr="0049752E">
        <w:rPr>
          <w:rFonts w:ascii="Times New Roman" w:hAnsi="Times New Roman" w:hint="eastAsia"/>
          <w:color w:val="EE0000"/>
          <w:sz w:val="20"/>
          <w:szCs w:val="20"/>
          <w:highlight w:val="yellow"/>
        </w:rPr>
        <w:t>, (</w:t>
      </w:r>
      <w:r w:rsidRPr="0049752E">
        <w:rPr>
          <w:rFonts w:ascii="Times New Roman" w:hAnsi="Times New Roman" w:hint="eastAsia"/>
          <w:color w:val="EE0000"/>
          <w:sz w:val="20"/>
          <w:szCs w:val="20"/>
          <w:highlight w:val="yellow"/>
        </w:rPr>
        <w:t>参照</w:t>
      </w:r>
      <w:r w:rsidRPr="0049752E">
        <w:rPr>
          <w:rFonts w:ascii="Times New Roman" w:hAnsi="Times New Roman" w:hint="eastAsia"/>
          <w:color w:val="EE0000"/>
          <w:sz w:val="20"/>
          <w:szCs w:val="20"/>
          <w:highlight w:val="yellow"/>
        </w:rPr>
        <w:t xml:space="preserve"> 202</w:t>
      </w:r>
      <w:r w:rsidRPr="0049752E">
        <w:rPr>
          <w:rFonts w:ascii="Times New Roman" w:hAnsi="Times New Roman"/>
          <w:color w:val="EE0000"/>
          <w:sz w:val="20"/>
          <w:szCs w:val="20"/>
          <w:highlight w:val="yellow"/>
        </w:rPr>
        <w:t>6</w:t>
      </w:r>
      <w:r w:rsidRPr="0049752E">
        <w:rPr>
          <w:rFonts w:ascii="Times New Roman" w:hAnsi="Times New Roman" w:hint="eastAsia"/>
          <w:color w:val="EE0000"/>
          <w:sz w:val="20"/>
          <w:szCs w:val="20"/>
          <w:highlight w:val="yellow"/>
        </w:rPr>
        <w:t>-</w:t>
      </w:r>
      <w:r w:rsidRPr="0049752E">
        <w:rPr>
          <w:rFonts w:ascii="Times New Roman" w:hAnsi="Times New Roman"/>
          <w:color w:val="EE0000"/>
          <w:sz w:val="20"/>
          <w:szCs w:val="20"/>
          <w:highlight w:val="yellow"/>
        </w:rPr>
        <w:t>01</w:t>
      </w:r>
      <w:r w:rsidRPr="0049752E">
        <w:rPr>
          <w:rFonts w:ascii="Times New Roman" w:hAnsi="Times New Roman" w:hint="eastAsia"/>
          <w:color w:val="EE0000"/>
          <w:sz w:val="20"/>
          <w:szCs w:val="20"/>
          <w:highlight w:val="yellow"/>
        </w:rPr>
        <w:t>-2</w:t>
      </w:r>
      <w:r w:rsidRPr="0049752E">
        <w:rPr>
          <w:rFonts w:ascii="Times New Roman" w:hAnsi="Times New Roman"/>
          <w:color w:val="EE0000"/>
          <w:sz w:val="20"/>
          <w:szCs w:val="20"/>
          <w:highlight w:val="yellow"/>
        </w:rPr>
        <w:t>7</w:t>
      </w:r>
      <w:r w:rsidRPr="0049752E">
        <w:rPr>
          <w:rFonts w:ascii="Times New Roman" w:hAnsi="Times New Roman" w:hint="eastAsia"/>
          <w:color w:val="EE0000"/>
          <w:sz w:val="20"/>
          <w:szCs w:val="20"/>
          <w:highlight w:val="yellow"/>
        </w:rPr>
        <w:t>).</w:t>
      </w:r>
    </w:p>
    <w:p w14:paraId="3BE79CC6" w14:textId="1FBC244E" w:rsidR="006A00FD" w:rsidRPr="004F7358" w:rsidRDefault="004E3FBE" w:rsidP="004F7358">
      <w:pPr>
        <w:widowControl/>
        <w:numPr>
          <w:ilvl w:val="0"/>
          <w:numId w:val="17"/>
        </w:numPr>
        <w:jc w:val="left"/>
        <w:rPr>
          <w:rFonts w:ascii="Times New Roman" w:hAnsi="Times New Roman"/>
          <w:color w:val="000000" w:themeColor="text1"/>
          <w:sz w:val="20"/>
          <w:szCs w:val="20"/>
        </w:rPr>
      </w:pPr>
      <w:r w:rsidRPr="0049752E">
        <w:rPr>
          <w:rFonts w:ascii="Times New Roman" w:hAnsi="Times New Roman"/>
          <w:color w:val="EE0000"/>
          <w:sz w:val="20"/>
          <w:szCs w:val="20"/>
          <w:highlight w:val="yellow"/>
        </w:rPr>
        <w:t>Stanney, K. M.; Fidopiastis, C. M.; Foster, L..</w:t>
      </w:r>
      <w:r w:rsidRPr="0049752E">
        <w:rPr>
          <w:rFonts w:ascii="Times New Roman" w:hAnsi="Times New Roman" w:hint="eastAsia"/>
          <w:color w:val="EE0000"/>
          <w:sz w:val="20"/>
          <w:szCs w:val="20"/>
          <w:highlight w:val="yellow"/>
        </w:rPr>
        <w:t>“</w:t>
      </w:r>
      <w:r w:rsidRPr="0049752E">
        <w:rPr>
          <w:rFonts w:ascii="Times New Roman" w:hAnsi="Times New Roman"/>
          <w:color w:val="EE0000"/>
          <w:sz w:val="20"/>
          <w:szCs w:val="20"/>
          <w:highlight w:val="yellow"/>
        </w:rPr>
        <w:t>Virtual reality is sexist: But it does not have to be.” Frontiers in Robotics and AI. 2020, 7, Article 4.https://doi.org/10.3389/frobt.2020.00004,</w:t>
      </w:r>
      <w:hyperlink r:id="rId37" w:history="1">
        <w:r w:rsidRPr="0049752E">
          <w:rPr>
            <w:rStyle w:val="a8"/>
            <w:rFonts w:ascii="Times New Roman" w:hAnsi="Times New Roman" w:hint="eastAsia"/>
            <w:color w:val="EE0000"/>
            <w:sz w:val="20"/>
            <w:szCs w:val="20"/>
            <w:highlight w:val="yellow"/>
          </w:rPr>
          <w:t>https://www.frontiersin.org/journals/robotics-and-</w:t>
        </w:r>
        <w:r w:rsidRPr="0049752E">
          <w:rPr>
            <w:rStyle w:val="a8"/>
            <w:rFonts w:ascii="Times New Roman" w:hAnsi="Times New Roman" w:hint="eastAsia"/>
            <w:color w:val="EE0000"/>
            <w:sz w:val="20"/>
            <w:szCs w:val="20"/>
            <w:highlight w:val="yellow"/>
          </w:rPr>
          <w:lastRenderedPageBreak/>
          <w:t>ai/articles/10.3389/frobt.2020.00004/full</w:t>
        </w:r>
      </w:hyperlink>
      <w:r w:rsidRPr="0049752E">
        <w:rPr>
          <w:rFonts w:ascii="Times New Roman" w:hAnsi="Times New Roman" w:hint="eastAsia"/>
          <w:color w:val="EE0000"/>
          <w:sz w:val="20"/>
          <w:szCs w:val="20"/>
          <w:highlight w:val="yellow"/>
        </w:rPr>
        <w:t>, (</w:t>
      </w:r>
      <w:r w:rsidRPr="0049752E">
        <w:rPr>
          <w:rFonts w:ascii="Times New Roman" w:hAnsi="Times New Roman" w:hint="eastAsia"/>
          <w:color w:val="EE0000"/>
          <w:sz w:val="20"/>
          <w:szCs w:val="20"/>
          <w:highlight w:val="yellow"/>
        </w:rPr>
        <w:t>参照</w:t>
      </w:r>
      <w:r w:rsidRPr="0049752E">
        <w:rPr>
          <w:rFonts w:ascii="Times New Roman" w:hAnsi="Times New Roman" w:hint="eastAsia"/>
          <w:color w:val="EE0000"/>
          <w:sz w:val="20"/>
          <w:szCs w:val="20"/>
          <w:highlight w:val="yellow"/>
        </w:rPr>
        <w:t xml:space="preserve"> 202</w:t>
      </w:r>
      <w:r w:rsidRPr="0049752E">
        <w:rPr>
          <w:rFonts w:ascii="Times New Roman" w:hAnsi="Times New Roman"/>
          <w:color w:val="EE0000"/>
          <w:sz w:val="20"/>
          <w:szCs w:val="20"/>
          <w:highlight w:val="yellow"/>
        </w:rPr>
        <w:t>6</w:t>
      </w:r>
      <w:r w:rsidRPr="0049752E">
        <w:rPr>
          <w:rFonts w:ascii="Times New Roman" w:hAnsi="Times New Roman" w:hint="eastAsia"/>
          <w:color w:val="EE0000"/>
          <w:sz w:val="20"/>
          <w:szCs w:val="20"/>
          <w:highlight w:val="yellow"/>
        </w:rPr>
        <w:t>-1-27).</w:t>
      </w:r>
    </w:p>
    <w:p w14:paraId="191363A7" w14:textId="3B6BB54D" w:rsidR="00145B2A" w:rsidRDefault="00145B2A" w:rsidP="00806123">
      <w:pPr>
        <w:widowControl/>
        <w:numPr>
          <w:ilvl w:val="0"/>
          <w:numId w:val="17"/>
        </w:numPr>
        <w:jc w:val="left"/>
        <w:rPr>
          <w:rFonts w:ascii="Times New Roman" w:hAnsi="Times New Roman"/>
          <w:color w:val="000000" w:themeColor="text1"/>
          <w:sz w:val="20"/>
          <w:szCs w:val="20"/>
        </w:rPr>
      </w:pPr>
      <w:r w:rsidRPr="00145B2A">
        <w:rPr>
          <w:rFonts w:ascii="Times New Roman" w:hAnsi="Times New Roman"/>
          <w:color w:val="000000" w:themeColor="text1"/>
          <w:sz w:val="20"/>
          <w:szCs w:val="20"/>
        </w:rPr>
        <w:t>ISO/TR 9241-380:2022. Ergonomics of human-system interaction — Part 380: Survey result of HMD (head-mounted displays) characteristics related to human-system interaction.</w:t>
      </w:r>
    </w:p>
    <w:p w14:paraId="594F20E5" w14:textId="03363CAA" w:rsidR="008D51A0" w:rsidRDefault="00C17368" w:rsidP="008D51A0">
      <w:pPr>
        <w:widowControl/>
        <w:numPr>
          <w:ilvl w:val="0"/>
          <w:numId w:val="17"/>
        </w:numPr>
        <w:jc w:val="left"/>
        <w:rPr>
          <w:rFonts w:ascii="Times New Roman" w:hAnsi="Times New Roman"/>
          <w:color w:val="000000" w:themeColor="text1"/>
          <w:sz w:val="20"/>
          <w:szCs w:val="20"/>
        </w:rPr>
      </w:pPr>
      <w:r w:rsidRPr="00C17368">
        <w:rPr>
          <w:rFonts w:ascii="Times New Roman" w:hAnsi="Times New Roman"/>
          <w:color w:val="000000" w:themeColor="text1"/>
          <w:sz w:val="20"/>
          <w:szCs w:val="20"/>
        </w:rPr>
        <w:t xml:space="preserve">Meta Platforms. "Meta Quest Developer Hub". </w:t>
      </w:r>
      <w:hyperlink r:id="rId38" w:history="1">
        <w:r w:rsidRPr="00A554C0">
          <w:rPr>
            <w:rStyle w:val="a8"/>
            <w:rFonts w:ascii="Times New Roman" w:hAnsi="Times New Roman"/>
            <w:sz w:val="20"/>
            <w:szCs w:val="20"/>
          </w:rPr>
          <w:t>https://developers.meta.com/horizon/documentation/unity/ts-mqdh/</w:t>
        </w:r>
      </w:hyperlink>
      <w:r w:rsidRPr="00C17368">
        <w:rPr>
          <w:rFonts w:ascii="Times New Roman" w:hAnsi="Times New Roman"/>
          <w:color w:val="000000" w:themeColor="text1"/>
          <w:sz w:val="20"/>
          <w:szCs w:val="20"/>
        </w:rPr>
        <w:t>, (</w:t>
      </w:r>
      <w:r w:rsidRPr="00C17368">
        <w:rPr>
          <w:rFonts w:ascii="Times New Roman" w:hAnsi="Times New Roman"/>
          <w:color w:val="000000" w:themeColor="text1"/>
          <w:sz w:val="20"/>
          <w:szCs w:val="20"/>
        </w:rPr>
        <w:t>参照</w:t>
      </w:r>
      <w:r w:rsidRPr="00C17368">
        <w:rPr>
          <w:rFonts w:ascii="Times New Roman" w:hAnsi="Times New Roman"/>
          <w:color w:val="000000" w:themeColor="text1"/>
          <w:sz w:val="20"/>
          <w:szCs w:val="20"/>
        </w:rPr>
        <w:t xml:space="preserve"> 2025-12-24).</w:t>
      </w:r>
    </w:p>
    <w:p w14:paraId="47159B62" w14:textId="108B3230" w:rsidR="00E9721D" w:rsidRPr="00B913F3" w:rsidRDefault="00C00F3B" w:rsidP="000A5CD1">
      <w:pPr>
        <w:widowControl/>
        <w:numPr>
          <w:ilvl w:val="0"/>
          <w:numId w:val="17"/>
        </w:numPr>
        <w:jc w:val="left"/>
        <w:rPr>
          <w:rFonts w:ascii="Times New Roman" w:hAnsi="Times New Roman"/>
          <w:color w:val="EE0000"/>
          <w:sz w:val="20"/>
          <w:szCs w:val="20"/>
          <w:highlight w:val="yellow"/>
        </w:rPr>
      </w:pPr>
      <w:r w:rsidRPr="00B913F3">
        <w:rPr>
          <w:rFonts w:ascii="Times New Roman" w:hAnsi="Times New Roman"/>
          <w:color w:val="EE0000"/>
          <w:sz w:val="20"/>
          <w:szCs w:val="20"/>
          <w:highlight w:val="yellow"/>
        </w:rPr>
        <w:t>Apple. visionOS Human Interface Guidelines. Apple Developer Documentation.</w:t>
      </w:r>
      <w:hyperlink r:id="rId39" w:history="1">
        <w:r w:rsidRPr="00B913F3">
          <w:rPr>
            <w:rStyle w:val="a8"/>
            <w:rFonts w:ascii="Times New Roman" w:hAnsi="Times New Roman"/>
            <w:color w:val="EE0000"/>
            <w:sz w:val="20"/>
            <w:szCs w:val="20"/>
            <w:highlight w:val="yellow"/>
          </w:rPr>
          <w:t>https://developer.apple.com/jp/visionos/get-started/</w:t>
        </w:r>
      </w:hyperlink>
      <w:r w:rsidRPr="00B913F3">
        <w:rPr>
          <w:rFonts w:ascii="Times New Roman" w:hAnsi="Times New Roman"/>
          <w:color w:val="EE0000"/>
          <w:sz w:val="20"/>
          <w:szCs w:val="20"/>
          <w:highlight w:val="yellow"/>
        </w:rPr>
        <w:t>, (</w:t>
      </w:r>
      <w:r w:rsidRPr="00B913F3">
        <w:rPr>
          <w:rFonts w:ascii="Times New Roman" w:hAnsi="Times New Roman" w:hint="eastAsia"/>
          <w:color w:val="EE0000"/>
          <w:sz w:val="20"/>
          <w:szCs w:val="20"/>
          <w:highlight w:val="yellow"/>
        </w:rPr>
        <w:t>参照</w:t>
      </w:r>
      <w:r w:rsidRPr="00B913F3">
        <w:rPr>
          <w:rFonts w:ascii="Times New Roman" w:hAnsi="Times New Roman"/>
          <w:color w:val="EE0000"/>
          <w:sz w:val="20"/>
          <w:szCs w:val="20"/>
          <w:highlight w:val="yellow"/>
        </w:rPr>
        <w:t xml:space="preserve"> 2025-12-2</w:t>
      </w:r>
      <w:r w:rsidR="006E4866" w:rsidRPr="00B913F3">
        <w:rPr>
          <w:rFonts w:ascii="Times New Roman" w:hAnsi="Times New Roman"/>
          <w:color w:val="EE0000"/>
          <w:sz w:val="20"/>
          <w:szCs w:val="20"/>
          <w:highlight w:val="yellow"/>
        </w:rPr>
        <w:t>4</w:t>
      </w:r>
      <w:r w:rsidRPr="00B913F3">
        <w:rPr>
          <w:rFonts w:ascii="Times New Roman" w:hAnsi="Times New Roman"/>
          <w:color w:val="EE0000"/>
          <w:sz w:val="20"/>
          <w:szCs w:val="20"/>
          <w:highlight w:val="yellow"/>
        </w:rPr>
        <w:t xml:space="preserve">). </w:t>
      </w:r>
    </w:p>
    <w:sectPr w:rsidR="00E9721D" w:rsidRPr="00B913F3" w:rsidSect="0020476A">
      <w:type w:val="continuous"/>
      <w:pgSz w:w="11906" w:h="16838" w:code="9"/>
      <w:pgMar w:top="1701" w:right="907" w:bottom="1701" w:left="907" w:header="851" w:footer="680" w:gutter="0"/>
      <w:lnNumType w:countBy="1"/>
      <w:cols w:num="2" w:space="824"/>
      <w:docGrid w:type="linesAndChars" w:linePitch="291" w:charSpace="-93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D90B0B" w14:textId="77777777" w:rsidR="00912357" w:rsidRDefault="00912357">
      <w:r>
        <w:separator/>
      </w:r>
    </w:p>
  </w:endnote>
  <w:endnote w:type="continuationSeparator" w:id="0">
    <w:p w14:paraId="132425CC" w14:textId="77777777" w:rsidR="00912357" w:rsidRDefault="00912357">
      <w:pPr>
        <w:rPr>
          <w:rFonts w:ascii="Times New Roman" w:hAnsi="Times New Roman"/>
          <w:kern w:val="0"/>
          <w:szCs w:val="21"/>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ＭＳ 明朝">
    <w:altName w:val="MS Mincho"/>
    <w:panose1 w:val="02020609040205080304"/>
    <w:charset w:val="80"/>
    <w:family w:val="moder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メイリオ">
    <w:altName w:val="Meiryo"/>
    <w:panose1 w:val="020B0604030504040204"/>
    <w:charset w:val="80"/>
    <w:family w:val="swiss"/>
    <w:pitch w:val="variable"/>
    <w:sig w:usb0="E00002FF" w:usb1="6AC7FFFF" w:usb2="08000012" w:usb3="00000000" w:csb0="0002009F" w:csb1="00000000"/>
  </w:font>
  <w:font w:name="ＭＳ Ｐ明朝">
    <w:altName w:val="MS PMincho"/>
    <w:panose1 w:val="02020600040205080304"/>
    <w:charset w:val="80"/>
    <w:family w:val="roman"/>
    <w:pitch w:val="variable"/>
    <w:sig w:usb0="E00002FF" w:usb1="6AC7FDFB" w:usb2="08000012" w:usb3="00000000" w:csb0="0002009F" w:csb1="00000000"/>
  </w:font>
  <w:font w:name="Apple Color Emoji">
    <w:panose1 w:val="00000000000000000000"/>
    <w:charset w:val="00"/>
    <w:family w:val="auto"/>
    <w:pitch w:val="variable"/>
    <w:sig w:usb0="00000003" w:usb1="18000000" w:usb2="14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8A693" w14:textId="431E8124" w:rsidR="00D046F9" w:rsidRPr="00F929BF" w:rsidRDefault="00D046F9" w:rsidP="0020476A">
    <w:pPr>
      <w:pStyle w:val="a5"/>
      <w:jc w:val="center"/>
      <w:rPr>
        <w:sz w:val="18"/>
      </w:rPr>
    </w:pPr>
    <w:r w:rsidRPr="00F929BF">
      <w:rPr>
        <w:rFonts w:hint="eastAsia"/>
        <w:sz w:val="18"/>
      </w:rPr>
      <w:t>―</w:t>
    </w:r>
    <w:r w:rsidRPr="00F929BF">
      <w:rPr>
        <w:rFonts w:hint="eastAsia"/>
        <w:sz w:val="18"/>
      </w:rPr>
      <w:t xml:space="preserve"> </w:t>
    </w:r>
    <w:r w:rsidRPr="00F929BF">
      <w:rPr>
        <w:sz w:val="18"/>
      </w:rPr>
      <w:fldChar w:fldCharType="begin"/>
    </w:r>
    <w:r w:rsidRPr="00F929BF">
      <w:rPr>
        <w:sz w:val="18"/>
      </w:rPr>
      <w:instrText>PAGE   \* MERGEFORMAT</w:instrText>
    </w:r>
    <w:r w:rsidRPr="00F929BF">
      <w:rPr>
        <w:sz w:val="18"/>
      </w:rPr>
      <w:fldChar w:fldCharType="separate"/>
    </w:r>
    <w:r w:rsidR="002A11D6" w:rsidRPr="002A11D6">
      <w:rPr>
        <w:noProof/>
        <w:sz w:val="18"/>
        <w:lang w:val="ja-JP"/>
      </w:rPr>
      <w:t>5</w:t>
    </w:r>
    <w:r w:rsidRPr="00F929BF">
      <w:rPr>
        <w:sz w:val="18"/>
      </w:rPr>
      <w:fldChar w:fldCharType="end"/>
    </w:r>
    <w:r w:rsidRPr="00F929BF">
      <w:rPr>
        <w:rFonts w:hint="eastAsia"/>
        <w:sz w:val="18"/>
      </w:rPr>
      <w:t xml:space="preserve"> </w:t>
    </w:r>
    <w:r w:rsidRPr="00F929BF">
      <w:rPr>
        <w:rFonts w:hint="eastAsia"/>
        <w:sz w:val="18"/>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10ACFF" w14:textId="77777777" w:rsidR="00912357" w:rsidRDefault="00912357">
      <w:r>
        <w:separator/>
      </w:r>
    </w:p>
  </w:footnote>
  <w:footnote w:type="continuationSeparator" w:id="0">
    <w:p w14:paraId="05F765D9" w14:textId="77777777" w:rsidR="00912357" w:rsidRDefault="0091235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F9A15B8"/>
    <w:lvl w:ilvl="0">
      <w:start w:val="1"/>
      <w:numFmt w:val="decimal"/>
      <w:pStyle w:val="5"/>
      <w:lvlText w:val="%1."/>
      <w:lvlJc w:val="left"/>
      <w:pPr>
        <w:tabs>
          <w:tab w:val="num" w:pos="2061"/>
        </w:tabs>
        <w:ind w:leftChars="800" w:left="2061" w:hangingChars="200" w:hanging="360"/>
      </w:pPr>
    </w:lvl>
  </w:abstractNum>
  <w:abstractNum w:abstractNumId="1" w15:restartNumberingAfterBreak="0">
    <w:nsid w:val="FFFFFF7D"/>
    <w:multiLevelType w:val="singleLevel"/>
    <w:tmpl w:val="67EAD624"/>
    <w:lvl w:ilvl="0">
      <w:start w:val="1"/>
      <w:numFmt w:val="decimal"/>
      <w:pStyle w:val="4"/>
      <w:lvlText w:val="%1."/>
      <w:lvlJc w:val="left"/>
      <w:pPr>
        <w:tabs>
          <w:tab w:val="num" w:pos="1636"/>
        </w:tabs>
        <w:ind w:leftChars="600" w:left="1636" w:hangingChars="200" w:hanging="360"/>
      </w:pPr>
    </w:lvl>
  </w:abstractNum>
  <w:abstractNum w:abstractNumId="2" w15:restartNumberingAfterBreak="0">
    <w:nsid w:val="FFFFFF7E"/>
    <w:multiLevelType w:val="singleLevel"/>
    <w:tmpl w:val="A296DB90"/>
    <w:lvl w:ilvl="0">
      <w:start w:val="1"/>
      <w:numFmt w:val="decimal"/>
      <w:pStyle w:val="3"/>
      <w:lvlText w:val="%1."/>
      <w:lvlJc w:val="left"/>
      <w:pPr>
        <w:tabs>
          <w:tab w:val="num" w:pos="1211"/>
        </w:tabs>
        <w:ind w:leftChars="400" w:left="1211" w:hangingChars="200" w:hanging="360"/>
      </w:pPr>
    </w:lvl>
  </w:abstractNum>
  <w:abstractNum w:abstractNumId="3" w15:restartNumberingAfterBreak="0">
    <w:nsid w:val="FFFFFF7F"/>
    <w:multiLevelType w:val="singleLevel"/>
    <w:tmpl w:val="99C20E80"/>
    <w:lvl w:ilvl="0">
      <w:start w:val="1"/>
      <w:numFmt w:val="decimal"/>
      <w:pStyle w:val="2"/>
      <w:lvlText w:val="%1."/>
      <w:lvlJc w:val="left"/>
      <w:pPr>
        <w:tabs>
          <w:tab w:val="num" w:pos="785"/>
        </w:tabs>
        <w:ind w:leftChars="200" w:left="785" w:hangingChars="200" w:hanging="360"/>
      </w:pPr>
    </w:lvl>
  </w:abstractNum>
  <w:abstractNum w:abstractNumId="4" w15:restartNumberingAfterBreak="0">
    <w:nsid w:val="FFFFFF80"/>
    <w:multiLevelType w:val="singleLevel"/>
    <w:tmpl w:val="B0BC9D4E"/>
    <w:lvl w:ilvl="0">
      <w:start w:val="1"/>
      <w:numFmt w:val="bullet"/>
      <w:pStyle w:val="50"/>
      <w:lvlText w:val=""/>
      <w:lvlJc w:val="left"/>
      <w:pPr>
        <w:tabs>
          <w:tab w:val="num" w:pos="2061"/>
        </w:tabs>
        <w:ind w:leftChars="800" w:left="2061" w:hangingChars="200" w:hanging="360"/>
      </w:pPr>
      <w:rPr>
        <w:rFonts w:ascii="Wingdings" w:hAnsi="Wingdings" w:hint="default"/>
      </w:rPr>
    </w:lvl>
  </w:abstractNum>
  <w:abstractNum w:abstractNumId="5" w15:restartNumberingAfterBreak="0">
    <w:nsid w:val="FFFFFF81"/>
    <w:multiLevelType w:val="singleLevel"/>
    <w:tmpl w:val="99AA8CFE"/>
    <w:lvl w:ilvl="0">
      <w:start w:val="1"/>
      <w:numFmt w:val="bullet"/>
      <w:pStyle w:val="40"/>
      <w:lvlText w:val=""/>
      <w:lvlJc w:val="left"/>
      <w:pPr>
        <w:tabs>
          <w:tab w:val="num" w:pos="1636"/>
        </w:tabs>
        <w:ind w:leftChars="600" w:left="1636" w:hangingChars="200" w:hanging="360"/>
      </w:pPr>
      <w:rPr>
        <w:rFonts w:ascii="Wingdings" w:hAnsi="Wingdings" w:hint="default"/>
      </w:rPr>
    </w:lvl>
  </w:abstractNum>
  <w:abstractNum w:abstractNumId="6" w15:restartNumberingAfterBreak="0">
    <w:nsid w:val="FFFFFF82"/>
    <w:multiLevelType w:val="singleLevel"/>
    <w:tmpl w:val="AAA285DC"/>
    <w:lvl w:ilvl="0">
      <w:start w:val="1"/>
      <w:numFmt w:val="bullet"/>
      <w:pStyle w:val="30"/>
      <w:lvlText w:val=""/>
      <w:lvlJc w:val="left"/>
      <w:pPr>
        <w:tabs>
          <w:tab w:val="num" w:pos="1211"/>
        </w:tabs>
        <w:ind w:leftChars="400" w:left="1211" w:hangingChars="200" w:hanging="360"/>
      </w:pPr>
      <w:rPr>
        <w:rFonts w:ascii="Wingdings" w:hAnsi="Wingdings" w:hint="default"/>
      </w:rPr>
    </w:lvl>
  </w:abstractNum>
  <w:abstractNum w:abstractNumId="7" w15:restartNumberingAfterBreak="0">
    <w:nsid w:val="FFFFFF83"/>
    <w:multiLevelType w:val="singleLevel"/>
    <w:tmpl w:val="FDAC4C8E"/>
    <w:lvl w:ilvl="0">
      <w:start w:val="1"/>
      <w:numFmt w:val="bullet"/>
      <w:pStyle w:val="20"/>
      <w:lvlText w:val=""/>
      <w:lvlJc w:val="left"/>
      <w:pPr>
        <w:tabs>
          <w:tab w:val="num" w:pos="785"/>
        </w:tabs>
        <w:ind w:leftChars="200" w:left="785" w:hangingChars="200" w:hanging="360"/>
      </w:pPr>
      <w:rPr>
        <w:rFonts w:ascii="Wingdings" w:hAnsi="Wingdings" w:hint="default"/>
      </w:rPr>
    </w:lvl>
  </w:abstractNum>
  <w:abstractNum w:abstractNumId="8" w15:restartNumberingAfterBreak="0">
    <w:nsid w:val="FFFFFF88"/>
    <w:multiLevelType w:val="singleLevel"/>
    <w:tmpl w:val="4B9044A6"/>
    <w:lvl w:ilvl="0">
      <w:start w:val="1"/>
      <w:numFmt w:val="decimal"/>
      <w:pStyle w:val="a"/>
      <w:lvlText w:val="%1."/>
      <w:lvlJc w:val="left"/>
      <w:pPr>
        <w:tabs>
          <w:tab w:val="num" w:pos="360"/>
        </w:tabs>
        <w:ind w:left="360" w:hangingChars="200" w:hanging="360"/>
      </w:pPr>
    </w:lvl>
  </w:abstractNum>
  <w:abstractNum w:abstractNumId="9" w15:restartNumberingAfterBreak="0">
    <w:nsid w:val="FFFFFF89"/>
    <w:multiLevelType w:val="singleLevel"/>
    <w:tmpl w:val="C8F01E14"/>
    <w:lvl w:ilvl="0">
      <w:start w:val="1"/>
      <w:numFmt w:val="bullet"/>
      <w:pStyle w:val="a0"/>
      <w:lvlText w:val=""/>
      <w:lvlJc w:val="left"/>
      <w:pPr>
        <w:tabs>
          <w:tab w:val="num" w:pos="360"/>
        </w:tabs>
        <w:ind w:left="360" w:hangingChars="200" w:hanging="360"/>
      </w:pPr>
      <w:rPr>
        <w:rFonts w:ascii="Wingdings" w:hAnsi="Wingdings" w:hint="default"/>
      </w:rPr>
    </w:lvl>
  </w:abstractNum>
  <w:abstractNum w:abstractNumId="10" w15:restartNumberingAfterBreak="0">
    <w:nsid w:val="01263DF7"/>
    <w:multiLevelType w:val="hybridMultilevel"/>
    <w:tmpl w:val="1F042E18"/>
    <w:lvl w:ilvl="0" w:tplc="162A89F0">
      <w:start w:val="1"/>
      <w:numFmt w:val="decimal"/>
      <w:lvlText w:val="例%1)"/>
      <w:lvlJc w:val="left"/>
      <w:pPr>
        <w:ind w:left="465" w:hanging="465"/>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1" w15:restartNumberingAfterBreak="0">
    <w:nsid w:val="08857D6E"/>
    <w:multiLevelType w:val="hybridMultilevel"/>
    <w:tmpl w:val="1EDE92E2"/>
    <w:lvl w:ilvl="0" w:tplc="91003512">
      <w:start w:val="1"/>
      <w:numFmt w:val="decimalFullWidth"/>
      <w:lvlText w:val="%1．"/>
      <w:lvlJc w:val="left"/>
      <w:pPr>
        <w:tabs>
          <w:tab w:val="num" w:pos="420"/>
        </w:tabs>
        <w:ind w:left="420" w:hanging="420"/>
      </w:pPr>
      <w:rPr>
        <w:rFonts w:hint="default"/>
        <w:lang w:val="en-US"/>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2" w15:restartNumberingAfterBreak="0">
    <w:nsid w:val="116C04AE"/>
    <w:multiLevelType w:val="hybridMultilevel"/>
    <w:tmpl w:val="6EF2AE5A"/>
    <w:lvl w:ilvl="0" w:tplc="3E824D9A">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3" w15:restartNumberingAfterBreak="0">
    <w:nsid w:val="3BCE7F9B"/>
    <w:multiLevelType w:val="hybridMultilevel"/>
    <w:tmpl w:val="40CC32AC"/>
    <w:lvl w:ilvl="0" w:tplc="9E42C01A">
      <w:start w:val="1"/>
      <w:numFmt w:val="decimalEnclosedCircle"/>
      <w:lvlText w:val="%1"/>
      <w:lvlJc w:val="left"/>
      <w:pPr>
        <w:ind w:left="360" w:hanging="360"/>
      </w:pPr>
      <w:rPr>
        <w:rFonts w:hint="default"/>
        <w:sz w:val="20"/>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4" w15:restartNumberingAfterBreak="0">
    <w:nsid w:val="4A655554"/>
    <w:multiLevelType w:val="hybridMultilevel"/>
    <w:tmpl w:val="6E4840FC"/>
    <w:lvl w:ilvl="0" w:tplc="07128E5E">
      <w:start w:val="1"/>
      <w:numFmt w:val="decimal"/>
      <w:lvlText w:val="%1)"/>
      <w:lvlJc w:val="left"/>
      <w:pPr>
        <w:ind w:left="361" w:hanging="360"/>
      </w:pPr>
      <w:rPr>
        <w:rFonts w:hint="default"/>
      </w:rPr>
    </w:lvl>
    <w:lvl w:ilvl="1" w:tplc="04090017" w:tentative="1">
      <w:start w:val="1"/>
      <w:numFmt w:val="aiueoFullWidth"/>
      <w:lvlText w:val="(%2)"/>
      <w:lvlJc w:val="left"/>
      <w:pPr>
        <w:ind w:left="841" w:hanging="420"/>
      </w:pPr>
    </w:lvl>
    <w:lvl w:ilvl="2" w:tplc="04090011" w:tentative="1">
      <w:start w:val="1"/>
      <w:numFmt w:val="decimalEnclosedCircle"/>
      <w:lvlText w:val="%3"/>
      <w:lvlJc w:val="left"/>
      <w:pPr>
        <w:ind w:left="1261" w:hanging="420"/>
      </w:pPr>
    </w:lvl>
    <w:lvl w:ilvl="3" w:tplc="0409000F" w:tentative="1">
      <w:start w:val="1"/>
      <w:numFmt w:val="decimal"/>
      <w:lvlText w:val="%4."/>
      <w:lvlJc w:val="left"/>
      <w:pPr>
        <w:ind w:left="1681" w:hanging="420"/>
      </w:pPr>
    </w:lvl>
    <w:lvl w:ilvl="4" w:tplc="04090017" w:tentative="1">
      <w:start w:val="1"/>
      <w:numFmt w:val="aiueoFullWidth"/>
      <w:lvlText w:val="(%5)"/>
      <w:lvlJc w:val="left"/>
      <w:pPr>
        <w:ind w:left="2101" w:hanging="420"/>
      </w:pPr>
    </w:lvl>
    <w:lvl w:ilvl="5" w:tplc="04090011" w:tentative="1">
      <w:start w:val="1"/>
      <w:numFmt w:val="decimalEnclosedCircle"/>
      <w:lvlText w:val="%6"/>
      <w:lvlJc w:val="left"/>
      <w:pPr>
        <w:ind w:left="2521" w:hanging="420"/>
      </w:pPr>
    </w:lvl>
    <w:lvl w:ilvl="6" w:tplc="0409000F" w:tentative="1">
      <w:start w:val="1"/>
      <w:numFmt w:val="decimal"/>
      <w:lvlText w:val="%7."/>
      <w:lvlJc w:val="left"/>
      <w:pPr>
        <w:ind w:left="2941" w:hanging="420"/>
      </w:pPr>
    </w:lvl>
    <w:lvl w:ilvl="7" w:tplc="04090017" w:tentative="1">
      <w:start w:val="1"/>
      <w:numFmt w:val="aiueoFullWidth"/>
      <w:lvlText w:val="(%8)"/>
      <w:lvlJc w:val="left"/>
      <w:pPr>
        <w:ind w:left="3361" w:hanging="420"/>
      </w:pPr>
    </w:lvl>
    <w:lvl w:ilvl="8" w:tplc="04090011" w:tentative="1">
      <w:start w:val="1"/>
      <w:numFmt w:val="decimalEnclosedCircle"/>
      <w:lvlText w:val="%9"/>
      <w:lvlJc w:val="left"/>
      <w:pPr>
        <w:ind w:left="3781" w:hanging="420"/>
      </w:pPr>
    </w:lvl>
  </w:abstractNum>
  <w:abstractNum w:abstractNumId="15" w15:restartNumberingAfterBreak="0">
    <w:nsid w:val="5B7A2A47"/>
    <w:multiLevelType w:val="hybridMultilevel"/>
    <w:tmpl w:val="7624A7F0"/>
    <w:lvl w:ilvl="0" w:tplc="955201FC">
      <w:start w:val="1"/>
      <w:numFmt w:val="decimal"/>
      <w:lvlText w:val="%1)"/>
      <w:lvlJc w:val="left"/>
      <w:pPr>
        <w:ind w:left="361" w:hanging="360"/>
      </w:pPr>
      <w:rPr>
        <w:rFonts w:hint="default"/>
      </w:rPr>
    </w:lvl>
    <w:lvl w:ilvl="1" w:tplc="04090017" w:tentative="1">
      <w:start w:val="1"/>
      <w:numFmt w:val="aiueoFullWidth"/>
      <w:lvlText w:val="(%2)"/>
      <w:lvlJc w:val="left"/>
      <w:pPr>
        <w:ind w:left="841" w:hanging="420"/>
      </w:pPr>
    </w:lvl>
    <w:lvl w:ilvl="2" w:tplc="04090011" w:tentative="1">
      <w:start w:val="1"/>
      <w:numFmt w:val="decimalEnclosedCircle"/>
      <w:lvlText w:val="%3"/>
      <w:lvlJc w:val="left"/>
      <w:pPr>
        <w:ind w:left="1261" w:hanging="420"/>
      </w:pPr>
    </w:lvl>
    <w:lvl w:ilvl="3" w:tplc="0409000F" w:tentative="1">
      <w:start w:val="1"/>
      <w:numFmt w:val="decimal"/>
      <w:lvlText w:val="%4."/>
      <w:lvlJc w:val="left"/>
      <w:pPr>
        <w:ind w:left="1681" w:hanging="420"/>
      </w:pPr>
    </w:lvl>
    <w:lvl w:ilvl="4" w:tplc="04090017" w:tentative="1">
      <w:start w:val="1"/>
      <w:numFmt w:val="aiueoFullWidth"/>
      <w:lvlText w:val="(%5)"/>
      <w:lvlJc w:val="left"/>
      <w:pPr>
        <w:ind w:left="2101" w:hanging="420"/>
      </w:pPr>
    </w:lvl>
    <w:lvl w:ilvl="5" w:tplc="04090011" w:tentative="1">
      <w:start w:val="1"/>
      <w:numFmt w:val="decimalEnclosedCircle"/>
      <w:lvlText w:val="%6"/>
      <w:lvlJc w:val="left"/>
      <w:pPr>
        <w:ind w:left="2521" w:hanging="420"/>
      </w:pPr>
    </w:lvl>
    <w:lvl w:ilvl="6" w:tplc="0409000F" w:tentative="1">
      <w:start w:val="1"/>
      <w:numFmt w:val="decimal"/>
      <w:lvlText w:val="%7."/>
      <w:lvlJc w:val="left"/>
      <w:pPr>
        <w:ind w:left="2941" w:hanging="420"/>
      </w:pPr>
    </w:lvl>
    <w:lvl w:ilvl="7" w:tplc="04090017" w:tentative="1">
      <w:start w:val="1"/>
      <w:numFmt w:val="aiueoFullWidth"/>
      <w:lvlText w:val="(%8)"/>
      <w:lvlJc w:val="left"/>
      <w:pPr>
        <w:ind w:left="3361" w:hanging="420"/>
      </w:pPr>
    </w:lvl>
    <w:lvl w:ilvl="8" w:tplc="04090011" w:tentative="1">
      <w:start w:val="1"/>
      <w:numFmt w:val="decimalEnclosedCircle"/>
      <w:lvlText w:val="%9"/>
      <w:lvlJc w:val="left"/>
      <w:pPr>
        <w:ind w:left="3781" w:hanging="420"/>
      </w:pPr>
    </w:lvl>
  </w:abstractNum>
  <w:abstractNum w:abstractNumId="16" w15:restartNumberingAfterBreak="0">
    <w:nsid w:val="62982387"/>
    <w:multiLevelType w:val="hybridMultilevel"/>
    <w:tmpl w:val="F50A33E6"/>
    <w:lvl w:ilvl="0" w:tplc="F01E469A">
      <w:start w:val="1"/>
      <w:numFmt w:val="decimal"/>
      <w:lvlText w:val="%1)"/>
      <w:lvlJc w:val="left"/>
      <w:pPr>
        <w:ind w:left="360" w:hanging="360"/>
      </w:pPr>
      <w:rPr>
        <w:rFonts w:ascii="ＭＳ ゴシック" w:eastAsia="ＭＳ ゴシック" w:hAnsi="ＭＳ ゴシック" w:hint="default"/>
        <w:b/>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7" w15:restartNumberingAfterBreak="0">
    <w:nsid w:val="6ADD6748"/>
    <w:multiLevelType w:val="hybridMultilevel"/>
    <w:tmpl w:val="9FE835A8"/>
    <w:lvl w:ilvl="0" w:tplc="0409000F">
      <w:start w:val="1"/>
      <w:numFmt w:val="decimal"/>
      <w:lvlText w:val="%1."/>
      <w:lvlJc w:val="left"/>
      <w:pPr>
        <w:ind w:left="420" w:hanging="420"/>
      </w:pPr>
    </w:lvl>
    <w:lvl w:ilvl="1" w:tplc="D932F08A">
      <w:numFmt w:val="bullet"/>
      <w:lvlText w:val="○"/>
      <w:lvlJc w:val="left"/>
      <w:pPr>
        <w:ind w:left="780" w:hanging="360"/>
      </w:pPr>
      <w:rPr>
        <w:rFonts w:ascii="ＭＳ 明朝" w:eastAsia="ＭＳ 明朝" w:hAnsi="ＭＳ 明朝" w:cs="Times New Roman" w:hint="eastAsia"/>
      </w:r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8" w15:restartNumberingAfterBreak="0">
    <w:nsid w:val="6F556D72"/>
    <w:multiLevelType w:val="hybridMultilevel"/>
    <w:tmpl w:val="3BEC5C70"/>
    <w:lvl w:ilvl="0" w:tplc="9E882E1C">
      <w:start w:val="1"/>
      <w:numFmt w:val="decimalFullWidth"/>
      <w:lvlText w:val="%1．"/>
      <w:lvlJc w:val="left"/>
      <w:pPr>
        <w:tabs>
          <w:tab w:val="num" w:pos="1258"/>
        </w:tabs>
        <w:ind w:left="1258" w:hanging="420"/>
      </w:pPr>
      <w:rPr>
        <w:rFonts w:hint="default"/>
        <w:lang w:val="en-US"/>
      </w:rPr>
    </w:lvl>
    <w:lvl w:ilvl="1" w:tplc="04090017" w:tentative="1">
      <w:start w:val="1"/>
      <w:numFmt w:val="aiueoFullWidth"/>
      <w:lvlText w:val="(%2)"/>
      <w:lvlJc w:val="left"/>
      <w:pPr>
        <w:tabs>
          <w:tab w:val="num" w:pos="1678"/>
        </w:tabs>
        <w:ind w:left="1678" w:hanging="420"/>
      </w:pPr>
    </w:lvl>
    <w:lvl w:ilvl="2" w:tplc="04090011" w:tentative="1">
      <w:start w:val="1"/>
      <w:numFmt w:val="decimalEnclosedCircle"/>
      <w:lvlText w:val="%3"/>
      <w:lvlJc w:val="left"/>
      <w:pPr>
        <w:tabs>
          <w:tab w:val="num" w:pos="2098"/>
        </w:tabs>
        <w:ind w:left="2098" w:hanging="420"/>
      </w:pPr>
    </w:lvl>
    <w:lvl w:ilvl="3" w:tplc="0409000F" w:tentative="1">
      <w:start w:val="1"/>
      <w:numFmt w:val="decimal"/>
      <w:lvlText w:val="%4."/>
      <w:lvlJc w:val="left"/>
      <w:pPr>
        <w:tabs>
          <w:tab w:val="num" w:pos="2518"/>
        </w:tabs>
        <w:ind w:left="2518" w:hanging="420"/>
      </w:pPr>
    </w:lvl>
    <w:lvl w:ilvl="4" w:tplc="04090017" w:tentative="1">
      <w:start w:val="1"/>
      <w:numFmt w:val="aiueoFullWidth"/>
      <w:lvlText w:val="(%5)"/>
      <w:lvlJc w:val="left"/>
      <w:pPr>
        <w:tabs>
          <w:tab w:val="num" w:pos="2938"/>
        </w:tabs>
        <w:ind w:left="2938" w:hanging="420"/>
      </w:pPr>
    </w:lvl>
    <w:lvl w:ilvl="5" w:tplc="04090011" w:tentative="1">
      <w:start w:val="1"/>
      <w:numFmt w:val="decimalEnclosedCircle"/>
      <w:lvlText w:val="%6"/>
      <w:lvlJc w:val="left"/>
      <w:pPr>
        <w:tabs>
          <w:tab w:val="num" w:pos="3358"/>
        </w:tabs>
        <w:ind w:left="3358" w:hanging="420"/>
      </w:pPr>
    </w:lvl>
    <w:lvl w:ilvl="6" w:tplc="0409000F" w:tentative="1">
      <w:start w:val="1"/>
      <w:numFmt w:val="decimal"/>
      <w:lvlText w:val="%7."/>
      <w:lvlJc w:val="left"/>
      <w:pPr>
        <w:tabs>
          <w:tab w:val="num" w:pos="3778"/>
        </w:tabs>
        <w:ind w:left="3778" w:hanging="420"/>
      </w:pPr>
    </w:lvl>
    <w:lvl w:ilvl="7" w:tplc="04090017" w:tentative="1">
      <w:start w:val="1"/>
      <w:numFmt w:val="aiueoFullWidth"/>
      <w:lvlText w:val="(%8)"/>
      <w:lvlJc w:val="left"/>
      <w:pPr>
        <w:tabs>
          <w:tab w:val="num" w:pos="4198"/>
        </w:tabs>
        <w:ind w:left="4198" w:hanging="420"/>
      </w:pPr>
    </w:lvl>
    <w:lvl w:ilvl="8" w:tplc="04090011" w:tentative="1">
      <w:start w:val="1"/>
      <w:numFmt w:val="decimalEnclosedCircle"/>
      <w:lvlText w:val="%9"/>
      <w:lvlJc w:val="left"/>
      <w:pPr>
        <w:tabs>
          <w:tab w:val="num" w:pos="4618"/>
        </w:tabs>
        <w:ind w:left="4618" w:hanging="420"/>
      </w:pPr>
    </w:lvl>
  </w:abstractNum>
  <w:abstractNum w:abstractNumId="19" w15:restartNumberingAfterBreak="0">
    <w:nsid w:val="71D12653"/>
    <w:multiLevelType w:val="hybridMultilevel"/>
    <w:tmpl w:val="A6A6C082"/>
    <w:lvl w:ilvl="0" w:tplc="C75A7B68">
      <w:start w:val="1"/>
      <w:numFmt w:val="decimal"/>
      <w:lvlText w:val="%1)"/>
      <w:lvlJc w:val="left"/>
      <w:pPr>
        <w:ind w:left="361" w:hanging="360"/>
      </w:pPr>
      <w:rPr>
        <w:rFonts w:hint="default"/>
      </w:rPr>
    </w:lvl>
    <w:lvl w:ilvl="1" w:tplc="04090017" w:tentative="1">
      <w:start w:val="1"/>
      <w:numFmt w:val="aiueoFullWidth"/>
      <w:lvlText w:val="(%2)"/>
      <w:lvlJc w:val="left"/>
      <w:pPr>
        <w:ind w:left="841" w:hanging="420"/>
      </w:pPr>
    </w:lvl>
    <w:lvl w:ilvl="2" w:tplc="04090011" w:tentative="1">
      <w:start w:val="1"/>
      <w:numFmt w:val="decimalEnclosedCircle"/>
      <w:lvlText w:val="%3"/>
      <w:lvlJc w:val="left"/>
      <w:pPr>
        <w:ind w:left="1261" w:hanging="420"/>
      </w:pPr>
    </w:lvl>
    <w:lvl w:ilvl="3" w:tplc="0409000F" w:tentative="1">
      <w:start w:val="1"/>
      <w:numFmt w:val="decimal"/>
      <w:lvlText w:val="%4."/>
      <w:lvlJc w:val="left"/>
      <w:pPr>
        <w:ind w:left="1681" w:hanging="420"/>
      </w:pPr>
    </w:lvl>
    <w:lvl w:ilvl="4" w:tplc="04090017" w:tentative="1">
      <w:start w:val="1"/>
      <w:numFmt w:val="aiueoFullWidth"/>
      <w:lvlText w:val="(%5)"/>
      <w:lvlJc w:val="left"/>
      <w:pPr>
        <w:ind w:left="2101" w:hanging="420"/>
      </w:pPr>
    </w:lvl>
    <w:lvl w:ilvl="5" w:tplc="04090011" w:tentative="1">
      <w:start w:val="1"/>
      <w:numFmt w:val="decimalEnclosedCircle"/>
      <w:lvlText w:val="%6"/>
      <w:lvlJc w:val="left"/>
      <w:pPr>
        <w:ind w:left="2521" w:hanging="420"/>
      </w:pPr>
    </w:lvl>
    <w:lvl w:ilvl="6" w:tplc="0409000F" w:tentative="1">
      <w:start w:val="1"/>
      <w:numFmt w:val="decimal"/>
      <w:lvlText w:val="%7."/>
      <w:lvlJc w:val="left"/>
      <w:pPr>
        <w:ind w:left="2941" w:hanging="420"/>
      </w:pPr>
    </w:lvl>
    <w:lvl w:ilvl="7" w:tplc="04090017" w:tentative="1">
      <w:start w:val="1"/>
      <w:numFmt w:val="aiueoFullWidth"/>
      <w:lvlText w:val="(%8)"/>
      <w:lvlJc w:val="left"/>
      <w:pPr>
        <w:ind w:left="3361" w:hanging="420"/>
      </w:pPr>
    </w:lvl>
    <w:lvl w:ilvl="8" w:tplc="04090011" w:tentative="1">
      <w:start w:val="1"/>
      <w:numFmt w:val="decimalEnclosedCircle"/>
      <w:lvlText w:val="%9"/>
      <w:lvlJc w:val="left"/>
      <w:pPr>
        <w:ind w:left="3781" w:hanging="420"/>
      </w:pPr>
    </w:lvl>
  </w:abstractNum>
  <w:abstractNum w:abstractNumId="20" w15:restartNumberingAfterBreak="0">
    <w:nsid w:val="7B617DE4"/>
    <w:multiLevelType w:val="hybridMultilevel"/>
    <w:tmpl w:val="0A583DD0"/>
    <w:lvl w:ilvl="0" w:tplc="EDA222A8">
      <w:start w:val="1"/>
      <w:numFmt w:val="decimal"/>
      <w:lvlText w:val="%1)"/>
      <w:lvlJc w:val="left"/>
      <w:pPr>
        <w:ind w:left="361" w:hanging="360"/>
      </w:pPr>
      <w:rPr>
        <w:rFonts w:hint="default"/>
      </w:rPr>
    </w:lvl>
    <w:lvl w:ilvl="1" w:tplc="04090017" w:tentative="1">
      <w:start w:val="1"/>
      <w:numFmt w:val="aiueoFullWidth"/>
      <w:lvlText w:val="(%2)"/>
      <w:lvlJc w:val="left"/>
      <w:pPr>
        <w:ind w:left="841" w:hanging="420"/>
      </w:pPr>
    </w:lvl>
    <w:lvl w:ilvl="2" w:tplc="04090011" w:tentative="1">
      <w:start w:val="1"/>
      <w:numFmt w:val="decimalEnclosedCircle"/>
      <w:lvlText w:val="%3"/>
      <w:lvlJc w:val="left"/>
      <w:pPr>
        <w:ind w:left="1261" w:hanging="420"/>
      </w:pPr>
    </w:lvl>
    <w:lvl w:ilvl="3" w:tplc="0409000F" w:tentative="1">
      <w:start w:val="1"/>
      <w:numFmt w:val="decimal"/>
      <w:lvlText w:val="%4."/>
      <w:lvlJc w:val="left"/>
      <w:pPr>
        <w:ind w:left="1681" w:hanging="420"/>
      </w:pPr>
    </w:lvl>
    <w:lvl w:ilvl="4" w:tplc="04090017" w:tentative="1">
      <w:start w:val="1"/>
      <w:numFmt w:val="aiueoFullWidth"/>
      <w:lvlText w:val="(%5)"/>
      <w:lvlJc w:val="left"/>
      <w:pPr>
        <w:ind w:left="2101" w:hanging="420"/>
      </w:pPr>
    </w:lvl>
    <w:lvl w:ilvl="5" w:tplc="04090011" w:tentative="1">
      <w:start w:val="1"/>
      <w:numFmt w:val="decimalEnclosedCircle"/>
      <w:lvlText w:val="%6"/>
      <w:lvlJc w:val="left"/>
      <w:pPr>
        <w:ind w:left="2521" w:hanging="420"/>
      </w:pPr>
    </w:lvl>
    <w:lvl w:ilvl="6" w:tplc="0409000F" w:tentative="1">
      <w:start w:val="1"/>
      <w:numFmt w:val="decimal"/>
      <w:lvlText w:val="%7."/>
      <w:lvlJc w:val="left"/>
      <w:pPr>
        <w:ind w:left="2941" w:hanging="420"/>
      </w:pPr>
    </w:lvl>
    <w:lvl w:ilvl="7" w:tplc="04090017" w:tentative="1">
      <w:start w:val="1"/>
      <w:numFmt w:val="aiueoFullWidth"/>
      <w:lvlText w:val="(%8)"/>
      <w:lvlJc w:val="left"/>
      <w:pPr>
        <w:ind w:left="3361" w:hanging="420"/>
      </w:pPr>
    </w:lvl>
    <w:lvl w:ilvl="8" w:tplc="04090011" w:tentative="1">
      <w:start w:val="1"/>
      <w:numFmt w:val="decimalEnclosedCircle"/>
      <w:lvlText w:val="%9"/>
      <w:lvlJc w:val="left"/>
      <w:pPr>
        <w:ind w:left="3781" w:hanging="420"/>
      </w:pPr>
    </w:lvl>
  </w:abstractNum>
  <w:num w:numId="1" w16cid:durableId="142477204">
    <w:abstractNumId w:val="9"/>
  </w:num>
  <w:num w:numId="2" w16cid:durableId="1806505749">
    <w:abstractNumId w:val="7"/>
  </w:num>
  <w:num w:numId="3" w16cid:durableId="363016927">
    <w:abstractNumId w:val="6"/>
  </w:num>
  <w:num w:numId="4" w16cid:durableId="184944764">
    <w:abstractNumId w:val="5"/>
  </w:num>
  <w:num w:numId="5" w16cid:durableId="1248421636">
    <w:abstractNumId w:val="4"/>
  </w:num>
  <w:num w:numId="6" w16cid:durableId="342050539">
    <w:abstractNumId w:val="8"/>
  </w:num>
  <w:num w:numId="7" w16cid:durableId="233972119">
    <w:abstractNumId w:val="3"/>
  </w:num>
  <w:num w:numId="8" w16cid:durableId="816259625">
    <w:abstractNumId w:val="2"/>
  </w:num>
  <w:num w:numId="9" w16cid:durableId="913704078">
    <w:abstractNumId w:val="1"/>
  </w:num>
  <w:num w:numId="10" w16cid:durableId="920600471">
    <w:abstractNumId w:val="0"/>
  </w:num>
  <w:num w:numId="11" w16cid:durableId="924146162">
    <w:abstractNumId w:val="18"/>
  </w:num>
  <w:num w:numId="12" w16cid:durableId="627586367">
    <w:abstractNumId w:val="11"/>
  </w:num>
  <w:num w:numId="13" w16cid:durableId="1110661202">
    <w:abstractNumId w:val="12"/>
  </w:num>
  <w:num w:numId="14" w16cid:durableId="970020869">
    <w:abstractNumId w:val="16"/>
  </w:num>
  <w:num w:numId="15" w16cid:durableId="472673911">
    <w:abstractNumId w:val="10"/>
  </w:num>
  <w:num w:numId="16" w16cid:durableId="295571877">
    <w:abstractNumId w:val="19"/>
  </w:num>
  <w:num w:numId="17" w16cid:durableId="308754338">
    <w:abstractNumId w:val="14"/>
  </w:num>
  <w:num w:numId="18" w16cid:durableId="1843350467">
    <w:abstractNumId w:val="13"/>
  </w:num>
  <w:num w:numId="19" w16cid:durableId="304553678">
    <w:abstractNumId w:val="20"/>
  </w:num>
  <w:num w:numId="20" w16cid:durableId="842091093">
    <w:abstractNumId w:val="15"/>
  </w:num>
  <w:num w:numId="21" w16cid:durableId="55963383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removePersonalInformation/>
  <w:removeDateAndTime/>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839"/>
  <w:drawingGridHorizontalSpacing w:val="103"/>
  <w:drawingGridVerticalSpacing w:val="291"/>
  <w:displayHorizontalDrawingGridEvery w:val="0"/>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5EA4"/>
    <w:rsid w:val="00000296"/>
    <w:rsid w:val="000012CB"/>
    <w:rsid w:val="00001328"/>
    <w:rsid w:val="00002260"/>
    <w:rsid w:val="000022F2"/>
    <w:rsid w:val="000025AF"/>
    <w:rsid w:val="0000386D"/>
    <w:rsid w:val="00003B65"/>
    <w:rsid w:val="000040B8"/>
    <w:rsid w:val="00005AE0"/>
    <w:rsid w:val="00005E2E"/>
    <w:rsid w:val="00007163"/>
    <w:rsid w:val="00007994"/>
    <w:rsid w:val="00010846"/>
    <w:rsid w:val="00012B27"/>
    <w:rsid w:val="0001607F"/>
    <w:rsid w:val="0001708B"/>
    <w:rsid w:val="000208F6"/>
    <w:rsid w:val="00020B39"/>
    <w:rsid w:val="00020F66"/>
    <w:rsid w:val="000216AB"/>
    <w:rsid w:val="00021AD3"/>
    <w:rsid w:val="000222E4"/>
    <w:rsid w:val="0002240A"/>
    <w:rsid w:val="000225DB"/>
    <w:rsid w:val="000235C6"/>
    <w:rsid w:val="00023617"/>
    <w:rsid w:val="00024880"/>
    <w:rsid w:val="000248DE"/>
    <w:rsid w:val="000261CF"/>
    <w:rsid w:val="00026362"/>
    <w:rsid w:val="00026E86"/>
    <w:rsid w:val="00027546"/>
    <w:rsid w:val="000279E2"/>
    <w:rsid w:val="00027CB5"/>
    <w:rsid w:val="0003009E"/>
    <w:rsid w:val="000325E8"/>
    <w:rsid w:val="00032878"/>
    <w:rsid w:val="0003527E"/>
    <w:rsid w:val="000359D6"/>
    <w:rsid w:val="00036BCB"/>
    <w:rsid w:val="000410CE"/>
    <w:rsid w:val="000417E7"/>
    <w:rsid w:val="000419FF"/>
    <w:rsid w:val="00041AB8"/>
    <w:rsid w:val="0004208E"/>
    <w:rsid w:val="00042913"/>
    <w:rsid w:val="0004333A"/>
    <w:rsid w:val="000435E3"/>
    <w:rsid w:val="0004361C"/>
    <w:rsid w:val="00044EE3"/>
    <w:rsid w:val="000454D6"/>
    <w:rsid w:val="00045D22"/>
    <w:rsid w:val="000514CC"/>
    <w:rsid w:val="00051B29"/>
    <w:rsid w:val="00055049"/>
    <w:rsid w:val="00055904"/>
    <w:rsid w:val="00056CF4"/>
    <w:rsid w:val="00056DE9"/>
    <w:rsid w:val="00057128"/>
    <w:rsid w:val="000574D4"/>
    <w:rsid w:val="0005760C"/>
    <w:rsid w:val="00057F9A"/>
    <w:rsid w:val="00060C9D"/>
    <w:rsid w:val="00060DEE"/>
    <w:rsid w:val="00061059"/>
    <w:rsid w:val="0006115E"/>
    <w:rsid w:val="00062B8C"/>
    <w:rsid w:val="00063C5C"/>
    <w:rsid w:val="00063CE1"/>
    <w:rsid w:val="00063F8B"/>
    <w:rsid w:val="0006504F"/>
    <w:rsid w:val="00065DE6"/>
    <w:rsid w:val="00066234"/>
    <w:rsid w:val="00067ED0"/>
    <w:rsid w:val="0007071A"/>
    <w:rsid w:val="00070BBE"/>
    <w:rsid w:val="00071457"/>
    <w:rsid w:val="00071516"/>
    <w:rsid w:val="00072598"/>
    <w:rsid w:val="0007297F"/>
    <w:rsid w:val="00072B07"/>
    <w:rsid w:val="0007314C"/>
    <w:rsid w:val="000739CB"/>
    <w:rsid w:val="00074E88"/>
    <w:rsid w:val="00076AA3"/>
    <w:rsid w:val="0008287A"/>
    <w:rsid w:val="00082BDD"/>
    <w:rsid w:val="00082CD7"/>
    <w:rsid w:val="00085744"/>
    <w:rsid w:val="00086916"/>
    <w:rsid w:val="000876CE"/>
    <w:rsid w:val="000878D8"/>
    <w:rsid w:val="00087BCA"/>
    <w:rsid w:val="00087BEA"/>
    <w:rsid w:val="00087D83"/>
    <w:rsid w:val="00087DDB"/>
    <w:rsid w:val="00091584"/>
    <w:rsid w:val="00092140"/>
    <w:rsid w:val="00092269"/>
    <w:rsid w:val="00092AAF"/>
    <w:rsid w:val="000941A9"/>
    <w:rsid w:val="00094AD3"/>
    <w:rsid w:val="000951DD"/>
    <w:rsid w:val="0009617B"/>
    <w:rsid w:val="00096202"/>
    <w:rsid w:val="000A1575"/>
    <w:rsid w:val="000A35D2"/>
    <w:rsid w:val="000A4070"/>
    <w:rsid w:val="000A5145"/>
    <w:rsid w:val="000A568D"/>
    <w:rsid w:val="000A5CD1"/>
    <w:rsid w:val="000A6484"/>
    <w:rsid w:val="000A6DB4"/>
    <w:rsid w:val="000B08B0"/>
    <w:rsid w:val="000B1056"/>
    <w:rsid w:val="000B44B1"/>
    <w:rsid w:val="000B5B50"/>
    <w:rsid w:val="000B5E02"/>
    <w:rsid w:val="000B605D"/>
    <w:rsid w:val="000B65F6"/>
    <w:rsid w:val="000B764E"/>
    <w:rsid w:val="000B77F9"/>
    <w:rsid w:val="000C141C"/>
    <w:rsid w:val="000C20B7"/>
    <w:rsid w:val="000C2687"/>
    <w:rsid w:val="000C2796"/>
    <w:rsid w:val="000C2CC5"/>
    <w:rsid w:val="000C3417"/>
    <w:rsid w:val="000C3D5B"/>
    <w:rsid w:val="000C4115"/>
    <w:rsid w:val="000C41AE"/>
    <w:rsid w:val="000C4B4B"/>
    <w:rsid w:val="000C5326"/>
    <w:rsid w:val="000C6128"/>
    <w:rsid w:val="000C66A4"/>
    <w:rsid w:val="000D0473"/>
    <w:rsid w:val="000D2CF3"/>
    <w:rsid w:val="000D325D"/>
    <w:rsid w:val="000D343C"/>
    <w:rsid w:val="000D49D2"/>
    <w:rsid w:val="000D4B07"/>
    <w:rsid w:val="000D4D1F"/>
    <w:rsid w:val="000D5E62"/>
    <w:rsid w:val="000D5E7B"/>
    <w:rsid w:val="000D5EA4"/>
    <w:rsid w:val="000D6FA3"/>
    <w:rsid w:val="000D73E6"/>
    <w:rsid w:val="000E0078"/>
    <w:rsid w:val="000E0707"/>
    <w:rsid w:val="000E08DC"/>
    <w:rsid w:val="000E0B8B"/>
    <w:rsid w:val="000E0D8E"/>
    <w:rsid w:val="000E21B2"/>
    <w:rsid w:val="000E21E8"/>
    <w:rsid w:val="000E2CB9"/>
    <w:rsid w:val="000E3E27"/>
    <w:rsid w:val="000E4263"/>
    <w:rsid w:val="000E43D7"/>
    <w:rsid w:val="000E4B76"/>
    <w:rsid w:val="000E4F9B"/>
    <w:rsid w:val="000E6577"/>
    <w:rsid w:val="000E7344"/>
    <w:rsid w:val="000E7424"/>
    <w:rsid w:val="000E7753"/>
    <w:rsid w:val="000F0D93"/>
    <w:rsid w:val="000F211E"/>
    <w:rsid w:val="000F2178"/>
    <w:rsid w:val="000F2282"/>
    <w:rsid w:val="000F333A"/>
    <w:rsid w:val="000F334D"/>
    <w:rsid w:val="000F57FB"/>
    <w:rsid w:val="000F5E94"/>
    <w:rsid w:val="000F6AED"/>
    <w:rsid w:val="000F7AD7"/>
    <w:rsid w:val="00103107"/>
    <w:rsid w:val="00103F7E"/>
    <w:rsid w:val="0010478E"/>
    <w:rsid w:val="00104CD0"/>
    <w:rsid w:val="0010592F"/>
    <w:rsid w:val="00106348"/>
    <w:rsid w:val="001067CC"/>
    <w:rsid w:val="00106C2E"/>
    <w:rsid w:val="00107903"/>
    <w:rsid w:val="00107BE9"/>
    <w:rsid w:val="00110CF8"/>
    <w:rsid w:val="00111930"/>
    <w:rsid w:val="00111ED8"/>
    <w:rsid w:val="00113B98"/>
    <w:rsid w:val="00113FE1"/>
    <w:rsid w:val="00114C43"/>
    <w:rsid w:val="001165F1"/>
    <w:rsid w:val="00116E03"/>
    <w:rsid w:val="001175E0"/>
    <w:rsid w:val="00117B77"/>
    <w:rsid w:val="00120545"/>
    <w:rsid w:val="001211C3"/>
    <w:rsid w:val="00121582"/>
    <w:rsid w:val="00121647"/>
    <w:rsid w:val="001229D0"/>
    <w:rsid w:val="001238F4"/>
    <w:rsid w:val="00125D61"/>
    <w:rsid w:val="001265C1"/>
    <w:rsid w:val="0012688F"/>
    <w:rsid w:val="00132044"/>
    <w:rsid w:val="00133842"/>
    <w:rsid w:val="00134FB2"/>
    <w:rsid w:val="0013507D"/>
    <w:rsid w:val="00135992"/>
    <w:rsid w:val="00135BD6"/>
    <w:rsid w:val="00136341"/>
    <w:rsid w:val="00136407"/>
    <w:rsid w:val="00136611"/>
    <w:rsid w:val="00136B76"/>
    <w:rsid w:val="001373D5"/>
    <w:rsid w:val="00137E67"/>
    <w:rsid w:val="00140A2B"/>
    <w:rsid w:val="00141A69"/>
    <w:rsid w:val="00141B0F"/>
    <w:rsid w:val="00141BD6"/>
    <w:rsid w:val="001430B3"/>
    <w:rsid w:val="0014386F"/>
    <w:rsid w:val="0014438B"/>
    <w:rsid w:val="00145B2A"/>
    <w:rsid w:val="00145DAE"/>
    <w:rsid w:val="00146144"/>
    <w:rsid w:val="0015073C"/>
    <w:rsid w:val="00151381"/>
    <w:rsid w:val="00151817"/>
    <w:rsid w:val="00153AEF"/>
    <w:rsid w:val="001541BE"/>
    <w:rsid w:val="001558DD"/>
    <w:rsid w:val="001572AC"/>
    <w:rsid w:val="00157ED6"/>
    <w:rsid w:val="00160114"/>
    <w:rsid w:val="001606DC"/>
    <w:rsid w:val="00160CA5"/>
    <w:rsid w:val="00160F91"/>
    <w:rsid w:val="001613F8"/>
    <w:rsid w:val="0016143A"/>
    <w:rsid w:val="00161593"/>
    <w:rsid w:val="0016175B"/>
    <w:rsid w:val="00162462"/>
    <w:rsid w:val="00163F41"/>
    <w:rsid w:val="00164749"/>
    <w:rsid w:val="0016631C"/>
    <w:rsid w:val="00166887"/>
    <w:rsid w:val="00167417"/>
    <w:rsid w:val="00170723"/>
    <w:rsid w:val="00170AE1"/>
    <w:rsid w:val="00170D74"/>
    <w:rsid w:val="00171079"/>
    <w:rsid w:val="0017330C"/>
    <w:rsid w:val="00173CE0"/>
    <w:rsid w:val="00173DD2"/>
    <w:rsid w:val="00174936"/>
    <w:rsid w:val="00174AF0"/>
    <w:rsid w:val="00174BDE"/>
    <w:rsid w:val="0017592A"/>
    <w:rsid w:val="00175DA5"/>
    <w:rsid w:val="0017620C"/>
    <w:rsid w:val="00176CFF"/>
    <w:rsid w:val="00177778"/>
    <w:rsid w:val="00181088"/>
    <w:rsid w:val="001812D1"/>
    <w:rsid w:val="00181A95"/>
    <w:rsid w:val="00183DB0"/>
    <w:rsid w:val="00184325"/>
    <w:rsid w:val="00184930"/>
    <w:rsid w:val="001853DA"/>
    <w:rsid w:val="00186034"/>
    <w:rsid w:val="001864C1"/>
    <w:rsid w:val="00187A55"/>
    <w:rsid w:val="00187BE0"/>
    <w:rsid w:val="00190637"/>
    <w:rsid w:val="0019211D"/>
    <w:rsid w:val="0019349A"/>
    <w:rsid w:val="0019506E"/>
    <w:rsid w:val="00196223"/>
    <w:rsid w:val="00196C41"/>
    <w:rsid w:val="0019735F"/>
    <w:rsid w:val="001A0790"/>
    <w:rsid w:val="001A0DDF"/>
    <w:rsid w:val="001A1A5D"/>
    <w:rsid w:val="001A1E1D"/>
    <w:rsid w:val="001A32E8"/>
    <w:rsid w:val="001A3E96"/>
    <w:rsid w:val="001A45F7"/>
    <w:rsid w:val="001A492D"/>
    <w:rsid w:val="001A503F"/>
    <w:rsid w:val="001A5209"/>
    <w:rsid w:val="001A5376"/>
    <w:rsid w:val="001A5489"/>
    <w:rsid w:val="001A6E19"/>
    <w:rsid w:val="001A70B0"/>
    <w:rsid w:val="001A7CCB"/>
    <w:rsid w:val="001B183D"/>
    <w:rsid w:val="001B2007"/>
    <w:rsid w:val="001B3F73"/>
    <w:rsid w:val="001B4175"/>
    <w:rsid w:val="001B4A74"/>
    <w:rsid w:val="001B4B72"/>
    <w:rsid w:val="001B5E4E"/>
    <w:rsid w:val="001B61D8"/>
    <w:rsid w:val="001B7939"/>
    <w:rsid w:val="001C1A09"/>
    <w:rsid w:val="001C1BA7"/>
    <w:rsid w:val="001C2AFD"/>
    <w:rsid w:val="001C2CA6"/>
    <w:rsid w:val="001C4326"/>
    <w:rsid w:val="001C4980"/>
    <w:rsid w:val="001C530C"/>
    <w:rsid w:val="001C5489"/>
    <w:rsid w:val="001C59BE"/>
    <w:rsid w:val="001C5DEA"/>
    <w:rsid w:val="001C6A63"/>
    <w:rsid w:val="001D29A7"/>
    <w:rsid w:val="001D6288"/>
    <w:rsid w:val="001D6FB3"/>
    <w:rsid w:val="001D7053"/>
    <w:rsid w:val="001D790B"/>
    <w:rsid w:val="001E075E"/>
    <w:rsid w:val="001E26C8"/>
    <w:rsid w:val="001E2DF0"/>
    <w:rsid w:val="001E404F"/>
    <w:rsid w:val="001E4CAF"/>
    <w:rsid w:val="001E53AE"/>
    <w:rsid w:val="001E6ED0"/>
    <w:rsid w:val="001E7929"/>
    <w:rsid w:val="001E7FFE"/>
    <w:rsid w:val="001F1763"/>
    <w:rsid w:val="001F1877"/>
    <w:rsid w:val="001F18B2"/>
    <w:rsid w:val="001F27F4"/>
    <w:rsid w:val="001F2E7C"/>
    <w:rsid w:val="001F47C3"/>
    <w:rsid w:val="001F5057"/>
    <w:rsid w:val="001F632B"/>
    <w:rsid w:val="001F6631"/>
    <w:rsid w:val="001F6DC4"/>
    <w:rsid w:val="001F6E30"/>
    <w:rsid w:val="001F7E02"/>
    <w:rsid w:val="002016AB"/>
    <w:rsid w:val="00201771"/>
    <w:rsid w:val="00201B2C"/>
    <w:rsid w:val="00202F51"/>
    <w:rsid w:val="00203354"/>
    <w:rsid w:val="0020445B"/>
    <w:rsid w:val="0020476A"/>
    <w:rsid w:val="0020581E"/>
    <w:rsid w:val="00205D91"/>
    <w:rsid w:val="00206351"/>
    <w:rsid w:val="00206854"/>
    <w:rsid w:val="002074FF"/>
    <w:rsid w:val="0021066E"/>
    <w:rsid w:val="00210C4A"/>
    <w:rsid w:val="002138CD"/>
    <w:rsid w:val="002156CC"/>
    <w:rsid w:val="00215A37"/>
    <w:rsid w:val="00215BA7"/>
    <w:rsid w:val="002168D2"/>
    <w:rsid w:val="002175E5"/>
    <w:rsid w:val="002179D9"/>
    <w:rsid w:val="0022276A"/>
    <w:rsid w:val="00222AC1"/>
    <w:rsid w:val="002238C8"/>
    <w:rsid w:val="002252A2"/>
    <w:rsid w:val="00226EF0"/>
    <w:rsid w:val="00231264"/>
    <w:rsid w:val="00231851"/>
    <w:rsid w:val="00232875"/>
    <w:rsid w:val="002328C4"/>
    <w:rsid w:val="002328D2"/>
    <w:rsid w:val="00232A43"/>
    <w:rsid w:val="00232CC7"/>
    <w:rsid w:val="002330E2"/>
    <w:rsid w:val="00234098"/>
    <w:rsid w:val="00234C6B"/>
    <w:rsid w:val="002350A7"/>
    <w:rsid w:val="00235B02"/>
    <w:rsid w:val="00235B73"/>
    <w:rsid w:val="00236709"/>
    <w:rsid w:val="002370BA"/>
    <w:rsid w:val="0023797B"/>
    <w:rsid w:val="002379DA"/>
    <w:rsid w:val="00237ED7"/>
    <w:rsid w:val="00241916"/>
    <w:rsid w:val="00241937"/>
    <w:rsid w:val="002419E1"/>
    <w:rsid w:val="00241FB1"/>
    <w:rsid w:val="002423D8"/>
    <w:rsid w:val="002427CE"/>
    <w:rsid w:val="0024572B"/>
    <w:rsid w:val="00245768"/>
    <w:rsid w:val="00251D60"/>
    <w:rsid w:val="00251D6A"/>
    <w:rsid w:val="00251DE2"/>
    <w:rsid w:val="002536B6"/>
    <w:rsid w:val="00254AEC"/>
    <w:rsid w:val="00255551"/>
    <w:rsid w:val="00256307"/>
    <w:rsid w:val="0025648F"/>
    <w:rsid w:val="00256FFA"/>
    <w:rsid w:val="00261CE2"/>
    <w:rsid w:val="00262FC5"/>
    <w:rsid w:val="002630ED"/>
    <w:rsid w:val="00263F87"/>
    <w:rsid w:val="002647BC"/>
    <w:rsid w:val="002647E4"/>
    <w:rsid w:val="00270109"/>
    <w:rsid w:val="0027049A"/>
    <w:rsid w:val="00272496"/>
    <w:rsid w:val="002739AF"/>
    <w:rsid w:val="002741EE"/>
    <w:rsid w:val="0027433F"/>
    <w:rsid w:val="002743AA"/>
    <w:rsid w:val="00274EB9"/>
    <w:rsid w:val="002751A3"/>
    <w:rsid w:val="00275858"/>
    <w:rsid w:val="0027676F"/>
    <w:rsid w:val="0027748D"/>
    <w:rsid w:val="00281414"/>
    <w:rsid w:val="00281610"/>
    <w:rsid w:val="00281A29"/>
    <w:rsid w:val="00284654"/>
    <w:rsid w:val="00284686"/>
    <w:rsid w:val="002857F2"/>
    <w:rsid w:val="00285B7E"/>
    <w:rsid w:val="00285F75"/>
    <w:rsid w:val="002866AA"/>
    <w:rsid w:val="0028725A"/>
    <w:rsid w:val="0029194C"/>
    <w:rsid w:val="00292378"/>
    <w:rsid w:val="0029243C"/>
    <w:rsid w:val="00292CEB"/>
    <w:rsid w:val="00293C93"/>
    <w:rsid w:val="00295D7F"/>
    <w:rsid w:val="00295E8B"/>
    <w:rsid w:val="002964DF"/>
    <w:rsid w:val="002973C6"/>
    <w:rsid w:val="002975FA"/>
    <w:rsid w:val="002A0183"/>
    <w:rsid w:val="002A11D6"/>
    <w:rsid w:val="002A14A7"/>
    <w:rsid w:val="002A29C6"/>
    <w:rsid w:val="002A31F8"/>
    <w:rsid w:val="002A32D7"/>
    <w:rsid w:val="002A36BC"/>
    <w:rsid w:val="002A3CC4"/>
    <w:rsid w:val="002A45CA"/>
    <w:rsid w:val="002A4F94"/>
    <w:rsid w:val="002A51F0"/>
    <w:rsid w:val="002A54EF"/>
    <w:rsid w:val="002A5EDA"/>
    <w:rsid w:val="002A5FA7"/>
    <w:rsid w:val="002A61B9"/>
    <w:rsid w:val="002B11B6"/>
    <w:rsid w:val="002B1A8F"/>
    <w:rsid w:val="002B1FE0"/>
    <w:rsid w:val="002B3E6A"/>
    <w:rsid w:val="002B45AB"/>
    <w:rsid w:val="002B4A78"/>
    <w:rsid w:val="002B767F"/>
    <w:rsid w:val="002B7F84"/>
    <w:rsid w:val="002C0F49"/>
    <w:rsid w:val="002C12CA"/>
    <w:rsid w:val="002C1C3B"/>
    <w:rsid w:val="002C30B2"/>
    <w:rsid w:val="002C33CE"/>
    <w:rsid w:val="002C367B"/>
    <w:rsid w:val="002C51A1"/>
    <w:rsid w:val="002C54D4"/>
    <w:rsid w:val="002C6576"/>
    <w:rsid w:val="002C7060"/>
    <w:rsid w:val="002C7C12"/>
    <w:rsid w:val="002C7CC1"/>
    <w:rsid w:val="002C7D0A"/>
    <w:rsid w:val="002D0296"/>
    <w:rsid w:val="002D0481"/>
    <w:rsid w:val="002D07D8"/>
    <w:rsid w:val="002D08EA"/>
    <w:rsid w:val="002D0D6F"/>
    <w:rsid w:val="002D1D64"/>
    <w:rsid w:val="002D2A18"/>
    <w:rsid w:val="002D2D00"/>
    <w:rsid w:val="002D2EF9"/>
    <w:rsid w:val="002D3D22"/>
    <w:rsid w:val="002D3DBF"/>
    <w:rsid w:val="002D42FA"/>
    <w:rsid w:val="002D4624"/>
    <w:rsid w:val="002D4C79"/>
    <w:rsid w:val="002D5540"/>
    <w:rsid w:val="002D58CB"/>
    <w:rsid w:val="002E064D"/>
    <w:rsid w:val="002E071C"/>
    <w:rsid w:val="002E181C"/>
    <w:rsid w:val="002E3A4E"/>
    <w:rsid w:val="002E3B20"/>
    <w:rsid w:val="002E46F7"/>
    <w:rsid w:val="002E589E"/>
    <w:rsid w:val="002E5C21"/>
    <w:rsid w:val="002E7921"/>
    <w:rsid w:val="002E79D4"/>
    <w:rsid w:val="002F0883"/>
    <w:rsid w:val="002F3B84"/>
    <w:rsid w:val="002F3C30"/>
    <w:rsid w:val="002F414D"/>
    <w:rsid w:val="002F5485"/>
    <w:rsid w:val="002F6446"/>
    <w:rsid w:val="002F6BA3"/>
    <w:rsid w:val="002F7D39"/>
    <w:rsid w:val="003000CD"/>
    <w:rsid w:val="00300518"/>
    <w:rsid w:val="00300593"/>
    <w:rsid w:val="00301410"/>
    <w:rsid w:val="00302F7C"/>
    <w:rsid w:val="00303EDF"/>
    <w:rsid w:val="00304439"/>
    <w:rsid w:val="00305B0C"/>
    <w:rsid w:val="003079B6"/>
    <w:rsid w:val="00310017"/>
    <w:rsid w:val="003100B6"/>
    <w:rsid w:val="003116E7"/>
    <w:rsid w:val="00313346"/>
    <w:rsid w:val="0031445A"/>
    <w:rsid w:val="003145A7"/>
    <w:rsid w:val="00314620"/>
    <w:rsid w:val="00315208"/>
    <w:rsid w:val="003153FB"/>
    <w:rsid w:val="00316667"/>
    <w:rsid w:val="00317D0F"/>
    <w:rsid w:val="00322640"/>
    <w:rsid w:val="003228A9"/>
    <w:rsid w:val="00322E16"/>
    <w:rsid w:val="00323CCA"/>
    <w:rsid w:val="00323DC2"/>
    <w:rsid w:val="003244B6"/>
    <w:rsid w:val="003249C4"/>
    <w:rsid w:val="00324C45"/>
    <w:rsid w:val="00327317"/>
    <w:rsid w:val="003316DA"/>
    <w:rsid w:val="00331878"/>
    <w:rsid w:val="00332160"/>
    <w:rsid w:val="00332B10"/>
    <w:rsid w:val="00332FE7"/>
    <w:rsid w:val="00333589"/>
    <w:rsid w:val="003340AB"/>
    <w:rsid w:val="003348FC"/>
    <w:rsid w:val="003350D8"/>
    <w:rsid w:val="00337043"/>
    <w:rsid w:val="0034065F"/>
    <w:rsid w:val="00340942"/>
    <w:rsid w:val="00340B1C"/>
    <w:rsid w:val="003412A9"/>
    <w:rsid w:val="0034158D"/>
    <w:rsid w:val="00341FD4"/>
    <w:rsid w:val="00344365"/>
    <w:rsid w:val="00344995"/>
    <w:rsid w:val="00344C4F"/>
    <w:rsid w:val="00344D8D"/>
    <w:rsid w:val="0034500B"/>
    <w:rsid w:val="003459FE"/>
    <w:rsid w:val="003462E2"/>
    <w:rsid w:val="0034676A"/>
    <w:rsid w:val="00346A27"/>
    <w:rsid w:val="003475B5"/>
    <w:rsid w:val="00350861"/>
    <w:rsid w:val="003516DC"/>
    <w:rsid w:val="00351E49"/>
    <w:rsid w:val="00351F3B"/>
    <w:rsid w:val="00351FA3"/>
    <w:rsid w:val="0035209F"/>
    <w:rsid w:val="00352214"/>
    <w:rsid w:val="0035490A"/>
    <w:rsid w:val="00354A90"/>
    <w:rsid w:val="00355785"/>
    <w:rsid w:val="00355B05"/>
    <w:rsid w:val="00355EFD"/>
    <w:rsid w:val="003574D5"/>
    <w:rsid w:val="0036073C"/>
    <w:rsid w:val="00360BA4"/>
    <w:rsid w:val="00360BBA"/>
    <w:rsid w:val="003611F7"/>
    <w:rsid w:val="00361669"/>
    <w:rsid w:val="00362132"/>
    <w:rsid w:val="00364446"/>
    <w:rsid w:val="0036654B"/>
    <w:rsid w:val="0036768D"/>
    <w:rsid w:val="003677C3"/>
    <w:rsid w:val="00367C88"/>
    <w:rsid w:val="00367F40"/>
    <w:rsid w:val="00370A28"/>
    <w:rsid w:val="00371CC4"/>
    <w:rsid w:val="0037256B"/>
    <w:rsid w:val="0037259E"/>
    <w:rsid w:val="00372937"/>
    <w:rsid w:val="00373555"/>
    <w:rsid w:val="00373757"/>
    <w:rsid w:val="00373E49"/>
    <w:rsid w:val="00377CC4"/>
    <w:rsid w:val="00377CFA"/>
    <w:rsid w:val="00381854"/>
    <w:rsid w:val="00381C91"/>
    <w:rsid w:val="00381EEA"/>
    <w:rsid w:val="00384473"/>
    <w:rsid w:val="00384676"/>
    <w:rsid w:val="00385D46"/>
    <w:rsid w:val="003867F4"/>
    <w:rsid w:val="00386839"/>
    <w:rsid w:val="0038689D"/>
    <w:rsid w:val="003869F6"/>
    <w:rsid w:val="003878F7"/>
    <w:rsid w:val="0039023D"/>
    <w:rsid w:val="00390AEA"/>
    <w:rsid w:val="00391340"/>
    <w:rsid w:val="00392BF7"/>
    <w:rsid w:val="003940B7"/>
    <w:rsid w:val="003945FC"/>
    <w:rsid w:val="0039507A"/>
    <w:rsid w:val="0039565B"/>
    <w:rsid w:val="003957BA"/>
    <w:rsid w:val="0039603E"/>
    <w:rsid w:val="003964D6"/>
    <w:rsid w:val="0039785A"/>
    <w:rsid w:val="003979A8"/>
    <w:rsid w:val="003A06FE"/>
    <w:rsid w:val="003A215B"/>
    <w:rsid w:val="003A24A6"/>
    <w:rsid w:val="003A4259"/>
    <w:rsid w:val="003A43EA"/>
    <w:rsid w:val="003A60F4"/>
    <w:rsid w:val="003A66AE"/>
    <w:rsid w:val="003A7853"/>
    <w:rsid w:val="003B0879"/>
    <w:rsid w:val="003B11C0"/>
    <w:rsid w:val="003B1B49"/>
    <w:rsid w:val="003B1DB7"/>
    <w:rsid w:val="003B1FB0"/>
    <w:rsid w:val="003B2682"/>
    <w:rsid w:val="003B4449"/>
    <w:rsid w:val="003B4708"/>
    <w:rsid w:val="003B472B"/>
    <w:rsid w:val="003B4DF9"/>
    <w:rsid w:val="003B5166"/>
    <w:rsid w:val="003B5907"/>
    <w:rsid w:val="003B6177"/>
    <w:rsid w:val="003B7295"/>
    <w:rsid w:val="003B76B6"/>
    <w:rsid w:val="003C1BA0"/>
    <w:rsid w:val="003C2D2B"/>
    <w:rsid w:val="003C3AA7"/>
    <w:rsid w:val="003C3B7E"/>
    <w:rsid w:val="003C48C4"/>
    <w:rsid w:val="003C536D"/>
    <w:rsid w:val="003C5BBC"/>
    <w:rsid w:val="003C5C24"/>
    <w:rsid w:val="003C6A09"/>
    <w:rsid w:val="003C7F78"/>
    <w:rsid w:val="003D09F7"/>
    <w:rsid w:val="003D14E8"/>
    <w:rsid w:val="003D28FE"/>
    <w:rsid w:val="003D4C29"/>
    <w:rsid w:val="003D5400"/>
    <w:rsid w:val="003D5C24"/>
    <w:rsid w:val="003D6B41"/>
    <w:rsid w:val="003D6BAF"/>
    <w:rsid w:val="003D7C26"/>
    <w:rsid w:val="003E0468"/>
    <w:rsid w:val="003E10FD"/>
    <w:rsid w:val="003E21C1"/>
    <w:rsid w:val="003E2724"/>
    <w:rsid w:val="003E2C2B"/>
    <w:rsid w:val="003E4FFE"/>
    <w:rsid w:val="003E54BC"/>
    <w:rsid w:val="003E61D4"/>
    <w:rsid w:val="003E629D"/>
    <w:rsid w:val="003E650D"/>
    <w:rsid w:val="003E69F7"/>
    <w:rsid w:val="003E75F0"/>
    <w:rsid w:val="003E7B72"/>
    <w:rsid w:val="003F17A4"/>
    <w:rsid w:val="003F2FCC"/>
    <w:rsid w:val="003F3463"/>
    <w:rsid w:val="003F3A3D"/>
    <w:rsid w:val="003F6BC1"/>
    <w:rsid w:val="003F7240"/>
    <w:rsid w:val="004005AB"/>
    <w:rsid w:val="00402DD6"/>
    <w:rsid w:val="00403281"/>
    <w:rsid w:val="0040380C"/>
    <w:rsid w:val="00405311"/>
    <w:rsid w:val="00405965"/>
    <w:rsid w:val="00405FD7"/>
    <w:rsid w:val="00407716"/>
    <w:rsid w:val="0041081D"/>
    <w:rsid w:val="00410D2B"/>
    <w:rsid w:val="00410E9C"/>
    <w:rsid w:val="00411945"/>
    <w:rsid w:val="00411F5C"/>
    <w:rsid w:val="004137F7"/>
    <w:rsid w:val="00413AC8"/>
    <w:rsid w:val="00414A59"/>
    <w:rsid w:val="00415E61"/>
    <w:rsid w:val="004161AF"/>
    <w:rsid w:val="0041708A"/>
    <w:rsid w:val="004178DD"/>
    <w:rsid w:val="00420650"/>
    <w:rsid w:val="00420E65"/>
    <w:rsid w:val="004214C0"/>
    <w:rsid w:val="0042169F"/>
    <w:rsid w:val="00422A33"/>
    <w:rsid w:val="00422CA9"/>
    <w:rsid w:val="0042313E"/>
    <w:rsid w:val="00424F91"/>
    <w:rsid w:val="0042568E"/>
    <w:rsid w:val="00425AB9"/>
    <w:rsid w:val="004260EE"/>
    <w:rsid w:val="00426F49"/>
    <w:rsid w:val="004313B4"/>
    <w:rsid w:val="00432793"/>
    <w:rsid w:val="00432E19"/>
    <w:rsid w:val="00433571"/>
    <w:rsid w:val="00433A57"/>
    <w:rsid w:val="004353A3"/>
    <w:rsid w:val="00437947"/>
    <w:rsid w:val="00437FD7"/>
    <w:rsid w:val="0044063E"/>
    <w:rsid w:val="004429F4"/>
    <w:rsid w:val="004435F8"/>
    <w:rsid w:val="00444187"/>
    <w:rsid w:val="0044573F"/>
    <w:rsid w:val="00446666"/>
    <w:rsid w:val="0044712F"/>
    <w:rsid w:val="004478A6"/>
    <w:rsid w:val="004500C9"/>
    <w:rsid w:val="00450790"/>
    <w:rsid w:val="004507C9"/>
    <w:rsid w:val="004509E8"/>
    <w:rsid w:val="0045116D"/>
    <w:rsid w:val="00451702"/>
    <w:rsid w:val="00452F7E"/>
    <w:rsid w:val="0045349B"/>
    <w:rsid w:val="0045432D"/>
    <w:rsid w:val="00454C82"/>
    <w:rsid w:val="00454E1B"/>
    <w:rsid w:val="004558D2"/>
    <w:rsid w:val="00457CFF"/>
    <w:rsid w:val="00460610"/>
    <w:rsid w:val="00460BDF"/>
    <w:rsid w:val="00460FEA"/>
    <w:rsid w:val="00461AC2"/>
    <w:rsid w:val="004629E3"/>
    <w:rsid w:val="00463AFA"/>
    <w:rsid w:val="00463F93"/>
    <w:rsid w:val="00464374"/>
    <w:rsid w:val="00464A0F"/>
    <w:rsid w:val="00465AF2"/>
    <w:rsid w:val="0046643F"/>
    <w:rsid w:val="00467217"/>
    <w:rsid w:val="00467C1C"/>
    <w:rsid w:val="00470641"/>
    <w:rsid w:val="004707AC"/>
    <w:rsid w:val="004719F8"/>
    <w:rsid w:val="004729CD"/>
    <w:rsid w:val="00472B0F"/>
    <w:rsid w:val="00474158"/>
    <w:rsid w:val="004747CD"/>
    <w:rsid w:val="00474F19"/>
    <w:rsid w:val="004753F9"/>
    <w:rsid w:val="00475797"/>
    <w:rsid w:val="00475F04"/>
    <w:rsid w:val="004768A6"/>
    <w:rsid w:val="00476B68"/>
    <w:rsid w:val="00476E4F"/>
    <w:rsid w:val="004771CC"/>
    <w:rsid w:val="00477D47"/>
    <w:rsid w:val="00481E17"/>
    <w:rsid w:val="00482ECA"/>
    <w:rsid w:val="0048326B"/>
    <w:rsid w:val="004841A3"/>
    <w:rsid w:val="004845D1"/>
    <w:rsid w:val="0048592A"/>
    <w:rsid w:val="004860F1"/>
    <w:rsid w:val="00490DAF"/>
    <w:rsid w:val="00491C2C"/>
    <w:rsid w:val="00493B21"/>
    <w:rsid w:val="0049436C"/>
    <w:rsid w:val="00494809"/>
    <w:rsid w:val="004950BB"/>
    <w:rsid w:val="00495CBD"/>
    <w:rsid w:val="004962B0"/>
    <w:rsid w:val="004967CE"/>
    <w:rsid w:val="004A1EFA"/>
    <w:rsid w:val="004A2C4B"/>
    <w:rsid w:val="004A3D99"/>
    <w:rsid w:val="004A5AE2"/>
    <w:rsid w:val="004A6296"/>
    <w:rsid w:val="004A7060"/>
    <w:rsid w:val="004A7174"/>
    <w:rsid w:val="004A7435"/>
    <w:rsid w:val="004A7C1F"/>
    <w:rsid w:val="004B0658"/>
    <w:rsid w:val="004B0775"/>
    <w:rsid w:val="004B0F00"/>
    <w:rsid w:val="004B11AD"/>
    <w:rsid w:val="004B2455"/>
    <w:rsid w:val="004B4C57"/>
    <w:rsid w:val="004B53B4"/>
    <w:rsid w:val="004B60D7"/>
    <w:rsid w:val="004B6485"/>
    <w:rsid w:val="004B68F2"/>
    <w:rsid w:val="004B6D2F"/>
    <w:rsid w:val="004B7488"/>
    <w:rsid w:val="004B7494"/>
    <w:rsid w:val="004C2780"/>
    <w:rsid w:val="004C2958"/>
    <w:rsid w:val="004C29B5"/>
    <w:rsid w:val="004C2A48"/>
    <w:rsid w:val="004C2A6B"/>
    <w:rsid w:val="004C3ACF"/>
    <w:rsid w:val="004C5D07"/>
    <w:rsid w:val="004C6C31"/>
    <w:rsid w:val="004C71A8"/>
    <w:rsid w:val="004C7BD2"/>
    <w:rsid w:val="004C7DCB"/>
    <w:rsid w:val="004D0E4B"/>
    <w:rsid w:val="004D134E"/>
    <w:rsid w:val="004D32C2"/>
    <w:rsid w:val="004D41DD"/>
    <w:rsid w:val="004D4E0A"/>
    <w:rsid w:val="004D617A"/>
    <w:rsid w:val="004D7271"/>
    <w:rsid w:val="004E1339"/>
    <w:rsid w:val="004E157C"/>
    <w:rsid w:val="004E3DE1"/>
    <w:rsid w:val="004E3FBE"/>
    <w:rsid w:val="004E44FD"/>
    <w:rsid w:val="004E5BE5"/>
    <w:rsid w:val="004E615F"/>
    <w:rsid w:val="004E6726"/>
    <w:rsid w:val="004F0572"/>
    <w:rsid w:val="004F146C"/>
    <w:rsid w:val="004F2560"/>
    <w:rsid w:val="004F2F13"/>
    <w:rsid w:val="004F3C1F"/>
    <w:rsid w:val="004F4334"/>
    <w:rsid w:val="004F433F"/>
    <w:rsid w:val="004F43C5"/>
    <w:rsid w:val="004F4640"/>
    <w:rsid w:val="004F4DBE"/>
    <w:rsid w:val="004F51AB"/>
    <w:rsid w:val="004F523E"/>
    <w:rsid w:val="004F576C"/>
    <w:rsid w:val="004F585B"/>
    <w:rsid w:val="004F5FA8"/>
    <w:rsid w:val="004F6077"/>
    <w:rsid w:val="004F6AF1"/>
    <w:rsid w:val="004F6EA2"/>
    <w:rsid w:val="004F7358"/>
    <w:rsid w:val="004F7AE0"/>
    <w:rsid w:val="004F7C4D"/>
    <w:rsid w:val="00500121"/>
    <w:rsid w:val="005003D6"/>
    <w:rsid w:val="00500BC9"/>
    <w:rsid w:val="00501877"/>
    <w:rsid w:val="00501F01"/>
    <w:rsid w:val="00503D3E"/>
    <w:rsid w:val="005061D0"/>
    <w:rsid w:val="00506B60"/>
    <w:rsid w:val="005110CE"/>
    <w:rsid w:val="00511CDB"/>
    <w:rsid w:val="0051325D"/>
    <w:rsid w:val="0051482B"/>
    <w:rsid w:val="00514896"/>
    <w:rsid w:val="005158A8"/>
    <w:rsid w:val="005171CF"/>
    <w:rsid w:val="005173FD"/>
    <w:rsid w:val="00520683"/>
    <w:rsid w:val="005218E2"/>
    <w:rsid w:val="0052286D"/>
    <w:rsid w:val="005230D1"/>
    <w:rsid w:val="00524081"/>
    <w:rsid w:val="00526347"/>
    <w:rsid w:val="00526365"/>
    <w:rsid w:val="00526597"/>
    <w:rsid w:val="0052674B"/>
    <w:rsid w:val="00526EF1"/>
    <w:rsid w:val="005300CA"/>
    <w:rsid w:val="005309BE"/>
    <w:rsid w:val="00531149"/>
    <w:rsid w:val="005319D3"/>
    <w:rsid w:val="00531E38"/>
    <w:rsid w:val="00532AA1"/>
    <w:rsid w:val="005336C2"/>
    <w:rsid w:val="00535D23"/>
    <w:rsid w:val="0053626D"/>
    <w:rsid w:val="0053752B"/>
    <w:rsid w:val="00537E3F"/>
    <w:rsid w:val="0054168B"/>
    <w:rsid w:val="00543625"/>
    <w:rsid w:val="00543A22"/>
    <w:rsid w:val="005446D1"/>
    <w:rsid w:val="005447DB"/>
    <w:rsid w:val="0054522B"/>
    <w:rsid w:val="00545BE7"/>
    <w:rsid w:val="00545EF6"/>
    <w:rsid w:val="005479C7"/>
    <w:rsid w:val="005507A7"/>
    <w:rsid w:val="00552722"/>
    <w:rsid w:val="005533D8"/>
    <w:rsid w:val="0055376D"/>
    <w:rsid w:val="005539BC"/>
    <w:rsid w:val="00554045"/>
    <w:rsid w:val="00554357"/>
    <w:rsid w:val="005543E4"/>
    <w:rsid w:val="00554BE0"/>
    <w:rsid w:val="0055697A"/>
    <w:rsid w:val="00556B4D"/>
    <w:rsid w:val="00557685"/>
    <w:rsid w:val="00557725"/>
    <w:rsid w:val="00561BF2"/>
    <w:rsid w:val="00561D5A"/>
    <w:rsid w:val="00562725"/>
    <w:rsid w:val="00562761"/>
    <w:rsid w:val="0056282B"/>
    <w:rsid w:val="00562D95"/>
    <w:rsid w:val="00562F4D"/>
    <w:rsid w:val="00562FBC"/>
    <w:rsid w:val="005643A5"/>
    <w:rsid w:val="00565B46"/>
    <w:rsid w:val="005661C8"/>
    <w:rsid w:val="00570D29"/>
    <w:rsid w:val="00571373"/>
    <w:rsid w:val="005734C2"/>
    <w:rsid w:val="00574670"/>
    <w:rsid w:val="00575AAA"/>
    <w:rsid w:val="00575BD2"/>
    <w:rsid w:val="00575FB3"/>
    <w:rsid w:val="00576049"/>
    <w:rsid w:val="00576FC1"/>
    <w:rsid w:val="005770BD"/>
    <w:rsid w:val="0057789C"/>
    <w:rsid w:val="00580BF8"/>
    <w:rsid w:val="00580EA7"/>
    <w:rsid w:val="00582A49"/>
    <w:rsid w:val="00582B3D"/>
    <w:rsid w:val="005832E3"/>
    <w:rsid w:val="0058425D"/>
    <w:rsid w:val="005854ED"/>
    <w:rsid w:val="0058569D"/>
    <w:rsid w:val="00585BA2"/>
    <w:rsid w:val="00585BA9"/>
    <w:rsid w:val="00585E8E"/>
    <w:rsid w:val="00586728"/>
    <w:rsid w:val="005868A7"/>
    <w:rsid w:val="0058721B"/>
    <w:rsid w:val="005922E1"/>
    <w:rsid w:val="00592820"/>
    <w:rsid w:val="00592D2F"/>
    <w:rsid w:val="00593517"/>
    <w:rsid w:val="0059353A"/>
    <w:rsid w:val="00593715"/>
    <w:rsid w:val="00593DAC"/>
    <w:rsid w:val="00593F20"/>
    <w:rsid w:val="00594698"/>
    <w:rsid w:val="00594B50"/>
    <w:rsid w:val="00595A86"/>
    <w:rsid w:val="00595AA1"/>
    <w:rsid w:val="005978FD"/>
    <w:rsid w:val="005A016B"/>
    <w:rsid w:val="005A02F3"/>
    <w:rsid w:val="005A0755"/>
    <w:rsid w:val="005A0AD8"/>
    <w:rsid w:val="005A0D2D"/>
    <w:rsid w:val="005A102B"/>
    <w:rsid w:val="005A19CF"/>
    <w:rsid w:val="005A2153"/>
    <w:rsid w:val="005A2314"/>
    <w:rsid w:val="005A2FC3"/>
    <w:rsid w:val="005A5022"/>
    <w:rsid w:val="005A573D"/>
    <w:rsid w:val="005A6593"/>
    <w:rsid w:val="005A726E"/>
    <w:rsid w:val="005A73ED"/>
    <w:rsid w:val="005A74C5"/>
    <w:rsid w:val="005A759A"/>
    <w:rsid w:val="005A7B07"/>
    <w:rsid w:val="005B1014"/>
    <w:rsid w:val="005B1909"/>
    <w:rsid w:val="005B19F4"/>
    <w:rsid w:val="005B204C"/>
    <w:rsid w:val="005B22A6"/>
    <w:rsid w:val="005B29DC"/>
    <w:rsid w:val="005B3A3E"/>
    <w:rsid w:val="005B3EB8"/>
    <w:rsid w:val="005B4500"/>
    <w:rsid w:val="005B477B"/>
    <w:rsid w:val="005B651E"/>
    <w:rsid w:val="005B664D"/>
    <w:rsid w:val="005B6B6B"/>
    <w:rsid w:val="005B728A"/>
    <w:rsid w:val="005C09CD"/>
    <w:rsid w:val="005C14A8"/>
    <w:rsid w:val="005C3E0E"/>
    <w:rsid w:val="005C4D94"/>
    <w:rsid w:val="005C4F00"/>
    <w:rsid w:val="005C534B"/>
    <w:rsid w:val="005C55CD"/>
    <w:rsid w:val="005C6218"/>
    <w:rsid w:val="005C68B4"/>
    <w:rsid w:val="005C70FF"/>
    <w:rsid w:val="005C74F6"/>
    <w:rsid w:val="005D065B"/>
    <w:rsid w:val="005D0C7E"/>
    <w:rsid w:val="005D0F6E"/>
    <w:rsid w:val="005D1593"/>
    <w:rsid w:val="005D1BBF"/>
    <w:rsid w:val="005D1D1D"/>
    <w:rsid w:val="005D2722"/>
    <w:rsid w:val="005D3DC7"/>
    <w:rsid w:val="005D3EDA"/>
    <w:rsid w:val="005D5026"/>
    <w:rsid w:val="005D5D87"/>
    <w:rsid w:val="005E0603"/>
    <w:rsid w:val="005E078D"/>
    <w:rsid w:val="005E1A39"/>
    <w:rsid w:val="005E1DDD"/>
    <w:rsid w:val="005E23F0"/>
    <w:rsid w:val="005E360A"/>
    <w:rsid w:val="005E4D1E"/>
    <w:rsid w:val="005E4EEE"/>
    <w:rsid w:val="005E57FE"/>
    <w:rsid w:val="005E5BA0"/>
    <w:rsid w:val="005E5EDA"/>
    <w:rsid w:val="005E6182"/>
    <w:rsid w:val="005E630E"/>
    <w:rsid w:val="005E6976"/>
    <w:rsid w:val="005E72D1"/>
    <w:rsid w:val="005E7316"/>
    <w:rsid w:val="005E7B67"/>
    <w:rsid w:val="005F00DC"/>
    <w:rsid w:val="005F076F"/>
    <w:rsid w:val="005F247B"/>
    <w:rsid w:val="005F2567"/>
    <w:rsid w:val="005F2CF1"/>
    <w:rsid w:val="005F3D73"/>
    <w:rsid w:val="005F479D"/>
    <w:rsid w:val="005F4EA4"/>
    <w:rsid w:val="005F66FC"/>
    <w:rsid w:val="00602D6D"/>
    <w:rsid w:val="00602EBA"/>
    <w:rsid w:val="006033CE"/>
    <w:rsid w:val="0060415A"/>
    <w:rsid w:val="00604C23"/>
    <w:rsid w:val="006059BE"/>
    <w:rsid w:val="006062F7"/>
    <w:rsid w:val="00606403"/>
    <w:rsid w:val="00606C00"/>
    <w:rsid w:val="006118B8"/>
    <w:rsid w:val="006118D6"/>
    <w:rsid w:val="00612304"/>
    <w:rsid w:val="006133B2"/>
    <w:rsid w:val="006133E9"/>
    <w:rsid w:val="00613485"/>
    <w:rsid w:val="006148EF"/>
    <w:rsid w:val="00614B98"/>
    <w:rsid w:val="00614EB9"/>
    <w:rsid w:val="006154A5"/>
    <w:rsid w:val="006156A1"/>
    <w:rsid w:val="00616D88"/>
    <w:rsid w:val="00617E75"/>
    <w:rsid w:val="006207E6"/>
    <w:rsid w:val="00620DAC"/>
    <w:rsid w:val="0062162F"/>
    <w:rsid w:val="00621ABB"/>
    <w:rsid w:val="0062206E"/>
    <w:rsid w:val="00622534"/>
    <w:rsid w:val="00622919"/>
    <w:rsid w:val="00624319"/>
    <w:rsid w:val="00624546"/>
    <w:rsid w:val="006250A8"/>
    <w:rsid w:val="00625C75"/>
    <w:rsid w:val="00630E4F"/>
    <w:rsid w:val="006340D9"/>
    <w:rsid w:val="006344B9"/>
    <w:rsid w:val="006348DF"/>
    <w:rsid w:val="00634C41"/>
    <w:rsid w:val="006359E8"/>
    <w:rsid w:val="00635C94"/>
    <w:rsid w:val="00637776"/>
    <w:rsid w:val="00640BF5"/>
    <w:rsid w:val="006416C2"/>
    <w:rsid w:val="00641730"/>
    <w:rsid w:val="00641CE5"/>
    <w:rsid w:val="006433F9"/>
    <w:rsid w:val="00643A59"/>
    <w:rsid w:val="0064493C"/>
    <w:rsid w:val="0064497B"/>
    <w:rsid w:val="00644D28"/>
    <w:rsid w:val="006453ED"/>
    <w:rsid w:val="00645B7A"/>
    <w:rsid w:val="00650634"/>
    <w:rsid w:val="0065072A"/>
    <w:rsid w:val="00650F32"/>
    <w:rsid w:val="0065170D"/>
    <w:rsid w:val="006519C3"/>
    <w:rsid w:val="006527E8"/>
    <w:rsid w:val="00652A17"/>
    <w:rsid w:val="00654669"/>
    <w:rsid w:val="006552CA"/>
    <w:rsid w:val="00656804"/>
    <w:rsid w:val="00656E40"/>
    <w:rsid w:val="0065711C"/>
    <w:rsid w:val="00657CE5"/>
    <w:rsid w:val="00660126"/>
    <w:rsid w:val="00660F92"/>
    <w:rsid w:val="0066128D"/>
    <w:rsid w:val="00662480"/>
    <w:rsid w:val="00662608"/>
    <w:rsid w:val="00662829"/>
    <w:rsid w:val="0066375C"/>
    <w:rsid w:val="00664888"/>
    <w:rsid w:val="00664CD4"/>
    <w:rsid w:val="00665906"/>
    <w:rsid w:val="00667835"/>
    <w:rsid w:val="00667996"/>
    <w:rsid w:val="00667C8E"/>
    <w:rsid w:val="00667CDD"/>
    <w:rsid w:val="00667FE7"/>
    <w:rsid w:val="00672223"/>
    <w:rsid w:val="006723CF"/>
    <w:rsid w:val="00672434"/>
    <w:rsid w:val="006724FE"/>
    <w:rsid w:val="006737F9"/>
    <w:rsid w:val="006743C9"/>
    <w:rsid w:val="00674DFA"/>
    <w:rsid w:val="00676066"/>
    <w:rsid w:val="00676AC1"/>
    <w:rsid w:val="00677DAB"/>
    <w:rsid w:val="00677FB1"/>
    <w:rsid w:val="00680D1C"/>
    <w:rsid w:val="00680F87"/>
    <w:rsid w:val="00681192"/>
    <w:rsid w:val="00681487"/>
    <w:rsid w:val="0068184F"/>
    <w:rsid w:val="00681875"/>
    <w:rsid w:val="0068201E"/>
    <w:rsid w:val="006825AF"/>
    <w:rsid w:val="00682A1E"/>
    <w:rsid w:val="00682A70"/>
    <w:rsid w:val="00682E87"/>
    <w:rsid w:val="006835F2"/>
    <w:rsid w:val="00685328"/>
    <w:rsid w:val="00685C31"/>
    <w:rsid w:val="00685F35"/>
    <w:rsid w:val="00686EAA"/>
    <w:rsid w:val="0068779B"/>
    <w:rsid w:val="00690A57"/>
    <w:rsid w:val="00691B73"/>
    <w:rsid w:val="006926A6"/>
    <w:rsid w:val="00692AC3"/>
    <w:rsid w:val="00692F36"/>
    <w:rsid w:val="00693470"/>
    <w:rsid w:val="006935F6"/>
    <w:rsid w:val="006938B7"/>
    <w:rsid w:val="00695061"/>
    <w:rsid w:val="006952E1"/>
    <w:rsid w:val="00696464"/>
    <w:rsid w:val="0069756A"/>
    <w:rsid w:val="006975D6"/>
    <w:rsid w:val="006977BA"/>
    <w:rsid w:val="00697AB5"/>
    <w:rsid w:val="006A007C"/>
    <w:rsid w:val="006A00FD"/>
    <w:rsid w:val="006A025D"/>
    <w:rsid w:val="006A1747"/>
    <w:rsid w:val="006A2570"/>
    <w:rsid w:val="006A2B82"/>
    <w:rsid w:val="006A2C7C"/>
    <w:rsid w:val="006A3933"/>
    <w:rsid w:val="006A39E6"/>
    <w:rsid w:val="006A5C59"/>
    <w:rsid w:val="006A5ED0"/>
    <w:rsid w:val="006A632D"/>
    <w:rsid w:val="006A638F"/>
    <w:rsid w:val="006A658D"/>
    <w:rsid w:val="006B076D"/>
    <w:rsid w:val="006B2A55"/>
    <w:rsid w:val="006B2AC1"/>
    <w:rsid w:val="006B4A82"/>
    <w:rsid w:val="006B54BE"/>
    <w:rsid w:val="006B5E7D"/>
    <w:rsid w:val="006B70C9"/>
    <w:rsid w:val="006B7890"/>
    <w:rsid w:val="006B7B2A"/>
    <w:rsid w:val="006C0B67"/>
    <w:rsid w:val="006C14A5"/>
    <w:rsid w:val="006C240E"/>
    <w:rsid w:val="006C3DF8"/>
    <w:rsid w:val="006C4504"/>
    <w:rsid w:val="006C579C"/>
    <w:rsid w:val="006C5C4A"/>
    <w:rsid w:val="006C5FD7"/>
    <w:rsid w:val="006C6141"/>
    <w:rsid w:val="006C678D"/>
    <w:rsid w:val="006C67F9"/>
    <w:rsid w:val="006C7C8B"/>
    <w:rsid w:val="006D119A"/>
    <w:rsid w:val="006D1382"/>
    <w:rsid w:val="006D1AAF"/>
    <w:rsid w:val="006D2D6C"/>
    <w:rsid w:val="006D341F"/>
    <w:rsid w:val="006D367A"/>
    <w:rsid w:val="006D459F"/>
    <w:rsid w:val="006D591B"/>
    <w:rsid w:val="006D658C"/>
    <w:rsid w:val="006D72E6"/>
    <w:rsid w:val="006D7387"/>
    <w:rsid w:val="006E06ED"/>
    <w:rsid w:val="006E0FB4"/>
    <w:rsid w:val="006E1E0E"/>
    <w:rsid w:val="006E2840"/>
    <w:rsid w:val="006E2B55"/>
    <w:rsid w:val="006E2F5F"/>
    <w:rsid w:val="006E3673"/>
    <w:rsid w:val="006E4346"/>
    <w:rsid w:val="006E4866"/>
    <w:rsid w:val="006E5100"/>
    <w:rsid w:val="006E7060"/>
    <w:rsid w:val="006E7089"/>
    <w:rsid w:val="006E70E1"/>
    <w:rsid w:val="006F022F"/>
    <w:rsid w:val="006F0334"/>
    <w:rsid w:val="006F0376"/>
    <w:rsid w:val="006F0EB8"/>
    <w:rsid w:val="006F2A6C"/>
    <w:rsid w:val="006F2D7F"/>
    <w:rsid w:val="006F324A"/>
    <w:rsid w:val="006F48EE"/>
    <w:rsid w:val="006F58BF"/>
    <w:rsid w:val="006F74B0"/>
    <w:rsid w:val="006F79D4"/>
    <w:rsid w:val="0070004C"/>
    <w:rsid w:val="007002A4"/>
    <w:rsid w:val="007009B7"/>
    <w:rsid w:val="00700AED"/>
    <w:rsid w:val="007010E6"/>
    <w:rsid w:val="007017D3"/>
    <w:rsid w:val="00702D7C"/>
    <w:rsid w:val="00703098"/>
    <w:rsid w:val="0070309A"/>
    <w:rsid w:val="00703808"/>
    <w:rsid w:val="00703ED7"/>
    <w:rsid w:val="00704C5E"/>
    <w:rsid w:val="00704CB5"/>
    <w:rsid w:val="0070596D"/>
    <w:rsid w:val="007059BB"/>
    <w:rsid w:val="00705F08"/>
    <w:rsid w:val="0070601F"/>
    <w:rsid w:val="007067DA"/>
    <w:rsid w:val="00706E54"/>
    <w:rsid w:val="00710A37"/>
    <w:rsid w:val="00711386"/>
    <w:rsid w:val="00711AA5"/>
    <w:rsid w:val="007126EB"/>
    <w:rsid w:val="00712ACD"/>
    <w:rsid w:val="00712D1F"/>
    <w:rsid w:val="00714BB8"/>
    <w:rsid w:val="0071531C"/>
    <w:rsid w:val="00716A49"/>
    <w:rsid w:val="00717E94"/>
    <w:rsid w:val="0072069E"/>
    <w:rsid w:val="00721A82"/>
    <w:rsid w:val="00721FF2"/>
    <w:rsid w:val="00722074"/>
    <w:rsid w:val="007220BC"/>
    <w:rsid w:val="0072552A"/>
    <w:rsid w:val="007266A2"/>
    <w:rsid w:val="00726B83"/>
    <w:rsid w:val="00726FB0"/>
    <w:rsid w:val="00727932"/>
    <w:rsid w:val="00727B6F"/>
    <w:rsid w:val="00727C30"/>
    <w:rsid w:val="00733248"/>
    <w:rsid w:val="0073346B"/>
    <w:rsid w:val="007344CC"/>
    <w:rsid w:val="00734CD5"/>
    <w:rsid w:val="00736047"/>
    <w:rsid w:val="007408EE"/>
    <w:rsid w:val="00740988"/>
    <w:rsid w:val="007426B6"/>
    <w:rsid w:val="007426D5"/>
    <w:rsid w:val="007449B7"/>
    <w:rsid w:val="00744FF2"/>
    <w:rsid w:val="00745CE6"/>
    <w:rsid w:val="00746783"/>
    <w:rsid w:val="00747280"/>
    <w:rsid w:val="00747CD9"/>
    <w:rsid w:val="00751050"/>
    <w:rsid w:val="00751DC2"/>
    <w:rsid w:val="00752695"/>
    <w:rsid w:val="00752850"/>
    <w:rsid w:val="007541E3"/>
    <w:rsid w:val="007549BE"/>
    <w:rsid w:val="00756EAF"/>
    <w:rsid w:val="0076004B"/>
    <w:rsid w:val="00760FCE"/>
    <w:rsid w:val="00761183"/>
    <w:rsid w:val="00761B17"/>
    <w:rsid w:val="00761F95"/>
    <w:rsid w:val="00762CA3"/>
    <w:rsid w:val="00763ED1"/>
    <w:rsid w:val="00764117"/>
    <w:rsid w:val="007642AE"/>
    <w:rsid w:val="007652D1"/>
    <w:rsid w:val="00765FEB"/>
    <w:rsid w:val="00766078"/>
    <w:rsid w:val="00767C32"/>
    <w:rsid w:val="00771F7D"/>
    <w:rsid w:val="00774042"/>
    <w:rsid w:val="00774D04"/>
    <w:rsid w:val="007750A8"/>
    <w:rsid w:val="0077643B"/>
    <w:rsid w:val="007764FA"/>
    <w:rsid w:val="007769A2"/>
    <w:rsid w:val="00777515"/>
    <w:rsid w:val="00777713"/>
    <w:rsid w:val="007809EB"/>
    <w:rsid w:val="007810AC"/>
    <w:rsid w:val="00781DDA"/>
    <w:rsid w:val="00781EE5"/>
    <w:rsid w:val="00781F57"/>
    <w:rsid w:val="00783180"/>
    <w:rsid w:val="00783F2B"/>
    <w:rsid w:val="007854EC"/>
    <w:rsid w:val="00786BDA"/>
    <w:rsid w:val="00786D17"/>
    <w:rsid w:val="0078769B"/>
    <w:rsid w:val="00787A7D"/>
    <w:rsid w:val="00790507"/>
    <w:rsid w:val="00793209"/>
    <w:rsid w:val="0079392B"/>
    <w:rsid w:val="007942FA"/>
    <w:rsid w:val="00794D8F"/>
    <w:rsid w:val="00795760"/>
    <w:rsid w:val="0079638C"/>
    <w:rsid w:val="007968B9"/>
    <w:rsid w:val="00796DDE"/>
    <w:rsid w:val="007A0CAA"/>
    <w:rsid w:val="007A1654"/>
    <w:rsid w:val="007A3E82"/>
    <w:rsid w:val="007A51BE"/>
    <w:rsid w:val="007A5CA4"/>
    <w:rsid w:val="007A6D39"/>
    <w:rsid w:val="007A6DF6"/>
    <w:rsid w:val="007B1C82"/>
    <w:rsid w:val="007B1F83"/>
    <w:rsid w:val="007B1FD7"/>
    <w:rsid w:val="007B1FE2"/>
    <w:rsid w:val="007B3910"/>
    <w:rsid w:val="007B44C3"/>
    <w:rsid w:val="007B4530"/>
    <w:rsid w:val="007B4A51"/>
    <w:rsid w:val="007B563D"/>
    <w:rsid w:val="007B5B7A"/>
    <w:rsid w:val="007C2192"/>
    <w:rsid w:val="007C23FB"/>
    <w:rsid w:val="007C6489"/>
    <w:rsid w:val="007D0A9F"/>
    <w:rsid w:val="007D15FD"/>
    <w:rsid w:val="007D318A"/>
    <w:rsid w:val="007D37E6"/>
    <w:rsid w:val="007D4B4C"/>
    <w:rsid w:val="007D4D53"/>
    <w:rsid w:val="007D61B5"/>
    <w:rsid w:val="007D79C7"/>
    <w:rsid w:val="007E0C17"/>
    <w:rsid w:val="007E0CBC"/>
    <w:rsid w:val="007E1C99"/>
    <w:rsid w:val="007E21AF"/>
    <w:rsid w:val="007E28C9"/>
    <w:rsid w:val="007E2D59"/>
    <w:rsid w:val="007E45B8"/>
    <w:rsid w:val="007E4727"/>
    <w:rsid w:val="007E6831"/>
    <w:rsid w:val="007E6C57"/>
    <w:rsid w:val="007F0A69"/>
    <w:rsid w:val="007F16EA"/>
    <w:rsid w:val="007F1AB2"/>
    <w:rsid w:val="007F2DED"/>
    <w:rsid w:val="007F39C8"/>
    <w:rsid w:val="007F565A"/>
    <w:rsid w:val="007F6108"/>
    <w:rsid w:val="007F6F33"/>
    <w:rsid w:val="007F76B4"/>
    <w:rsid w:val="008004AA"/>
    <w:rsid w:val="008009AB"/>
    <w:rsid w:val="00800C52"/>
    <w:rsid w:val="00801209"/>
    <w:rsid w:val="00801A1C"/>
    <w:rsid w:val="0080246F"/>
    <w:rsid w:val="00804309"/>
    <w:rsid w:val="00805316"/>
    <w:rsid w:val="008057AB"/>
    <w:rsid w:val="00805AA5"/>
    <w:rsid w:val="00806123"/>
    <w:rsid w:val="0080689E"/>
    <w:rsid w:val="00806966"/>
    <w:rsid w:val="00806D66"/>
    <w:rsid w:val="00810AC5"/>
    <w:rsid w:val="00811192"/>
    <w:rsid w:val="00811D34"/>
    <w:rsid w:val="00812A37"/>
    <w:rsid w:val="00814578"/>
    <w:rsid w:val="00815235"/>
    <w:rsid w:val="008158D8"/>
    <w:rsid w:val="00816528"/>
    <w:rsid w:val="00817A13"/>
    <w:rsid w:val="008207DF"/>
    <w:rsid w:val="008208BE"/>
    <w:rsid w:val="00820D26"/>
    <w:rsid w:val="00822994"/>
    <w:rsid w:val="0082379E"/>
    <w:rsid w:val="00823EB6"/>
    <w:rsid w:val="008244C5"/>
    <w:rsid w:val="00825997"/>
    <w:rsid w:val="00825A17"/>
    <w:rsid w:val="00827D21"/>
    <w:rsid w:val="00827FF5"/>
    <w:rsid w:val="008300D6"/>
    <w:rsid w:val="008315A7"/>
    <w:rsid w:val="0083161F"/>
    <w:rsid w:val="00832216"/>
    <w:rsid w:val="008345AF"/>
    <w:rsid w:val="00834C8C"/>
    <w:rsid w:val="008356FF"/>
    <w:rsid w:val="00836CF7"/>
    <w:rsid w:val="00837344"/>
    <w:rsid w:val="008404AB"/>
    <w:rsid w:val="008409C1"/>
    <w:rsid w:val="00840BDF"/>
    <w:rsid w:val="00842D24"/>
    <w:rsid w:val="00843F8C"/>
    <w:rsid w:val="0084456E"/>
    <w:rsid w:val="008462E6"/>
    <w:rsid w:val="008462F6"/>
    <w:rsid w:val="00847B72"/>
    <w:rsid w:val="008506C5"/>
    <w:rsid w:val="008512B1"/>
    <w:rsid w:val="0085180A"/>
    <w:rsid w:val="00853807"/>
    <w:rsid w:val="00853CE3"/>
    <w:rsid w:val="008540DB"/>
    <w:rsid w:val="00855132"/>
    <w:rsid w:val="0085586B"/>
    <w:rsid w:val="008562C1"/>
    <w:rsid w:val="00856AD2"/>
    <w:rsid w:val="0085797A"/>
    <w:rsid w:val="00864AF8"/>
    <w:rsid w:val="00865401"/>
    <w:rsid w:val="0086554E"/>
    <w:rsid w:val="00865580"/>
    <w:rsid w:val="008666B2"/>
    <w:rsid w:val="00871B43"/>
    <w:rsid w:val="00871BCD"/>
    <w:rsid w:val="00871D9F"/>
    <w:rsid w:val="00872242"/>
    <w:rsid w:val="00872995"/>
    <w:rsid w:val="0087337F"/>
    <w:rsid w:val="00874ABC"/>
    <w:rsid w:val="00874BD7"/>
    <w:rsid w:val="0087790C"/>
    <w:rsid w:val="00877B7F"/>
    <w:rsid w:val="00881BE8"/>
    <w:rsid w:val="008825A9"/>
    <w:rsid w:val="00882615"/>
    <w:rsid w:val="00883DC9"/>
    <w:rsid w:val="00885C19"/>
    <w:rsid w:val="00885DAC"/>
    <w:rsid w:val="00885FAC"/>
    <w:rsid w:val="00886474"/>
    <w:rsid w:val="00886F6E"/>
    <w:rsid w:val="0088748B"/>
    <w:rsid w:val="00887DA4"/>
    <w:rsid w:val="00890423"/>
    <w:rsid w:val="00891211"/>
    <w:rsid w:val="008924CA"/>
    <w:rsid w:val="008932F7"/>
    <w:rsid w:val="00893593"/>
    <w:rsid w:val="00893657"/>
    <w:rsid w:val="00894C8E"/>
    <w:rsid w:val="00896266"/>
    <w:rsid w:val="00896501"/>
    <w:rsid w:val="008968E6"/>
    <w:rsid w:val="008979D1"/>
    <w:rsid w:val="008A0E05"/>
    <w:rsid w:val="008A111B"/>
    <w:rsid w:val="008A2F2F"/>
    <w:rsid w:val="008A3FBC"/>
    <w:rsid w:val="008A46E7"/>
    <w:rsid w:val="008A5CB1"/>
    <w:rsid w:val="008A6717"/>
    <w:rsid w:val="008A6EBF"/>
    <w:rsid w:val="008A7207"/>
    <w:rsid w:val="008A77D0"/>
    <w:rsid w:val="008A7A78"/>
    <w:rsid w:val="008B0774"/>
    <w:rsid w:val="008B0AE6"/>
    <w:rsid w:val="008B1E25"/>
    <w:rsid w:val="008B2320"/>
    <w:rsid w:val="008B2F6E"/>
    <w:rsid w:val="008B32F5"/>
    <w:rsid w:val="008B38F5"/>
    <w:rsid w:val="008B3B72"/>
    <w:rsid w:val="008B410F"/>
    <w:rsid w:val="008B43A2"/>
    <w:rsid w:val="008B4CAE"/>
    <w:rsid w:val="008B5B09"/>
    <w:rsid w:val="008B6C7C"/>
    <w:rsid w:val="008B6F07"/>
    <w:rsid w:val="008B7D6B"/>
    <w:rsid w:val="008B7F66"/>
    <w:rsid w:val="008C1231"/>
    <w:rsid w:val="008C2248"/>
    <w:rsid w:val="008C2685"/>
    <w:rsid w:val="008C2976"/>
    <w:rsid w:val="008C357D"/>
    <w:rsid w:val="008C362C"/>
    <w:rsid w:val="008C36DB"/>
    <w:rsid w:val="008C4F68"/>
    <w:rsid w:val="008C5682"/>
    <w:rsid w:val="008C5A18"/>
    <w:rsid w:val="008C73D1"/>
    <w:rsid w:val="008C76ED"/>
    <w:rsid w:val="008D24C0"/>
    <w:rsid w:val="008D24F8"/>
    <w:rsid w:val="008D25F9"/>
    <w:rsid w:val="008D415D"/>
    <w:rsid w:val="008D476E"/>
    <w:rsid w:val="008D51A0"/>
    <w:rsid w:val="008D58DD"/>
    <w:rsid w:val="008D61B2"/>
    <w:rsid w:val="008D7588"/>
    <w:rsid w:val="008D7C25"/>
    <w:rsid w:val="008D7DC7"/>
    <w:rsid w:val="008E0A70"/>
    <w:rsid w:val="008E13CA"/>
    <w:rsid w:val="008E158A"/>
    <w:rsid w:val="008E1823"/>
    <w:rsid w:val="008E2751"/>
    <w:rsid w:val="008E2CB7"/>
    <w:rsid w:val="008E3F9F"/>
    <w:rsid w:val="008E3FBB"/>
    <w:rsid w:val="008E40EA"/>
    <w:rsid w:val="008E5592"/>
    <w:rsid w:val="008E57C0"/>
    <w:rsid w:val="008E619D"/>
    <w:rsid w:val="008E658A"/>
    <w:rsid w:val="008E7323"/>
    <w:rsid w:val="008F07A6"/>
    <w:rsid w:val="008F093D"/>
    <w:rsid w:val="008F2AFB"/>
    <w:rsid w:val="008F3703"/>
    <w:rsid w:val="008F39D7"/>
    <w:rsid w:val="008F4B3C"/>
    <w:rsid w:val="008F4C56"/>
    <w:rsid w:val="008F651B"/>
    <w:rsid w:val="008F7527"/>
    <w:rsid w:val="00900097"/>
    <w:rsid w:val="00900396"/>
    <w:rsid w:val="00900506"/>
    <w:rsid w:val="00901C3E"/>
    <w:rsid w:val="00903AB4"/>
    <w:rsid w:val="00903E57"/>
    <w:rsid w:val="00904144"/>
    <w:rsid w:val="00904AE7"/>
    <w:rsid w:val="00905830"/>
    <w:rsid w:val="00905AEF"/>
    <w:rsid w:val="009068DF"/>
    <w:rsid w:val="00907112"/>
    <w:rsid w:val="009075C4"/>
    <w:rsid w:val="00907D8A"/>
    <w:rsid w:val="00907F04"/>
    <w:rsid w:val="009101A2"/>
    <w:rsid w:val="00910610"/>
    <w:rsid w:val="0091111D"/>
    <w:rsid w:val="0091193C"/>
    <w:rsid w:val="0091197A"/>
    <w:rsid w:val="00912357"/>
    <w:rsid w:val="00912368"/>
    <w:rsid w:val="00913AB9"/>
    <w:rsid w:val="009158C3"/>
    <w:rsid w:val="00916812"/>
    <w:rsid w:val="00916A55"/>
    <w:rsid w:val="009206A4"/>
    <w:rsid w:val="0092183D"/>
    <w:rsid w:val="009223E1"/>
    <w:rsid w:val="00923174"/>
    <w:rsid w:val="0092357D"/>
    <w:rsid w:val="00923C90"/>
    <w:rsid w:val="0092437D"/>
    <w:rsid w:val="00924A14"/>
    <w:rsid w:val="009250A6"/>
    <w:rsid w:val="0092548C"/>
    <w:rsid w:val="0092556A"/>
    <w:rsid w:val="009258F2"/>
    <w:rsid w:val="00926F47"/>
    <w:rsid w:val="009276A9"/>
    <w:rsid w:val="00927AC7"/>
    <w:rsid w:val="00927FC6"/>
    <w:rsid w:val="00930E83"/>
    <w:rsid w:val="009320F8"/>
    <w:rsid w:val="0093275A"/>
    <w:rsid w:val="009329E1"/>
    <w:rsid w:val="00932BFA"/>
    <w:rsid w:val="00933004"/>
    <w:rsid w:val="0093301B"/>
    <w:rsid w:val="00933559"/>
    <w:rsid w:val="009338DB"/>
    <w:rsid w:val="0093590B"/>
    <w:rsid w:val="00935BF1"/>
    <w:rsid w:val="00937376"/>
    <w:rsid w:val="00937607"/>
    <w:rsid w:val="00941803"/>
    <w:rsid w:val="00943084"/>
    <w:rsid w:val="009431CD"/>
    <w:rsid w:val="00943902"/>
    <w:rsid w:val="009447CD"/>
    <w:rsid w:val="009456C3"/>
    <w:rsid w:val="00945917"/>
    <w:rsid w:val="00947605"/>
    <w:rsid w:val="009502D6"/>
    <w:rsid w:val="00950EAB"/>
    <w:rsid w:val="00951413"/>
    <w:rsid w:val="00951569"/>
    <w:rsid w:val="00951CAF"/>
    <w:rsid w:val="00952153"/>
    <w:rsid w:val="009525FF"/>
    <w:rsid w:val="009529C6"/>
    <w:rsid w:val="00953128"/>
    <w:rsid w:val="00954DE4"/>
    <w:rsid w:val="009553A9"/>
    <w:rsid w:val="00955BC5"/>
    <w:rsid w:val="00956014"/>
    <w:rsid w:val="00956910"/>
    <w:rsid w:val="009574DD"/>
    <w:rsid w:val="00961AF2"/>
    <w:rsid w:val="00962764"/>
    <w:rsid w:val="009630D8"/>
    <w:rsid w:val="009631C0"/>
    <w:rsid w:val="009641E9"/>
    <w:rsid w:val="009650D1"/>
    <w:rsid w:val="0096549B"/>
    <w:rsid w:val="009654CC"/>
    <w:rsid w:val="00965C47"/>
    <w:rsid w:val="00967664"/>
    <w:rsid w:val="00967A76"/>
    <w:rsid w:val="00967BAB"/>
    <w:rsid w:val="00970096"/>
    <w:rsid w:val="00970377"/>
    <w:rsid w:val="0097059C"/>
    <w:rsid w:val="009707FD"/>
    <w:rsid w:val="00970B28"/>
    <w:rsid w:val="0097149A"/>
    <w:rsid w:val="00971DF4"/>
    <w:rsid w:val="00972D7B"/>
    <w:rsid w:val="00972FB2"/>
    <w:rsid w:val="0097314F"/>
    <w:rsid w:val="00973F49"/>
    <w:rsid w:val="00974217"/>
    <w:rsid w:val="00974AEB"/>
    <w:rsid w:val="0097620C"/>
    <w:rsid w:val="00977416"/>
    <w:rsid w:val="00977C84"/>
    <w:rsid w:val="00981C9A"/>
    <w:rsid w:val="00982720"/>
    <w:rsid w:val="009835E4"/>
    <w:rsid w:val="009848D7"/>
    <w:rsid w:val="0098539A"/>
    <w:rsid w:val="00985EFD"/>
    <w:rsid w:val="00985F78"/>
    <w:rsid w:val="009862BF"/>
    <w:rsid w:val="0098723D"/>
    <w:rsid w:val="00987AC2"/>
    <w:rsid w:val="00987AEB"/>
    <w:rsid w:val="0099077D"/>
    <w:rsid w:val="00990E66"/>
    <w:rsid w:val="009911D2"/>
    <w:rsid w:val="00992912"/>
    <w:rsid w:val="00994B60"/>
    <w:rsid w:val="00994EC0"/>
    <w:rsid w:val="009954F3"/>
    <w:rsid w:val="00995CB0"/>
    <w:rsid w:val="00995E16"/>
    <w:rsid w:val="0099610B"/>
    <w:rsid w:val="00996712"/>
    <w:rsid w:val="0099783F"/>
    <w:rsid w:val="0099796B"/>
    <w:rsid w:val="009A1FB6"/>
    <w:rsid w:val="009A208C"/>
    <w:rsid w:val="009A2C20"/>
    <w:rsid w:val="009A372A"/>
    <w:rsid w:val="009A38ED"/>
    <w:rsid w:val="009A4C66"/>
    <w:rsid w:val="009A6068"/>
    <w:rsid w:val="009A7622"/>
    <w:rsid w:val="009A7A88"/>
    <w:rsid w:val="009B08BF"/>
    <w:rsid w:val="009B2830"/>
    <w:rsid w:val="009B3796"/>
    <w:rsid w:val="009B4896"/>
    <w:rsid w:val="009B4FE0"/>
    <w:rsid w:val="009B7342"/>
    <w:rsid w:val="009B7AD5"/>
    <w:rsid w:val="009C214A"/>
    <w:rsid w:val="009C2654"/>
    <w:rsid w:val="009C2AE3"/>
    <w:rsid w:val="009C2BD9"/>
    <w:rsid w:val="009C2FFE"/>
    <w:rsid w:val="009C3534"/>
    <w:rsid w:val="009C4721"/>
    <w:rsid w:val="009C577A"/>
    <w:rsid w:val="009D03F3"/>
    <w:rsid w:val="009D2A39"/>
    <w:rsid w:val="009D2C97"/>
    <w:rsid w:val="009D31C1"/>
    <w:rsid w:val="009D497D"/>
    <w:rsid w:val="009D4C92"/>
    <w:rsid w:val="009E231B"/>
    <w:rsid w:val="009E24C1"/>
    <w:rsid w:val="009E2BD7"/>
    <w:rsid w:val="009E30A8"/>
    <w:rsid w:val="009E32D5"/>
    <w:rsid w:val="009E3364"/>
    <w:rsid w:val="009E39C3"/>
    <w:rsid w:val="009E4165"/>
    <w:rsid w:val="009E4547"/>
    <w:rsid w:val="009E4D0C"/>
    <w:rsid w:val="009E50EB"/>
    <w:rsid w:val="009E58DF"/>
    <w:rsid w:val="009E6C26"/>
    <w:rsid w:val="009F0CC2"/>
    <w:rsid w:val="009F1F24"/>
    <w:rsid w:val="009F235B"/>
    <w:rsid w:val="009F2898"/>
    <w:rsid w:val="009F32E6"/>
    <w:rsid w:val="009F377C"/>
    <w:rsid w:val="009F410D"/>
    <w:rsid w:val="009F4EA0"/>
    <w:rsid w:val="009F4EA2"/>
    <w:rsid w:val="009F50CF"/>
    <w:rsid w:val="009F5E31"/>
    <w:rsid w:val="009F5FF3"/>
    <w:rsid w:val="009F64F0"/>
    <w:rsid w:val="009F6D8C"/>
    <w:rsid w:val="009F746E"/>
    <w:rsid w:val="009F7D36"/>
    <w:rsid w:val="009F7F70"/>
    <w:rsid w:val="00A0121D"/>
    <w:rsid w:val="00A031F7"/>
    <w:rsid w:val="00A032C1"/>
    <w:rsid w:val="00A037AC"/>
    <w:rsid w:val="00A051B2"/>
    <w:rsid w:val="00A06023"/>
    <w:rsid w:val="00A06D37"/>
    <w:rsid w:val="00A07207"/>
    <w:rsid w:val="00A07901"/>
    <w:rsid w:val="00A07F56"/>
    <w:rsid w:val="00A101D4"/>
    <w:rsid w:val="00A103BA"/>
    <w:rsid w:val="00A1051B"/>
    <w:rsid w:val="00A10746"/>
    <w:rsid w:val="00A109D2"/>
    <w:rsid w:val="00A11058"/>
    <w:rsid w:val="00A131BC"/>
    <w:rsid w:val="00A1402C"/>
    <w:rsid w:val="00A14982"/>
    <w:rsid w:val="00A15A24"/>
    <w:rsid w:val="00A162C8"/>
    <w:rsid w:val="00A16958"/>
    <w:rsid w:val="00A16BA5"/>
    <w:rsid w:val="00A16FD7"/>
    <w:rsid w:val="00A21206"/>
    <w:rsid w:val="00A21C2B"/>
    <w:rsid w:val="00A22644"/>
    <w:rsid w:val="00A235A4"/>
    <w:rsid w:val="00A23C93"/>
    <w:rsid w:val="00A24F9C"/>
    <w:rsid w:val="00A25209"/>
    <w:rsid w:val="00A25591"/>
    <w:rsid w:val="00A26662"/>
    <w:rsid w:val="00A26F11"/>
    <w:rsid w:val="00A3080E"/>
    <w:rsid w:val="00A32010"/>
    <w:rsid w:val="00A32350"/>
    <w:rsid w:val="00A32CE0"/>
    <w:rsid w:val="00A330EC"/>
    <w:rsid w:val="00A34745"/>
    <w:rsid w:val="00A351A8"/>
    <w:rsid w:val="00A36430"/>
    <w:rsid w:val="00A364E9"/>
    <w:rsid w:val="00A368AA"/>
    <w:rsid w:val="00A377EB"/>
    <w:rsid w:val="00A4102D"/>
    <w:rsid w:val="00A41A21"/>
    <w:rsid w:val="00A42742"/>
    <w:rsid w:val="00A4372B"/>
    <w:rsid w:val="00A4445E"/>
    <w:rsid w:val="00A44CA4"/>
    <w:rsid w:val="00A44F72"/>
    <w:rsid w:val="00A45246"/>
    <w:rsid w:val="00A454E1"/>
    <w:rsid w:val="00A45658"/>
    <w:rsid w:val="00A45FD5"/>
    <w:rsid w:val="00A50264"/>
    <w:rsid w:val="00A5038E"/>
    <w:rsid w:val="00A538CC"/>
    <w:rsid w:val="00A5508A"/>
    <w:rsid w:val="00A5547D"/>
    <w:rsid w:val="00A554C0"/>
    <w:rsid w:val="00A5557E"/>
    <w:rsid w:val="00A574A5"/>
    <w:rsid w:val="00A575E3"/>
    <w:rsid w:val="00A62A98"/>
    <w:rsid w:val="00A6300D"/>
    <w:rsid w:val="00A63AD7"/>
    <w:rsid w:val="00A645CE"/>
    <w:rsid w:val="00A662AF"/>
    <w:rsid w:val="00A67959"/>
    <w:rsid w:val="00A703A3"/>
    <w:rsid w:val="00A71582"/>
    <w:rsid w:val="00A72414"/>
    <w:rsid w:val="00A726C6"/>
    <w:rsid w:val="00A7375D"/>
    <w:rsid w:val="00A73A26"/>
    <w:rsid w:val="00A75919"/>
    <w:rsid w:val="00A75DF5"/>
    <w:rsid w:val="00A75F13"/>
    <w:rsid w:val="00A76A4E"/>
    <w:rsid w:val="00A7713C"/>
    <w:rsid w:val="00A774E2"/>
    <w:rsid w:val="00A804BC"/>
    <w:rsid w:val="00A80646"/>
    <w:rsid w:val="00A8072B"/>
    <w:rsid w:val="00A84B4B"/>
    <w:rsid w:val="00A86476"/>
    <w:rsid w:val="00A866E3"/>
    <w:rsid w:val="00A87144"/>
    <w:rsid w:val="00A871F0"/>
    <w:rsid w:val="00A90C0D"/>
    <w:rsid w:val="00A90E3D"/>
    <w:rsid w:val="00A91C16"/>
    <w:rsid w:val="00A91ED7"/>
    <w:rsid w:val="00A92C47"/>
    <w:rsid w:val="00A93B95"/>
    <w:rsid w:val="00A940EC"/>
    <w:rsid w:val="00A956D2"/>
    <w:rsid w:val="00A96E61"/>
    <w:rsid w:val="00AA1DE0"/>
    <w:rsid w:val="00AA1ED5"/>
    <w:rsid w:val="00AA2753"/>
    <w:rsid w:val="00AA2D0C"/>
    <w:rsid w:val="00AA31EF"/>
    <w:rsid w:val="00AA5A9F"/>
    <w:rsid w:val="00AA6146"/>
    <w:rsid w:val="00AB0C2C"/>
    <w:rsid w:val="00AB0D0E"/>
    <w:rsid w:val="00AB199D"/>
    <w:rsid w:val="00AB251F"/>
    <w:rsid w:val="00AB2DED"/>
    <w:rsid w:val="00AB42D9"/>
    <w:rsid w:val="00AB525C"/>
    <w:rsid w:val="00AB58BA"/>
    <w:rsid w:val="00AB5FEA"/>
    <w:rsid w:val="00AB631B"/>
    <w:rsid w:val="00AC05DC"/>
    <w:rsid w:val="00AC09A2"/>
    <w:rsid w:val="00AC31A6"/>
    <w:rsid w:val="00AC38DC"/>
    <w:rsid w:val="00AC4249"/>
    <w:rsid w:val="00AC4916"/>
    <w:rsid w:val="00AC5C87"/>
    <w:rsid w:val="00AC5C89"/>
    <w:rsid w:val="00AC69BD"/>
    <w:rsid w:val="00AC6EDA"/>
    <w:rsid w:val="00AC72AE"/>
    <w:rsid w:val="00AC7366"/>
    <w:rsid w:val="00AC7491"/>
    <w:rsid w:val="00AC78E8"/>
    <w:rsid w:val="00AC7E3E"/>
    <w:rsid w:val="00AD0062"/>
    <w:rsid w:val="00AD0778"/>
    <w:rsid w:val="00AD0E72"/>
    <w:rsid w:val="00AD10DD"/>
    <w:rsid w:val="00AD12B7"/>
    <w:rsid w:val="00AD254D"/>
    <w:rsid w:val="00AD2DBD"/>
    <w:rsid w:val="00AD3191"/>
    <w:rsid w:val="00AD3E50"/>
    <w:rsid w:val="00AD4CD1"/>
    <w:rsid w:val="00AD5FC2"/>
    <w:rsid w:val="00AE06BC"/>
    <w:rsid w:val="00AE142B"/>
    <w:rsid w:val="00AE16C1"/>
    <w:rsid w:val="00AE2096"/>
    <w:rsid w:val="00AE2CB2"/>
    <w:rsid w:val="00AE2E09"/>
    <w:rsid w:val="00AE34A4"/>
    <w:rsid w:val="00AE355F"/>
    <w:rsid w:val="00AE41E5"/>
    <w:rsid w:val="00AE5274"/>
    <w:rsid w:val="00AE6F4D"/>
    <w:rsid w:val="00AE7547"/>
    <w:rsid w:val="00AE7FDF"/>
    <w:rsid w:val="00AF1356"/>
    <w:rsid w:val="00AF1817"/>
    <w:rsid w:val="00AF242E"/>
    <w:rsid w:val="00AF25A9"/>
    <w:rsid w:val="00AF29FE"/>
    <w:rsid w:val="00AF5089"/>
    <w:rsid w:val="00AF53D1"/>
    <w:rsid w:val="00AF53DC"/>
    <w:rsid w:val="00B001A9"/>
    <w:rsid w:val="00B010A2"/>
    <w:rsid w:val="00B01E3E"/>
    <w:rsid w:val="00B0242C"/>
    <w:rsid w:val="00B02721"/>
    <w:rsid w:val="00B03C8D"/>
    <w:rsid w:val="00B04557"/>
    <w:rsid w:val="00B06400"/>
    <w:rsid w:val="00B06F86"/>
    <w:rsid w:val="00B10B4E"/>
    <w:rsid w:val="00B111A7"/>
    <w:rsid w:val="00B137A4"/>
    <w:rsid w:val="00B13BD4"/>
    <w:rsid w:val="00B13EEE"/>
    <w:rsid w:val="00B140DC"/>
    <w:rsid w:val="00B14E3E"/>
    <w:rsid w:val="00B15557"/>
    <w:rsid w:val="00B169A6"/>
    <w:rsid w:val="00B17E3E"/>
    <w:rsid w:val="00B201AC"/>
    <w:rsid w:val="00B20354"/>
    <w:rsid w:val="00B204EF"/>
    <w:rsid w:val="00B20AC4"/>
    <w:rsid w:val="00B20D62"/>
    <w:rsid w:val="00B214A1"/>
    <w:rsid w:val="00B215D4"/>
    <w:rsid w:val="00B21696"/>
    <w:rsid w:val="00B21AD9"/>
    <w:rsid w:val="00B21F63"/>
    <w:rsid w:val="00B2220D"/>
    <w:rsid w:val="00B222BD"/>
    <w:rsid w:val="00B22D0C"/>
    <w:rsid w:val="00B22DD3"/>
    <w:rsid w:val="00B2397A"/>
    <w:rsid w:val="00B2474B"/>
    <w:rsid w:val="00B25439"/>
    <w:rsid w:val="00B2632E"/>
    <w:rsid w:val="00B27CE9"/>
    <w:rsid w:val="00B27D4A"/>
    <w:rsid w:val="00B3007A"/>
    <w:rsid w:val="00B325D1"/>
    <w:rsid w:val="00B32638"/>
    <w:rsid w:val="00B327D7"/>
    <w:rsid w:val="00B3418D"/>
    <w:rsid w:val="00B35801"/>
    <w:rsid w:val="00B35D5C"/>
    <w:rsid w:val="00B404E5"/>
    <w:rsid w:val="00B416E8"/>
    <w:rsid w:val="00B418B1"/>
    <w:rsid w:val="00B419F6"/>
    <w:rsid w:val="00B42895"/>
    <w:rsid w:val="00B4290A"/>
    <w:rsid w:val="00B429F8"/>
    <w:rsid w:val="00B434C5"/>
    <w:rsid w:val="00B44382"/>
    <w:rsid w:val="00B44685"/>
    <w:rsid w:val="00B44B62"/>
    <w:rsid w:val="00B4523D"/>
    <w:rsid w:val="00B45BEC"/>
    <w:rsid w:val="00B4659E"/>
    <w:rsid w:val="00B465E4"/>
    <w:rsid w:val="00B46A79"/>
    <w:rsid w:val="00B46B70"/>
    <w:rsid w:val="00B479AB"/>
    <w:rsid w:val="00B5001A"/>
    <w:rsid w:val="00B50171"/>
    <w:rsid w:val="00B50747"/>
    <w:rsid w:val="00B51017"/>
    <w:rsid w:val="00B51E71"/>
    <w:rsid w:val="00B55009"/>
    <w:rsid w:val="00B5568C"/>
    <w:rsid w:val="00B561E7"/>
    <w:rsid w:val="00B56221"/>
    <w:rsid w:val="00B571D0"/>
    <w:rsid w:val="00B57607"/>
    <w:rsid w:val="00B57DCC"/>
    <w:rsid w:val="00B601EB"/>
    <w:rsid w:val="00B6081F"/>
    <w:rsid w:val="00B60B27"/>
    <w:rsid w:val="00B60D7B"/>
    <w:rsid w:val="00B61B18"/>
    <w:rsid w:val="00B61C57"/>
    <w:rsid w:val="00B61E46"/>
    <w:rsid w:val="00B61E7F"/>
    <w:rsid w:val="00B629B9"/>
    <w:rsid w:val="00B62FED"/>
    <w:rsid w:val="00B636A2"/>
    <w:rsid w:val="00B64BAF"/>
    <w:rsid w:val="00B6550D"/>
    <w:rsid w:val="00B65A0B"/>
    <w:rsid w:val="00B65D4E"/>
    <w:rsid w:val="00B6719F"/>
    <w:rsid w:val="00B67F10"/>
    <w:rsid w:val="00B70478"/>
    <w:rsid w:val="00B7062B"/>
    <w:rsid w:val="00B70F53"/>
    <w:rsid w:val="00B732C7"/>
    <w:rsid w:val="00B74687"/>
    <w:rsid w:val="00B7505B"/>
    <w:rsid w:val="00B76163"/>
    <w:rsid w:val="00B76A43"/>
    <w:rsid w:val="00B7715A"/>
    <w:rsid w:val="00B77360"/>
    <w:rsid w:val="00B774D5"/>
    <w:rsid w:val="00B776F4"/>
    <w:rsid w:val="00B801EA"/>
    <w:rsid w:val="00B80ED8"/>
    <w:rsid w:val="00B82094"/>
    <w:rsid w:val="00B82905"/>
    <w:rsid w:val="00B83337"/>
    <w:rsid w:val="00B85F2F"/>
    <w:rsid w:val="00B86C08"/>
    <w:rsid w:val="00B8718C"/>
    <w:rsid w:val="00B87EA4"/>
    <w:rsid w:val="00B905DB"/>
    <w:rsid w:val="00B90BA4"/>
    <w:rsid w:val="00B90E9E"/>
    <w:rsid w:val="00B90F81"/>
    <w:rsid w:val="00B913F3"/>
    <w:rsid w:val="00B924C2"/>
    <w:rsid w:val="00B9415E"/>
    <w:rsid w:val="00B955B8"/>
    <w:rsid w:val="00B9560D"/>
    <w:rsid w:val="00B9562C"/>
    <w:rsid w:val="00B96125"/>
    <w:rsid w:val="00B961B3"/>
    <w:rsid w:val="00B9678C"/>
    <w:rsid w:val="00B97EE0"/>
    <w:rsid w:val="00BA03E9"/>
    <w:rsid w:val="00BA0521"/>
    <w:rsid w:val="00BA0D16"/>
    <w:rsid w:val="00BA116B"/>
    <w:rsid w:val="00BA1284"/>
    <w:rsid w:val="00BA195E"/>
    <w:rsid w:val="00BA4AE9"/>
    <w:rsid w:val="00BA578C"/>
    <w:rsid w:val="00BA5799"/>
    <w:rsid w:val="00BA6DA3"/>
    <w:rsid w:val="00BA7A68"/>
    <w:rsid w:val="00BA7FE3"/>
    <w:rsid w:val="00BB163B"/>
    <w:rsid w:val="00BB1905"/>
    <w:rsid w:val="00BB286A"/>
    <w:rsid w:val="00BB31E8"/>
    <w:rsid w:val="00BB34A8"/>
    <w:rsid w:val="00BB3A06"/>
    <w:rsid w:val="00BB3F59"/>
    <w:rsid w:val="00BB40B2"/>
    <w:rsid w:val="00BB4BAC"/>
    <w:rsid w:val="00BB5A27"/>
    <w:rsid w:val="00BC0AA0"/>
    <w:rsid w:val="00BC3798"/>
    <w:rsid w:val="00BC39D5"/>
    <w:rsid w:val="00BC42E1"/>
    <w:rsid w:val="00BC46D4"/>
    <w:rsid w:val="00BC4B75"/>
    <w:rsid w:val="00BC5237"/>
    <w:rsid w:val="00BC5E4E"/>
    <w:rsid w:val="00BC6D32"/>
    <w:rsid w:val="00BC7527"/>
    <w:rsid w:val="00BC7A39"/>
    <w:rsid w:val="00BD00ED"/>
    <w:rsid w:val="00BD35DB"/>
    <w:rsid w:val="00BD3890"/>
    <w:rsid w:val="00BD3D7E"/>
    <w:rsid w:val="00BD3D95"/>
    <w:rsid w:val="00BD4EA0"/>
    <w:rsid w:val="00BD5066"/>
    <w:rsid w:val="00BD52B6"/>
    <w:rsid w:val="00BD5D92"/>
    <w:rsid w:val="00BD7718"/>
    <w:rsid w:val="00BD7C4F"/>
    <w:rsid w:val="00BE1275"/>
    <w:rsid w:val="00BE1A79"/>
    <w:rsid w:val="00BE3242"/>
    <w:rsid w:val="00BE3934"/>
    <w:rsid w:val="00BE3F51"/>
    <w:rsid w:val="00BE5116"/>
    <w:rsid w:val="00BE512B"/>
    <w:rsid w:val="00BE550A"/>
    <w:rsid w:val="00BE5896"/>
    <w:rsid w:val="00BE60BB"/>
    <w:rsid w:val="00BE6158"/>
    <w:rsid w:val="00BE61A3"/>
    <w:rsid w:val="00BE6E87"/>
    <w:rsid w:val="00BE7716"/>
    <w:rsid w:val="00BF0717"/>
    <w:rsid w:val="00BF150F"/>
    <w:rsid w:val="00BF496F"/>
    <w:rsid w:val="00BF5775"/>
    <w:rsid w:val="00BF586E"/>
    <w:rsid w:val="00BF6AD4"/>
    <w:rsid w:val="00BF7E16"/>
    <w:rsid w:val="00C001FE"/>
    <w:rsid w:val="00C007C7"/>
    <w:rsid w:val="00C00B30"/>
    <w:rsid w:val="00C00F3B"/>
    <w:rsid w:val="00C01CB8"/>
    <w:rsid w:val="00C01DCC"/>
    <w:rsid w:val="00C021EF"/>
    <w:rsid w:val="00C03E96"/>
    <w:rsid w:val="00C05C05"/>
    <w:rsid w:val="00C067E6"/>
    <w:rsid w:val="00C06C7B"/>
    <w:rsid w:val="00C0788B"/>
    <w:rsid w:val="00C07F17"/>
    <w:rsid w:val="00C10131"/>
    <w:rsid w:val="00C11F44"/>
    <w:rsid w:val="00C12675"/>
    <w:rsid w:val="00C13BD7"/>
    <w:rsid w:val="00C14FE1"/>
    <w:rsid w:val="00C154C3"/>
    <w:rsid w:val="00C17368"/>
    <w:rsid w:val="00C17476"/>
    <w:rsid w:val="00C17A0D"/>
    <w:rsid w:val="00C206E5"/>
    <w:rsid w:val="00C20D6D"/>
    <w:rsid w:val="00C215DA"/>
    <w:rsid w:val="00C221B7"/>
    <w:rsid w:val="00C222D7"/>
    <w:rsid w:val="00C255DD"/>
    <w:rsid w:val="00C25902"/>
    <w:rsid w:val="00C300F0"/>
    <w:rsid w:val="00C30BC4"/>
    <w:rsid w:val="00C31294"/>
    <w:rsid w:val="00C32F24"/>
    <w:rsid w:val="00C3300B"/>
    <w:rsid w:val="00C33B12"/>
    <w:rsid w:val="00C362AD"/>
    <w:rsid w:val="00C36E4B"/>
    <w:rsid w:val="00C37CA8"/>
    <w:rsid w:val="00C40252"/>
    <w:rsid w:val="00C409F4"/>
    <w:rsid w:val="00C413B7"/>
    <w:rsid w:val="00C41E31"/>
    <w:rsid w:val="00C432F8"/>
    <w:rsid w:val="00C4395C"/>
    <w:rsid w:val="00C4493F"/>
    <w:rsid w:val="00C4500F"/>
    <w:rsid w:val="00C50B02"/>
    <w:rsid w:val="00C50D22"/>
    <w:rsid w:val="00C513EC"/>
    <w:rsid w:val="00C52846"/>
    <w:rsid w:val="00C52947"/>
    <w:rsid w:val="00C54847"/>
    <w:rsid w:val="00C55983"/>
    <w:rsid w:val="00C564DC"/>
    <w:rsid w:val="00C57B22"/>
    <w:rsid w:val="00C610F0"/>
    <w:rsid w:val="00C63016"/>
    <w:rsid w:val="00C651A7"/>
    <w:rsid w:val="00C655B5"/>
    <w:rsid w:val="00C669C4"/>
    <w:rsid w:val="00C6716D"/>
    <w:rsid w:val="00C67F23"/>
    <w:rsid w:val="00C7036B"/>
    <w:rsid w:val="00C70500"/>
    <w:rsid w:val="00C72482"/>
    <w:rsid w:val="00C7296F"/>
    <w:rsid w:val="00C72A5B"/>
    <w:rsid w:val="00C7397B"/>
    <w:rsid w:val="00C73D8B"/>
    <w:rsid w:val="00C761A7"/>
    <w:rsid w:val="00C7662B"/>
    <w:rsid w:val="00C7749D"/>
    <w:rsid w:val="00C77C93"/>
    <w:rsid w:val="00C80ACF"/>
    <w:rsid w:val="00C8236E"/>
    <w:rsid w:val="00C82700"/>
    <w:rsid w:val="00C82B78"/>
    <w:rsid w:val="00C83E9F"/>
    <w:rsid w:val="00C860EB"/>
    <w:rsid w:val="00C863BD"/>
    <w:rsid w:val="00C86598"/>
    <w:rsid w:val="00C8687A"/>
    <w:rsid w:val="00C86A8D"/>
    <w:rsid w:val="00C90013"/>
    <w:rsid w:val="00C90255"/>
    <w:rsid w:val="00C9034C"/>
    <w:rsid w:val="00C908A5"/>
    <w:rsid w:val="00C91116"/>
    <w:rsid w:val="00C91B6B"/>
    <w:rsid w:val="00C91CA3"/>
    <w:rsid w:val="00C92115"/>
    <w:rsid w:val="00C926C2"/>
    <w:rsid w:val="00C929A8"/>
    <w:rsid w:val="00C92DF1"/>
    <w:rsid w:val="00C94E21"/>
    <w:rsid w:val="00C9649C"/>
    <w:rsid w:val="00C96F53"/>
    <w:rsid w:val="00C973BD"/>
    <w:rsid w:val="00C974A0"/>
    <w:rsid w:val="00CA0D61"/>
    <w:rsid w:val="00CA0F32"/>
    <w:rsid w:val="00CA189C"/>
    <w:rsid w:val="00CA19C6"/>
    <w:rsid w:val="00CA1C18"/>
    <w:rsid w:val="00CA298B"/>
    <w:rsid w:val="00CA4C91"/>
    <w:rsid w:val="00CA50C0"/>
    <w:rsid w:val="00CA5751"/>
    <w:rsid w:val="00CA6B67"/>
    <w:rsid w:val="00CB0A52"/>
    <w:rsid w:val="00CB1184"/>
    <w:rsid w:val="00CB28D1"/>
    <w:rsid w:val="00CB35BC"/>
    <w:rsid w:val="00CB3BF7"/>
    <w:rsid w:val="00CB3D40"/>
    <w:rsid w:val="00CB3D6F"/>
    <w:rsid w:val="00CB444C"/>
    <w:rsid w:val="00CB4877"/>
    <w:rsid w:val="00CB5611"/>
    <w:rsid w:val="00CB6257"/>
    <w:rsid w:val="00CB775B"/>
    <w:rsid w:val="00CB7B49"/>
    <w:rsid w:val="00CC0777"/>
    <w:rsid w:val="00CC10C1"/>
    <w:rsid w:val="00CC2BD5"/>
    <w:rsid w:val="00CC3BFD"/>
    <w:rsid w:val="00CC5C88"/>
    <w:rsid w:val="00CC5D6E"/>
    <w:rsid w:val="00CC7D78"/>
    <w:rsid w:val="00CD13F5"/>
    <w:rsid w:val="00CD1C65"/>
    <w:rsid w:val="00CD1DFD"/>
    <w:rsid w:val="00CD22D4"/>
    <w:rsid w:val="00CD2361"/>
    <w:rsid w:val="00CD28FF"/>
    <w:rsid w:val="00CD47EE"/>
    <w:rsid w:val="00CD4FF4"/>
    <w:rsid w:val="00CD56BB"/>
    <w:rsid w:val="00CD576B"/>
    <w:rsid w:val="00CD5A86"/>
    <w:rsid w:val="00CD5DC2"/>
    <w:rsid w:val="00CD627D"/>
    <w:rsid w:val="00CD6537"/>
    <w:rsid w:val="00CD7178"/>
    <w:rsid w:val="00CE019F"/>
    <w:rsid w:val="00CE0462"/>
    <w:rsid w:val="00CE050A"/>
    <w:rsid w:val="00CE2364"/>
    <w:rsid w:val="00CE2719"/>
    <w:rsid w:val="00CE5302"/>
    <w:rsid w:val="00CE564E"/>
    <w:rsid w:val="00CE5F44"/>
    <w:rsid w:val="00CE610B"/>
    <w:rsid w:val="00CE64B9"/>
    <w:rsid w:val="00CE6B06"/>
    <w:rsid w:val="00CE7638"/>
    <w:rsid w:val="00CE766C"/>
    <w:rsid w:val="00CF0444"/>
    <w:rsid w:val="00CF0A4A"/>
    <w:rsid w:val="00CF1121"/>
    <w:rsid w:val="00CF119F"/>
    <w:rsid w:val="00CF173A"/>
    <w:rsid w:val="00CF1923"/>
    <w:rsid w:val="00CF198C"/>
    <w:rsid w:val="00CF226D"/>
    <w:rsid w:val="00CF25BE"/>
    <w:rsid w:val="00CF2F6B"/>
    <w:rsid w:val="00CF30AB"/>
    <w:rsid w:val="00CF34BD"/>
    <w:rsid w:val="00CF37EB"/>
    <w:rsid w:val="00CF3A3B"/>
    <w:rsid w:val="00CF3EC2"/>
    <w:rsid w:val="00CF5169"/>
    <w:rsid w:val="00CF55AE"/>
    <w:rsid w:val="00CF565F"/>
    <w:rsid w:val="00CF5CCC"/>
    <w:rsid w:val="00CF6339"/>
    <w:rsid w:val="00CF732B"/>
    <w:rsid w:val="00D01E2A"/>
    <w:rsid w:val="00D0352D"/>
    <w:rsid w:val="00D03FB2"/>
    <w:rsid w:val="00D046F9"/>
    <w:rsid w:val="00D05E8D"/>
    <w:rsid w:val="00D10DA7"/>
    <w:rsid w:val="00D10DD3"/>
    <w:rsid w:val="00D1137F"/>
    <w:rsid w:val="00D116B2"/>
    <w:rsid w:val="00D126CC"/>
    <w:rsid w:val="00D13268"/>
    <w:rsid w:val="00D13BAA"/>
    <w:rsid w:val="00D13F66"/>
    <w:rsid w:val="00D147B4"/>
    <w:rsid w:val="00D1482E"/>
    <w:rsid w:val="00D160A2"/>
    <w:rsid w:val="00D168F9"/>
    <w:rsid w:val="00D16E5D"/>
    <w:rsid w:val="00D17AA1"/>
    <w:rsid w:val="00D20D16"/>
    <w:rsid w:val="00D21857"/>
    <w:rsid w:val="00D21DDB"/>
    <w:rsid w:val="00D21F37"/>
    <w:rsid w:val="00D2249D"/>
    <w:rsid w:val="00D226E3"/>
    <w:rsid w:val="00D2282F"/>
    <w:rsid w:val="00D22B67"/>
    <w:rsid w:val="00D233BA"/>
    <w:rsid w:val="00D24628"/>
    <w:rsid w:val="00D258A2"/>
    <w:rsid w:val="00D26E59"/>
    <w:rsid w:val="00D273B2"/>
    <w:rsid w:val="00D2791E"/>
    <w:rsid w:val="00D30308"/>
    <w:rsid w:val="00D308FB"/>
    <w:rsid w:val="00D3188E"/>
    <w:rsid w:val="00D35CAA"/>
    <w:rsid w:val="00D35F01"/>
    <w:rsid w:val="00D36052"/>
    <w:rsid w:val="00D36333"/>
    <w:rsid w:val="00D36C92"/>
    <w:rsid w:val="00D36E4B"/>
    <w:rsid w:val="00D3790E"/>
    <w:rsid w:val="00D40093"/>
    <w:rsid w:val="00D40646"/>
    <w:rsid w:val="00D40896"/>
    <w:rsid w:val="00D413FB"/>
    <w:rsid w:val="00D41B57"/>
    <w:rsid w:val="00D425CD"/>
    <w:rsid w:val="00D42C97"/>
    <w:rsid w:val="00D43617"/>
    <w:rsid w:val="00D44785"/>
    <w:rsid w:val="00D44FA1"/>
    <w:rsid w:val="00D45212"/>
    <w:rsid w:val="00D455F3"/>
    <w:rsid w:val="00D45AC4"/>
    <w:rsid w:val="00D46878"/>
    <w:rsid w:val="00D46E5D"/>
    <w:rsid w:val="00D476F3"/>
    <w:rsid w:val="00D47E89"/>
    <w:rsid w:val="00D50B3B"/>
    <w:rsid w:val="00D51298"/>
    <w:rsid w:val="00D52207"/>
    <w:rsid w:val="00D5237E"/>
    <w:rsid w:val="00D537E9"/>
    <w:rsid w:val="00D54130"/>
    <w:rsid w:val="00D550FD"/>
    <w:rsid w:val="00D55EDB"/>
    <w:rsid w:val="00D561F8"/>
    <w:rsid w:val="00D57B22"/>
    <w:rsid w:val="00D57D2A"/>
    <w:rsid w:val="00D6018B"/>
    <w:rsid w:val="00D608AB"/>
    <w:rsid w:val="00D60F7D"/>
    <w:rsid w:val="00D623BF"/>
    <w:rsid w:val="00D62ED8"/>
    <w:rsid w:val="00D64807"/>
    <w:rsid w:val="00D65F08"/>
    <w:rsid w:val="00D663AF"/>
    <w:rsid w:val="00D6710E"/>
    <w:rsid w:val="00D6725E"/>
    <w:rsid w:val="00D70781"/>
    <w:rsid w:val="00D70B46"/>
    <w:rsid w:val="00D71725"/>
    <w:rsid w:val="00D73333"/>
    <w:rsid w:val="00D74050"/>
    <w:rsid w:val="00D7412E"/>
    <w:rsid w:val="00D76486"/>
    <w:rsid w:val="00D77381"/>
    <w:rsid w:val="00D77DDE"/>
    <w:rsid w:val="00D77F90"/>
    <w:rsid w:val="00D8064D"/>
    <w:rsid w:val="00D81099"/>
    <w:rsid w:val="00D81A9A"/>
    <w:rsid w:val="00D81DA6"/>
    <w:rsid w:val="00D82872"/>
    <w:rsid w:val="00D82C5F"/>
    <w:rsid w:val="00D8303B"/>
    <w:rsid w:val="00D846DC"/>
    <w:rsid w:val="00D85047"/>
    <w:rsid w:val="00D8664F"/>
    <w:rsid w:val="00D867D9"/>
    <w:rsid w:val="00D875DD"/>
    <w:rsid w:val="00D87CF7"/>
    <w:rsid w:val="00D87E10"/>
    <w:rsid w:val="00D912D8"/>
    <w:rsid w:val="00D91374"/>
    <w:rsid w:val="00D919DF"/>
    <w:rsid w:val="00D92E7E"/>
    <w:rsid w:val="00D9363C"/>
    <w:rsid w:val="00D94E0D"/>
    <w:rsid w:val="00D95797"/>
    <w:rsid w:val="00D95930"/>
    <w:rsid w:val="00D9706C"/>
    <w:rsid w:val="00DA2C92"/>
    <w:rsid w:val="00DA358D"/>
    <w:rsid w:val="00DA3E06"/>
    <w:rsid w:val="00DA4E74"/>
    <w:rsid w:val="00DA5090"/>
    <w:rsid w:val="00DA61D5"/>
    <w:rsid w:val="00DA63B8"/>
    <w:rsid w:val="00DB0453"/>
    <w:rsid w:val="00DB0A98"/>
    <w:rsid w:val="00DB1491"/>
    <w:rsid w:val="00DB2287"/>
    <w:rsid w:val="00DB3519"/>
    <w:rsid w:val="00DB3C93"/>
    <w:rsid w:val="00DB3FAA"/>
    <w:rsid w:val="00DB698A"/>
    <w:rsid w:val="00DB762A"/>
    <w:rsid w:val="00DC0B1E"/>
    <w:rsid w:val="00DC10D4"/>
    <w:rsid w:val="00DC185E"/>
    <w:rsid w:val="00DC23D7"/>
    <w:rsid w:val="00DC30B3"/>
    <w:rsid w:val="00DC367B"/>
    <w:rsid w:val="00DC437E"/>
    <w:rsid w:val="00DC54A1"/>
    <w:rsid w:val="00DC5540"/>
    <w:rsid w:val="00DC5CDA"/>
    <w:rsid w:val="00DC675F"/>
    <w:rsid w:val="00DC71CE"/>
    <w:rsid w:val="00DD07AB"/>
    <w:rsid w:val="00DD0FEE"/>
    <w:rsid w:val="00DD2512"/>
    <w:rsid w:val="00DD2ACE"/>
    <w:rsid w:val="00DD3B69"/>
    <w:rsid w:val="00DD3D55"/>
    <w:rsid w:val="00DD3D6D"/>
    <w:rsid w:val="00DD42B8"/>
    <w:rsid w:val="00DD5A21"/>
    <w:rsid w:val="00DD5D49"/>
    <w:rsid w:val="00DD72D6"/>
    <w:rsid w:val="00DD7322"/>
    <w:rsid w:val="00DD7FC8"/>
    <w:rsid w:val="00DE0ABC"/>
    <w:rsid w:val="00DE0EEA"/>
    <w:rsid w:val="00DE240E"/>
    <w:rsid w:val="00DE4F58"/>
    <w:rsid w:val="00DE64B5"/>
    <w:rsid w:val="00DE795F"/>
    <w:rsid w:val="00DF023D"/>
    <w:rsid w:val="00DF0792"/>
    <w:rsid w:val="00DF1468"/>
    <w:rsid w:val="00DF1BFF"/>
    <w:rsid w:val="00DF2DCF"/>
    <w:rsid w:val="00DF40C1"/>
    <w:rsid w:val="00DF5313"/>
    <w:rsid w:val="00DF539F"/>
    <w:rsid w:val="00DF58ED"/>
    <w:rsid w:val="00DF64E0"/>
    <w:rsid w:val="00DF6A90"/>
    <w:rsid w:val="00DF746C"/>
    <w:rsid w:val="00DF7E80"/>
    <w:rsid w:val="00E0024C"/>
    <w:rsid w:val="00E0194C"/>
    <w:rsid w:val="00E03077"/>
    <w:rsid w:val="00E03CC3"/>
    <w:rsid w:val="00E04014"/>
    <w:rsid w:val="00E041ED"/>
    <w:rsid w:val="00E04C32"/>
    <w:rsid w:val="00E04D27"/>
    <w:rsid w:val="00E062B3"/>
    <w:rsid w:val="00E07999"/>
    <w:rsid w:val="00E07F9A"/>
    <w:rsid w:val="00E100F4"/>
    <w:rsid w:val="00E1149B"/>
    <w:rsid w:val="00E1219E"/>
    <w:rsid w:val="00E1240F"/>
    <w:rsid w:val="00E12B7C"/>
    <w:rsid w:val="00E1347C"/>
    <w:rsid w:val="00E15BDD"/>
    <w:rsid w:val="00E15CB7"/>
    <w:rsid w:val="00E17930"/>
    <w:rsid w:val="00E20026"/>
    <w:rsid w:val="00E22261"/>
    <w:rsid w:val="00E224BE"/>
    <w:rsid w:val="00E22FF4"/>
    <w:rsid w:val="00E23085"/>
    <w:rsid w:val="00E24E1D"/>
    <w:rsid w:val="00E25038"/>
    <w:rsid w:val="00E25B33"/>
    <w:rsid w:val="00E2603D"/>
    <w:rsid w:val="00E300A5"/>
    <w:rsid w:val="00E30687"/>
    <w:rsid w:val="00E307E0"/>
    <w:rsid w:val="00E30D5B"/>
    <w:rsid w:val="00E30E07"/>
    <w:rsid w:val="00E30F80"/>
    <w:rsid w:val="00E315FF"/>
    <w:rsid w:val="00E3335F"/>
    <w:rsid w:val="00E3385D"/>
    <w:rsid w:val="00E3386E"/>
    <w:rsid w:val="00E33AA1"/>
    <w:rsid w:val="00E34E83"/>
    <w:rsid w:val="00E354F0"/>
    <w:rsid w:val="00E35973"/>
    <w:rsid w:val="00E36A13"/>
    <w:rsid w:val="00E375B5"/>
    <w:rsid w:val="00E400B3"/>
    <w:rsid w:val="00E400F6"/>
    <w:rsid w:val="00E412CC"/>
    <w:rsid w:val="00E415C3"/>
    <w:rsid w:val="00E41B25"/>
    <w:rsid w:val="00E42DED"/>
    <w:rsid w:val="00E4303B"/>
    <w:rsid w:val="00E4357A"/>
    <w:rsid w:val="00E437D9"/>
    <w:rsid w:val="00E447C6"/>
    <w:rsid w:val="00E44E38"/>
    <w:rsid w:val="00E45436"/>
    <w:rsid w:val="00E45CEF"/>
    <w:rsid w:val="00E45DC6"/>
    <w:rsid w:val="00E50253"/>
    <w:rsid w:val="00E502F3"/>
    <w:rsid w:val="00E50558"/>
    <w:rsid w:val="00E50831"/>
    <w:rsid w:val="00E5183B"/>
    <w:rsid w:val="00E527F6"/>
    <w:rsid w:val="00E52A98"/>
    <w:rsid w:val="00E533EB"/>
    <w:rsid w:val="00E53DE2"/>
    <w:rsid w:val="00E547AE"/>
    <w:rsid w:val="00E5659F"/>
    <w:rsid w:val="00E56CEB"/>
    <w:rsid w:val="00E56EE5"/>
    <w:rsid w:val="00E60D40"/>
    <w:rsid w:val="00E6143F"/>
    <w:rsid w:val="00E63582"/>
    <w:rsid w:val="00E635E2"/>
    <w:rsid w:val="00E6382C"/>
    <w:rsid w:val="00E63D39"/>
    <w:rsid w:val="00E640E9"/>
    <w:rsid w:val="00E643AF"/>
    <w:rsid w:val="00E648C8"/>
    <w:rsid w:val="00E64A7A"/>
    <w:rsid w:val="00E65BA8"/>
    <w:rsid w:val="00E66448"/>
    <w:rsid w:val="00E667C5"/>
    <w:rsid w:val="00E66852"/>
    <w:rsid w:val="00E67E4E"/>
    <w:rsid w:val="00E67FD3"/>
    <w:rsid w:val="00E706E7"/>
    <w:rsid w:val="00E70927"/>
    <w:rsid w:val="00E714B2"/>
    <w:rsid w:val="00E71CCA"/>
    <w:rsid w:val="00E726C1"/>
    <w:rsid w:val="00E732B9"/>
    <w:rsid w:val="00E73587"/>
    <w:rsid w:val="00E743A9"/>
    <w:rsid w:val="00E748DF"/>
    <w:rsid w:val="00E74A36"/>
    <w:rsid w:val="00E74D5F"/>
    <w:rsid w:val="00E75BA1"/>
    <w:rsid w:val="00E763BD"/>
    <w:rsid w:val="00E76BE9"/>
    <w:rsid w:val="00E77025"/>
    <w:rsid w:val="00E777FE"/>
    <w:rsid w:val="00E77F35"/>
    <w:rsid w:val="00E80102"/>
    <w:rsid w:val="00E804E2"/>
    <w:rsid w:val="00E8080D"/>
    <w:rsid w:val="00E80A7B"/>
    <w:rsid w:val="00E823D4"/>
    <w:rsid w:val="00E83195"/>
    <w:rsid w:val="00E83F5D"/>
    <w:rsid w:val="00E84B9C"/>
    <w:rsid w:val="00E85CEE"/>
    <w:rsid w:val="00E86C00"/>
    <w:rsid w:val="00E87279"/>
    <w:rsid w:val="00E91B7D"/>
    <w:rsid w:val="00E9246F"/>
    <w:rsid w:val="00E9280C"/>
    <w:rsid w:val="00E93E91"/>
    <w:rsid w:val="00E94468"/>
    <w:rsid w:val="00E948E1"/>
    <w:rsid w:val="00E94EA6"/>
    <w:rsid w:val="00E95C53"/>
    <w:rsid w:val="00E95EDD"/>
    <w:rsid w:val="00E96C5C"/>
    <w:rsid w:val="00E9721D"/>
    <w:rsid w:val="00EA0286"/>
    <w:rsid w:val="00EA0B6A"/>
    <w:rsid w:val="00EA38AA"/>
    <w:rsid w:val="00EA3BB5"/>
    <w:rsid w:val="00EA4555"/>
    <w:rsid w:val="00EA6171"/>
    <w:rsid w:val="00EB00FF"/>
    <w:rsid w:val="00EB5473"/>
    <w:rsid w:val="00EB66C2"/>
    <w:rsid w:val="00EB70F1"/>
    <w:rsid w:val="00EB747D"/>
    <w:rsid w:val="00EC04EB"/>
    <w:rsid w:val="00EC092F"/>
    <w:rsid w:val="00EC0E0D"/>
    <w:rsid w:val="00EC1795"/>
    <w:rsid w:val="00EC1DAE"/>
    <w:rsid w:val="00EC21BA"/>
    <w:rsid w:val="00EC338D"/>
    <w:rsid w:val="00EC45D3"/>
    <w:rsid w:val="00EC4DAA"/>
    <w:rsid w:val="00EC6471"/>
    <w:rsid w:val="00EC6AF7"/>
    <w:rsid w:val="00EC71F4"/>
    <w:rsid w:val="00EC784F"/>
    <w:rsid w:val="00EC7A73"/>
    <w:rsid w:val="00ED072D"/>
    <w:rsid w:val="00ED3B6D"/>
    <w:rsid w:val="00ED543E"/>
    <w:rsid w:val="00ED5D9A"/>
    <w:rsid w:val="00ED6426"/>
    <w:rsid w:val="00EE0280"/>
    <w:rsid w:val="00EE20B1"/>
    <w:rsid w:val="00EE2EE0"/>
    <w:rsid w:val="00EE32A9"/>
    <w:rsid w:val="00EE354A"/>
    <w:rsid w:val="00EE4EB2"/>
    <w:rsid w:val="00EE5ADB"/>
    <w:rsid w:val="00EF0F2B"/>
    <w:rsid w:val="00EF278B"/>
    <w:rsid w:val="00EF3A37"/>
    <w:rsid w:val="00EF4165"/>
    <w:rsid w:val="00EF4FD2"/>
    <w:rsid w:val="00EF610B"/>
    <w:rsid w:val="00EF655E"/>
    <w:rsid w:val="00EF68F8"/>
    <w:rsid w:val="00EF6BE8"/>
    <w:rsid w:val="00EF7DFA"/>
    <w:rsid w:val="00F00D11"/>
    <w:rsid w:val="00F011A7"/>
    <w:rsid w:val="00F0144B"/>
    <w:rsid w:val="00F028CA"/>
    <w:rsid w:val="00F03138"/>
    <w:rsid w:val="00F03DE0"/>
    <w:rsid w:val="00F05CD0"/>
    <w:rsid w:val="00F064E2"/>
    <w:rsid w:val="00F07FAB"/>
    <w:rsid w:val="00F10154"/>
    <w:rsid w:val="00F12241"/>
    <w:rsid w:val="00F12379"/>
    <w:rsid w:val="00F13004"/>
    <w:rsid w:val="00F13839"/>
    <w:rsid w:val="00F13B8D"/>
    <w:rsid w:val="00F145D5"/>
    <w:rsid w:val="00F1508F"/>
    <w:rsid w:val="00F1519C"/>
    <w:rsid w:val="00F1684A"/>
    <w:rsid w:val="00F16A61"/>
    <w:rsid w:val="00F17962"/>
    <w:rsid w:val="00F17B9C"/>
    <w:rsid w:val="00F17E4D"/>
    <w:rsid w:val="00F17FDA"/>
    <w:rsid w:val="00F208E8"/>
    <w:rsid w:val="00F20FB1"/>
    <w:rsid w:val="00F212CA"/>
    <w:rsid w:val="00F21F31"/>
    <w:rsid w:val="00F234DB"/>
    <w:rsid w:val="00F237F6"/>
    <w:rsid w:val="00F23BA3"/>
    <w:rsid w:val="00F23E3E"/>
    <w:rsid w:val="00F24C2D"/>
    <w:rsid w:val="00F25612"/>
    <w:rsid w:val="00F259D8"/>
    <w:rsid w:val="00F25BEA"/>
    <w:rsid w:val="00F26F09"/>
    <w:rsid w:val="00F277A8"/>
    <w:rsid w:val="00F27E8D"/>
    <w:rsid w:val="00F30C55"/>
    <w:rsid w:val="00F315AB"/>
    <w:rsid w:val="00F3237E"/>
    <w:rsid w:val="00F32EF0"/>
    <w:rsid w:val="00F34B39"/>
    <w:rsid w:val="00F35090"/>
    <w:rsid w:val="00F37D5F"/>
    <w:rsid w:val="00F4183A"/>
    <w:rsid w:val="00F44CD9"/>
    <w:rsid w:val="00F460F8"/>
    <w:rsid w:val="00F461EF"/>
    <w:rsid w:val="00F46449"/>
    <w:rsid w:val="00F46B60"/>
    <w:rsid w:val="00F474B5"/>
    <w:rsid w:val="00F51571"/>
    <w:rsid w:val="00F52B0A"/>
    <w:rsid w:val="00F53351"/>
    <w:rsid w:val="00F53B76"/>
    <w:rsid w:val="00F54B1C"/>
    <w:rsid w:val="00F54EDD"/>
    <w:rsid w:val="00F5550E"/>
    <w:rsid w:val="00F55AFF"/>
    <w:rsid w:val="00F57A4F"/>
    <w:rsid w:val="00F60EA0"/>
    <w:rsid w:val="00F61E0D"/>
    <w:rsid w:val="00F62664"/>
    <w:rsid w:val="00F63EF2"/>
    <w:rsid w:val="00F646ED"/>
    <w:rsid w:val="00F64F1C"/>
    <w:rsid w:val="00F70611"/>
    <w:rsid w:val="00F71CCD"/>
    <w:rsid w:val="00F7334F"/>
    <w:rsid w:val="00F737E2"/>
    <w:rsid w:val="00F74A2A"/>
    <w:rsid w:val="00F74F24"/>
    <w:rsid w:val="00F75E29"/>
    <w:rsid w:val="00F76BEA"/>
    <w:rsid w:val="00F77E3E"/>
    <w:rsid w:val="00F8047A"/>
    <w:rsid w:val="00F80650"/>
    <w:rsid w:val="00F80B60"/>
    <w:rsid w:val="00F812B7"/>
    <w:rsid w:val="00F81531"/>
    <w:rsid w:val="00F817B4"/>
    <w:rsid w:val="00F82658"/>
    <w:rsid w:val="00F83CFA"/>
    <w:rsid w:val="00F84496"/>
    <w:rsid w:val="00F845FF"/>
    <w:rsid w:val="00F85137"/>
    <w:rsid w:val="00F87D35"/>
    <w:rsid w:val="00F87F4D"/>
    <w:rsid w:val="00F9098E"/>
    <w:rsid w:val="00F92226"/>
    <w:rsid w:val="00F929BF"/>
    <w:rsid w:val="00F93399"/>
    <w:rsid w:val="00F94F59"/>
    <w:rsid w:val="00F96C01"/>
    <w:rsid w:val="00F96D78"/>
    <w:rsid w:val="00F9731E"/>
    <w:rsid w:val="00F9731F"/>
    <w:rsid w:val="00FA14D0"/>
    <w:rsid w:val="00FA1789"/>
    <w:rsid w:val="00FA1B84"/>
    <w:rsid w:val="00FA2940"/>
    <w:rsid w:val="00FA29E0"/>
    <w:rsid w:val="00FA3237"/>
    <w:rsid w:val="00FA3CBD"/>
    <w:rsid w:val="00FA4302"/>
    <w:rsid w:val="00FA4FBA"/>
    <w:rsid w:val="00FA53D7"/>
    <w:rsid w:val="00FA5871"/>
    <w:rsid w:val="00FA6772"/>
    <w:rsid w:val="00FA6F30"/>
    <w:rsid w:val="00FA7A65"/>
    <w:rsid w:val="00FB0020"/>
    <w:rsid w:val="00FB018D"/>
    <w:rsid w:val="00FB01C0"/>
    <w:rsid w:val="00FB0D95"/>
    <w:rsid w:val="00FB0FF3"/>
    <w:rsid w:val="00FB102B"/>
    <w:rsid w:val="00FB1063"/>
    <w:rsid w:val="00FB1083"/>
    <w:rsid w:val="00FB10D8"/>
    <w:rsid w:val="00FB1227"/>
    <w:rsid w:val="00FB196A"/>
    <w:rsid w:val="00FB1985"/>
    <w:rsid w:val="00FB1E4D"/>
    <w:rsid w:val="00FB279D"/>
    <w:rsid w:val="00FB4F47"/>
    <w:rsid w:val="00FB60D0"/>
    <w:rsid w:val="00FB6E20"/>
    <w:rsid w:val="00FB7611"/>
    <w:rsid w:val="00FB7A18"/>
    <w:rsid w:val="00FB7AC7"/>
    <w:rsid w:val="00FB7CC3"/>
    <w:rsid w:val="00FC21F7"/>
    <w:rsid w:val="00FC2DCF"/>
    <w:rsid w:val="00FC35C3"/>
    <w:rsid w:val="00FC3BBD"/>
    <w:rsid w:val="00FC4DB3"/>
    <w:rsid w:val="00FC4EC5"/>
    <w:rsid w:val="00FC5066"/>
    <w:rsid w:val="00FC51D4"/>
    <w:rsid w:val="00FC57BE"/>
    <w:rsid w:val="00FC59EE"/>
    <w:rsid w:val="00FC6AFA"/>
    <w:rsid w:val="00FC72EA"/>
    <w:rsid w:val="00FC7889"/>
    <w:rsid w:val="00FD074C"/>
    <w:rsid w:val="00FD1191"/>
    <w:rsid w:val="00FD1A0A"/>
    <w:rsid w:val="00FD1F8F"/>
    <w:rsid w:val="00FD1FEC"/>
    <w:rsid w:val="00FD2B3D"/>
    <w:rsid w:val="00FD2E5C"/>
    <w:rsid w:val="00FD2FA6"/>
    <w:rsid w:val="00FD305A"/>
    <w:rsid w:val="00FD354C"/>
    <w:rsid w:val="00FD3979"/>
    <w:rsid w:val="00FD528B"/>
    <w:rsid w:val="00FD52FF"/>
    <w:rsid w:val="00FD5BAE"/>
    <w:rsid w:val="00FD60B2"/>
    <w:rsid w:val="00FD73AF"/>
    <w:rsid w:val="00FD7844"/>
    <w:rsid w:val="00FE0B13"/>
    <w:rsid w:val="00FE0C0E"/>
    <w:rsid w:val="00FE1167"/>
    <w:rsid w:val="00FE177A"/>
    <w:rsid w:val="00FE1934"/>
    <w:rsid w:val="00FE2564"/>
    <w:rsid w:val="00FE491D"/>
    <w:rsid w:val="00FE4B31"/>
    <w:rsid w:val="00FE6211"/>
    <w:rsid w:val="00FF1D04"/>
    <w:rsid w:val="00FF2197"/>
    <w:rsid w:val="00FF2278"/>
    <w:rsid w:val="00FF2A30"/>
    <w:rsid w:val="00FF2F0C"/>
    <w:rsid w:val="00FF32B1"/>
    <w:rsid w:val="00FF3722"/>
    <w:rsid w:val="00FF401A"/>
    <w:rsid w:val="00FF527D"/>
    <w:rsid w:val="00FF6927"/>
    <w:rsid w:val="00FF7251"/>
    <w:rsid w:val="00FF781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6124F6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9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rsid w:val="000F5E94"/>
    <w:pPr>
      <w:widowControl w:val="0"/>
      <w:jc w:val="both"/>
    </w:pPr>
    <w:rPr>
      <w:kern w:val="2"/>
      <w:sz w:val="21"/>
      <w:szCs w:val="24"/>
    </w:rPr>
  </w:style>
  <w:style w:type="paragraph" w:styleId="1">
    <w:name w:val="heading 1"/>
    <w:basedOn w:val="a1"/>
    <w:next w:val="a1"/>
    <w:qFormat/>
    <w:rsid w:val="000F5E94"/>
    <w:pPr>
      <w:keepNext/>
      <w:outlineLvl w:val="0"/>
    </w:pPr>
    <w:rPr>
      <w:rFonts w:ascii="Arial" w:eastAsia="ＭＳ ゴシック" w:hAnsi="Arial"/>
      <w:sz w:val="24"/>
    </w:rPr>
  </w:style>
  <w:style w:type="paragraph" w:styleId="21">
    <w:name w:val="heading 2"/>
    <w:basedOn w:val="a1"/>
    <w:next w:val="a1"/>
    <w:qFormat/>
    <w:rsid w:val="000F5E94"/>
    <w:pPr>
      <w:keepNext/>
      <w:outlineLvl w:val="1"/>
    </w:pPr>
    <w:rPr>
      <w:rFonts w:ascii="Arial" w:eastAsia="ＭＳ ゴシック" w:hAnsi="Arial"/>
    </w:rPr>
  </w:style>
  <w:style w:type="paragraph" w:styleId="31">
    <w:name w:val="heading 3"/>
    <w:basedOn w:val="a1"/>
    <w:next w:val="a1"/>
    <w:qFormat/>
    <w:rsid w:val="000F5E94"/>
    <w:pPr>
      <w:keepNext/>
      <w:ind w:leftChars="400" w:left="400"/>
      <w:outlineLvl w:val="2"/>
    </w:pPr>
    <w:rPr>
      <w:rFonts w:ascii="Arial" w:eastAsia="ＭＳ ゴシック" w:hAnsi="Arial"/>
    </w:rPr>
  </w:style>
  <w:style w:type="paragraph" w:styleId="41">
    <w:name w:val="heading 4"/>
    <w:basedOn w:val="a1"/>
    <w:next w:val="a1"/>
    <w:qFormat/>
    <w:rsid w:val="000F5E94"/>
    <w:pPr>
      <w:keepNext/>
      <w:ind w:leftChars="400" w:left="400"/>
      <w:outlineLvl w:val="3"/>
    </w:pPr>
    <w:rPr>
      <w:b/>
      <w:bCs/>
    </w:rPr>
  </w:style>
  <w:style w:type="paragraph" w:styleId="51">
    <w:name w:val="heading 5"/>
    <w:basedOn w:val="a1"/>
    <w:next w:val="a1"/>
    <w:qFormat/>
    <w:rsid w:val="000F5E94"/>
    <w:pPr>
      <w:keepNext/>
      <w:ind w:leftChars="800" w:left="800"/>
      <w:outlineLvl w:val="4"/>
    </w:pPr>
    <w:rPr>
      <w:rFonts w:ascii="Arial" w:eastAsia="ＭＳ ゴシック" w:hAnsi="Arial"/>
    </w:rPr>
  </w:style>
  <w:style w:type="paragraph" w:styleId="6">
    <w:name w:val="heading 6"/>
    <w:basedOn w:val="a1"/>
    <w:next w:val="a1"/>
    <w:qFormat/>
    <w:rsid w:val="000F5E94"/>
    <w:pPr>
      <w:keepNext/>
      <w:ind w:leftChars="800" w:left="800"/>
      <w:outlineLvl w:val="5"/>
    </w:pPr>
    <w:rPr>
      <w:b/>
      <w:bCs/>
    </w:rPr>
  </w:style>
  <w:style w:type="paragraph" w:styleId="7">
    <w:name w:val="heading 7"/>
    <w:basedOn w:val="a1"/>
    <w:next w:val="a1"/>
    <w:qFormat/>
    <w:rsid w:val="000F5E94"/>
    <w:pPr>
      <w:keepNext/>
      <w:ind w:leftChars="800" w:left="800"/>
      <w:outlineLvl w:val="6"/>
    </w:pPr>
  </w:style>
  <w:style w:type="paragraph" w:styleId="8">
    <w:name w:val="heading 8"/>
    <w:basedOn w:val="a1"/>
    <w:next w:val="a1"/>
    <w:qFormat/>
    <w:rsid w:val="000F5E94"/>
    <w:pPr>
      <w:keepNext/>
      <w:ind w:leftChars="1200" w:left="1200"/>
      <w:outlineLvl w:val="7"/>
    </w:pPr>
  </w:style>
  <w:style w:type="paragraph" w:styleId="9">
    <w:name w:val="heading 9"/>
    <w:basedOn w:val="a1"/>
    <w:next w:val="a1"/>
    <w:qFormat/>
    <w:rsid w:val="000F5E94"/>
    <w:pPr>
      <w:keepNext/>
      <w:ind w:leftChars="1200" w:left="1200"/>
      <w:outlineLvl w:val="8"/>
    </w:p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footer"/>
    <w:basedOn w:val="a1"/>
    <w:rsid w:val="000F5E94"/>
    <w:pPr>
      <w:tabs>
        <w:tab w:val="center" w:pos="4252"/>
        <w:tab w:val="right" w:pos="8504"/>
      </w:tabs>
      <w:snapToGrid w:val="0"/>
    </w:pPr>
  </w:style>
  <w:style w:type="character" w:styleId="a6">
    <w:name w:val="page number"/>
    <w:basedOn w:val="a2"/>
    <w:rsid w:val="000F5E94"/>
  </w:style>
  <w:style w:type="paragraph" w:styleId="a7">
    <w:name w:val="header"/>
    <w:basedOn w:val="a1"/>
    <w:rsid w:val="000F5E94"/>
    <w:pPr>
      <w:tabs>
        <w:tab w:val="center" w:pos="4252"/>
        <w:tab w:val="right" w:pos="8504"/>
      </w:tabs>
      <w:snapToGrid w:val="0"/>
    </w:pPr>
  </w:style>
  <w:style w:type="character" w:styleId="a8">
    <w:name w:val="Hyperlink"/>
    <w:rsid w:val="000F5E94"/>
    <w:rPr>
      <w:color w:val="0000FF"/>
      <w:u w:val="single"/>
    </w:rPr>
  </w:style>
  <w:style w:type="paragraph" w:styleId="HTML">
    <w:name w:val="HTML Address"/>
    <w:basedOn w:val="a1"/>
    <w:rsid w:val="000F5E94"/>
    <w:rPr>
      <w:i/>
      <w:iCs/>
    </w:rPr>
  </w:style>
  <w:style w:type="paragraph" w:styleId="HTML0">
    <w:name w:val="HTML Preformatted"/>
    <w:basedOn w:val="a1"/>
    <w:rsid w:val="000F5E94"/>
    <w:rPr>
      <w:rFonts w:ascii="Courier New" w:hAnsi="Courier New" w:cs="Courier New"/>
      <w:sz w:val="20"/>
      <w:szCs w:val="20"/>
    </w:rPr>
  </w:style>
  <w:style w:type="paragraph" w:styleId="a9">
    <w:name w:val="annotation text"/>
    <w:basedOn w:val="a1"/>
    <w:semiHidden/>
    <w:rsid w:val="000F5E94"/>
    <w:pPr>
      <w:jc w:val="left"/>
    </w:pPr>
  </w:style>
  <w:style w:type="paragraph" w:styleId="aa">
    <w:name w:val="Block Text"/>
    <w:basedOn w:val="a1"/>
    <w:rsid w:val="000F5E94"/>
    <w:pPr>
      <w:ind w:leftChars="700" w:left="1440" w:rightChars="700" w:right="1440"/>
    </w:pPr>
  </w:style>
  <w:style w:type="paragraph" w:styleId="ab">
    <w:name w:val="macro"/>
    <w:semiHidden/>
    <w:rsid w:val="000F5E94"/>
    <w:pPr>
      <w:widowControl w:val="0"/>
      <w:tabs>
        <w:tab w:val="left" w:pos="425"/>
        <w:tab w:val="left" w:pos="851"/>
        <w:tab w:val="left" w:pos="1276"/>
        <w:tab w:val="left" w:pos="1701"/>
        <w:tab w:val="left" w:pos="2126"/>
        <w:tab w:val="left" w:pos="2551"/>
        <w:tab w:val="left" w:pos="2976"/>
        <w:tab w:val="left" w:pos="3402"/>
        <w:tab w:val="left" w:pos="3827"/>
        <w:tab w:val="left" w:pos="4252"/>
        <w:tab w:val="left" w:pos="4677"/>
        <w:tab w:val="left" w:pos="5102"/>
      </w:tabs>
      <w:kinsoku w:val="0"/>
      <w:overflowPunct w:val="0"/>
      <w:autoSpaceDE w:val="0"/>
      <w:autoSpaceDN w:val="0"/>
      <w:snapToGrid w:val="0"/>
    </w:pPr>
    <w:rPr>
      <w:rFonts w:ascii="Courier New" w:hAnsi="Courier New" w:cs="Courier New"/>
      <w:kern w:val="2"/>
      <w:sz w:val="18"/>
      <w:szCs w:val="18"/>
    </w:rPr>
  </w:style>
  <w:style w:type="paragraph" w:styleId="ac">
    <w:name w:val="Message Header"/>
    <w:basedOn w:val="a1"/>
    <w:rsid w:val="000F5E94"/>
    <w:pPr>
      <w:pBdr>
        <w:top w:val="single" w:sz="6" w:space="1" w:color="auto"/>
        <w:left w:val="single" w:sz="6" w:space="1" w:color="auto"/>
        <w:bottom w:val="single" w:sz="6" w:space="1" w:color="auto"/>
        <w:right w:val="single" w:sz="6" w:space="1" w:color="auto"/>
      </w:pBdr>
      <w:shd w:val="pct20" w:color="auto" w:fill="auto"/>
      <w:ind w:left="960" w:hangingChars="400" w:hanging="960"/>
    </w:pPr>
    <w:rPr>
      <w:rFonts w:ascii="Arial" w:hAnsi="Arial" w:cs="Arial"/>
      <w:sz w:val="24"/>
    </w:rPr>
  </w:style>
  <w:style w:type="paragraph" w:styleId="ad">
    <w:name w:val="Salutation"/>
    <w:basedOn w:val="a1"/>
    <w:next w:val="a1"/>
    <w:rsid w:val="000F5E94"/>
  </w:style>
  <w:style w:type="paragraph" w:styleId="ae">
    <w:name w:val="envelope address"/>
    <w:basedOn w:val="a1"/>
    <w:rsid w:val="000F5E94"/>
    <w:pPr>
      <w:framePr w:w="6804" w:h="2268" w:hRule="exact" w:hSpace="142" w:wrap="auto" w:hAnchor="page" w:xAlign="center" w:yAlign="bottom"/>
      <w:snapToGrid w:val="0"/>
      <w:ind w:leftChars="1400" w:left="100"/>
    </w:pPr>
    <w:rPr>
      <w:rFonts w:ascii="Arial" w:hAnsi="Arial" w:cs="Arial"/>
      <w:sz w:val="24"/>
    </w:rPr>
  </w:style>
  <w:style w:type="paragraph" w:styleId="af">
    <w:name w:val="List"/>
    <w:basedOn w:val="a1"/>
    <w:rsid w:val="000F5E94"/>
    <w:pPr>
      <w:ind w:left="200" w:hangingChars="200" w:hanging="200"/>
    </w:pPr>
  </w:style>
  <w:style w:type="paragraph" w:styleId="22">
    <w:name w:val="List 2"/>
    <w:basedOn w:val="a1"/>
    <w:rsid w:val="000F5E94"/>
    <w:pPr>
      <w:ind w:leftChars="200" w:left="100" w:hangingChars="200" w:hanging="200"/>
    </w:pPr>
  </w:style>
  <w:style w:type="paragraph" w:styleId="32">
    <w:name w:val="List 3"/>
    <w:basedOn w:val="a1"/>
    <w:rsid w:val="000F5E94"/>
    <w:pPr>
      <w:ind w:leftChars="400" w:left="100" w:hangingChars="200" w:hanging="200"/>
    </w:pPr>
  </w:style>
  <w:style w:type="paragraph" w:styleId="42">
    <w:name w:val="List 4"/>
    <w:basedOn w:val="a1"/>
    <w:rsid w:val="000F5E94"/>
    <w:pPr>
      <w:ind w:leftChars="600" w:left="100" w:hangingChars="200" w:hanging="200"/>
    </w:pPr>
  </w:style>
  <w:style w:type="paragraph" w:styleId="52">
    <w:name w:val="List 5"/>
    <w:basedOn w:val="a1"/>
    <w:rsid w:val="000F5E94"/>
    <w:pPr>
      <w:ind w:leftChars="800" w:left="100" w:hangingChars="200" w:hanging="200"/>
    </w:pPr>
  </w:style>
  <w:style w:type="paragraph" w:styleId="af0">
    <w:name w:val="table of authorities"/>
    <w:basedOn w:val="a1"/>
    <w:next w:val="a1"/>
    <w:semiHidden/>
    <w:rsid w:val="000F5E94"/>
    <w:pPr>
      <w:ind w:left="210" w:hangingChars="100" w:hanging="210"/>
    </w:pPr>
  </w:style>
  <w:style w:type="paragraph" w:styleId="af1">
    <w:name w:val="toa heading"/>
    <w:basedOn w:val="a1"/>
    <w:next w:val="a1"/>
    <w:semiHidden/>
    <w:rsid w:val="000F5E94"/>
    <w:pPr>
      <w:spacing w:before="180"/>
    </w:pPr>
    <w:rPr>
      <w:rFonts w:ascii="Arial" w:eastAsia="ＭＳ ゴシック" w:hAnsi="Arial" w:cs="Arial"/>
      <w:sz w:val="24"/>
    </w:rPr>
  </w:style>
  <w:style w:type="paragraph" w:styleId="a0">
    <w:name w:val="List Bullet"/>
    <w:basedOn w:val="a1"/>
    <w:autoRedefine/>
    <w:rsid w:val="000F5E94"/>
    <w:pPr>
      <w:numPr>
        <w:numId w:val="1"/>
      </w:numPr>
    </w:pPr>
  </w:style>
  <w:style w:type="paragraph" w:styleId="20">
    <w:name w:val="List Bullet 2"/>
    <w:basedOn w:val="a1"/>
    <w:autoRedefine/>
    <w:rsid w:val="000F5E94"/>
    <w:pPr>
      <w:numPr>
        <w:numId w:val="2"/>
      </w:numPr>
    </w:pPr>
  </w:style>
  <w:style w:type="paragraph" w:styleId="30">
    <w:name w:val="List Bullet 3"/>
    <w:basedOn w:val="a1"/>
    <w:autoRedefine/>
    <w:rsid w:val="000F5E94"/>
    <w:pPr>
      <w:numPr>
        <w:numId w:val="3"/>
      </w:numPr>
    </w:pPr>
  </w:style>
  <w:style w:type="paragraph" w:styleId="40">
    <w:name w:val="List Bullet 4"/>
    <w:basedOn w:val="a1"/>
    <w:autoRedefine/>
    <w:rsid w:val="000F5E94"/>
    <w:pPr>
      <w:numPr>
        <w:numId w:val="4"/>
      </w:numPr>
    </w:pPr>
  </w:style>
  <w:style w:type="paragraph" w:styleId="50">
    <w:name w:val="List Bullet 5"/>
    <w:basedOn w:val="a1"/>
    <w:autoRedefine/>
    <w:rsid w:val="000F5E94"/>
    <w:pPr>
      <w:numPr>
        <w:numId w:val="5"/>
      </w:numPr>
    </w:pPr>
  </w:style>
  <w:style w:type="paragraph" w:styleId="af2">
    <w:name w:val="List Continue"/>
    <w:basedOn w:val="a1"/>
    <w:rsid w:val="000F5E94"/>
    <w:pPr>
      <w:spacing w:after="180"/>
      <w:ind w:leftChars="200" w:left="425"/>
    </w:pPr>
  </w:style>
  <w:style w:type="paragraph" w:styleId="23">
    <w:name w:val="List Continue 2"/>
    <w:basedOn w:val="a1"/>
    <w:rsid w:val="000F5E94"/>
    <w:pPr>
      <w:spacing w:after="180"/>
      <w:ind w:leftChars="400" w:left="850"/>
    </w:pPr>
  </w:style>
  <w:style w:type="paragraph" w:styleId="33">
    <w:name w:val="List Continue 3"/>
    <w:basedOn w:val="a1"/>
    <w:rsid w:val="000F5E94"/>
    <w:pPr>
      <w:spacing w:after="180"/>
      <w:ind w:leftChars="600" w:left="1275"/>
    </w:pPr>
  </w:style>
  <w:style w:type="paragraph" w:styleId="43">
    <w:name w:val="List Continue 4"/>
    <w:basedOn w:val="a1"/>
    <w:rsid w:val="000F5E94"/>
    <w:pPr>
      <w:spacing w:after="180"/>
      <w:ind w:leftChars="800" w:left="1700"/>
    </w:pPr>
  </w:style>
  <w:style w:type="paragraph" w:styleId="53">
    <w:name w:val="List Continue 5"/>
    <w:basedOn w:val="a1"/>
    <w:rsid w:val="000F5E94"/>
    <w:pPr>
      <w:spacing w:after="180"/>
      <w:ind w:leftChars="1000" w:left="2125"/>
    </w:pPr>
  </w:style>
  <w:style w:type="paragraph" w:styleId="af3">
    <w:name w:val="Note Heading"/>
    <w:basedOn w:val="a1"/>
    <w:next w:val="a1"/>
    <w:rsid w:val="000F5E94"/>
    <w:pPr>
      <w:jc w:val="center"/>
    </w:pPr>
  </w:style>
  <w:style w:type="paragraph" w:styleId="af4">
    <w:name w:val="footnote text"/>
    <w:basedOn w:val="a1"/>
    <w:semiHidden/>
    <w:rsid w:val="000F5E94"/>
    <w:pPr>
      <w:snapToGrid w:val="0"/>
      <w:jc w:val="left"/>
    </w:pPr>
  </w:style>
  <w:style w:type="paragraph" w:styleId="af5">
    <w:name w:val="Closing"/>
    <w:basedOn w:val="a1"/>
    <w:rsid w:val="000F5E94"/>
    <w:pPr>
      <w:jc w:val="right"/>
    </w:pPr>
  </w:style>
  <w:style w:type="paragraph" w:styleId="af6">
    <w:name w:val="Document Map"/>
    <w:basedOn w:val="a1"/>
    <w:semiHidden/>
    <w:rsid w:val="000F5E94"/>
    <w:pPr>
      <w:shd w:val="clear" w:color="auto" w:fill="000080"/>
    </w:pPr>
    <w:rPr>
      <w:rFonts w:ascii="Arial" w:eastAsia="ＭＳ ゴシック" w:hAnsi="Arial"/>
    </w:rPr>
  </w:style>
  <w:style w:type="paragraph" w:styleId="af7">
    <w:name w:val="envelope return"/>
    <w:basedOn w:val="a1"/>
    <w:rsid w:val="000F5E94"/>
    <w:pPr>
      <w:snapToGrid w:val="0"/>
    </w:pPr>
    <w:rPr>
      <w:rFonts w:ascii="Arial" w:hAnsi="Arial" w:cs="Arial"/>
    </w:rPr>
  </w:style>
  <w:style w:type="paragraph" w:styleId="10">
    <w:name w:val="index 1"/>
    <w:basedOn w:val="a1"/>
    <w:next w:val="a1"/>
    <w:autoRedefine/>
    <w:semiHidden/>
    <w:rsid w:val="000F5E94"/>
    <w:pPr>
      <w:ind w:left="210" w:hangingChars="100" w:hanging="210"/>
    </w:pPr>
  </w:style>
  <w:style w:type="paragraph" w:styleId="24">
    <w:name w:val="index 2"/>
    <w:basedOn w:val="a1"/>
    <w:next w:val="a1"/>
    <w:autoRedefine/>
    <w:semiHidden/>
    <w:rsid w:val="000F5E94"/>
    <w:pPr>
      <w:ind w:leftChars="100" w:left="100" w:hangingChars="100" w:hanging="210"/>
    </w:pPr>
  </w:style>
  <w:style w:type="paragraph" w:styleId="34">
    <w:name w:val="index 3"/>
    <w:basedOn w:val="a1"/>
    <w:next w:val="a1"/>
    <w:autoRedefine/>
    <w:semiHidden/>
    <w:rsid w:val="000F5E94"/>
    <w:pPr>
      <w:ind w:leftChars="200" w:left="200" w:hangingChars="100" w:hanging="210"/>
    </w:pPr>
  </w:style>
  <w:style w:type="paragraph" w:styleId="44">
    <w:name w:val="index 4"/>
    <w:basedOn w:val="a1"/>
    <w:next w:val="a1"/>
    <w:autoRedefine/>
    <w:semiHidden/>
    <w:rsid w:val="000F5E94"/>
    <w:pPr>
      <w:ind w:leftChars="300" w:left="300" w:hangingChars="100" w:hanging="210"/>
    </w:pPr>
  </w:style>
  <w:style w:type="paragraph" w:styleId="54">
    <w:name w:val="index 5"/>
    <w:basedOn w:val="a1"/>
    <w:next w:val="a1"/>
    <w:autoRedefine/>
    <w:semiHidden/>
    <w:rsid w:val="000F5E94"/>
    <w:pPr>
      <w:ind w:leftChars="400" w:left="400" w:hangingChars="100" w:hanging="210"/>
    </w:pPr>
  </w:style>
  <w:style w:type="paragraph" w:styleId="60">
    <w:name w:val="index 6"/>
    <w:basedOn w:val="a1"/>
    <w:next w:val="a1"/>
    <w:autoRedefine/>
    <w:semiHidden/>
    <w:rsid w:val="000F5E94"/>
    <w:pPr>
      <w:ind w:leftChars="500" w:left="500" w:hangingChars="100" w:hanging="210"/>
    </w:pPr>
  </w:style>
  <w:style w:type="paragraph" w:styleId="70">
    <w:name w:val="index 7"/>
    <w:basedOn w:val="a1"/>
    <w:next w:val="a1"/>
    <w:autoRedefine/>
    <w:semiHidden/>
    <w:rsid w:val="000F5E94"/>
    <w:pPr>
      <w:ind w:leftChars="600" w:left="600" w:hangingChars="100" w:hanging="210"/>
    </w:pPr>
  </w:style>
  <w:style w:type="paragraph" w:styleId="80">
    <w:name w:val="index 8"/>
    <w:basedOn w:val="a1"/>
    <w:next w:val="a1"/>
    <w:autoRedefine/>
    <w:semiHidden/>
    <w:rsid w:val="000F5E94"/>
    <w:pPr>
      <w:ind w:leftChars="700" w:left="700" w:hangingChars="100" w:hanging="210"/>
    </w:pPr>
  </w:style>
  <w:style w:type="paragraph" w:styleId="90">
    <w:name w:val="index 9"/>
    <w:basedOn w:val="a1"/>
    <w:next w:val="a1"/>
    <w:autoRedefine/>
    <w:semiHidden/>
    <w:rsid w:val="000F5E94"/>
    <w:pPr>
      <w:ind w:leftChars="800" w:left="800" w:hangingChars="100" w:hanging="210"/>
    </w:pPr>
  </w:style>
  <w:style w:type="paragraph" w:styleId="af8">
    <w:name w:val="index heading"/>
    <w:basedOn w:val="a1"/>
    <w:next w:val="10"/>
    <w:semiHidden/>
    <w:rsid w:val="000F5E94"/>
    <w:rPr>
      <w:rFonts w:ascii="Arial" w:hAnsi="Arial" w:cs="Arial"/>
      <w:b/>
      <w:bCs/>
    </w:rPr>
  </w:style>
  <w:style w:type="paragraph" w:styleId="af9">
    <w:name w:val="Signature"/>
    <w:basedOn w:val="a1"/>
    <w:rsid w:val="000F5E94"/>
    <w:pPr>
      <w:jc w:val="right"/>
    </w:pPr>
  </w:style>
  <w:style w:type="paragraph" w:styleId="afa">
    <w:name w:val="Plain Text"/>
    <w:basedOn w:val="a1"/>
    <w:rsid w:val="000F5E94"/>
    <w:rPr>
      <w:rFonts w:ascii="ＭＳ 明朝" w:hAnsi="Courier New" w:cs="Courier New"/>
      <w:szCs w:val="21"/>
    </w:rPr>
  </w:style>
  <w:style w:type="paragraph" w:styleId="afb">
    <w:name w:val="caption"/>
    <w:basedOn w:val="a1"/>
    <w:next w:val="a1"/>
    <w:uiPriority w:val="99"/>
    <w:qFormat/>
    <w:rsid w:val="000F5E94"/>
    <w:pPr>
      <w:spacing w:before="120" w:after="240"/>
    </w:pPr>
    <w:rPr>
      <w:b/>
      <w:bCs/>
      <w:sz w:val="20"/>
      <w:szCs w:val="20"/>
    </w:rPr>
  </w:style>
  <w:style w:type="paragraph" w:styleId="afc">
    <w:name w:val="table of figures"/>
    <w:basedOn w:val="a1"/>
    <w:next w:val="a1"/>
    <w:semiHidden/>
    <w:rsid w:val="000F5E94"/>
    <w:pPr>
      <w:ind w:leftChars="200" w:left="850" w:hangingChars="200" w:hanging="425"/>
    </w:pPr>
  </w:style>
  <w:style w:type="paragraph" w:styleId="a">
    <w:name w:val="List Number"/>
    <w:basedOn w:val="a1"/>
    <w:rsid w:val="000F5E94"/>
    <w:pPr>
      <w:numPr>
        <w:numId w:val="6"/>
      </w:numPr>
    </w:pPr>
  </w:style>
  <w:style w:type="paragraph" w:styleId="2">
    <w:name w:val="List Number 2"/>
    <w:basedOn w:val="a1"/>
    <w:rsid w:val="000F5E94"/>
    <w:pPr>
      <w:numPr>
        <w:numId w:val="7"/>
      </w:numPr>
    </w:pPr>
  </w:style>
  <w:style w:type="paragraph" w:styleId="3">
    <w:name w:val="List Number 3"/>
    <w:basedOn w:val="a1"/>
    <w:rsid w:val="000F5E94"/>
    <w:pPr>
      <w:numPr>
        <w:numId w:val="8"/>
      </w:numPr>
    </w:pPr>
  </w:style>
  <w:style w:type="paragraph" w:styleId="4">
    <w:name w:val="List Number 4"/>
    <w:basedOn w:val="a1"/>
    <w:rsid w:val="000F5E94"/>
    <w:pPr>
      <w:numPr>
        <w:numId w:val="9"/>
      </w:numPr>
    </w:pPr>
  </w:style>
  <w:style w:type="paragraph" w:styleId="5">
    <w:name w:val="List Number 5"/>
    <w:basedOn w:val="a1"/>
    <w:rsid w:val="000F5E94"/>
    <w:pPr>
      <w:numPr>
        <w:numId w:val="10"/>
      </w:numPr>
    </w:pPr>
  </w:style>
  <w:style w:type="paragraph" w:styleId="afd">
    <w:name w:val="E-mail Signature"/>
    <w:basedOn w:val="a1"/>
    <w:rsid w:val="000F5E94"/>
  </w:style>
  <w:style w:type="paragraph" w:styleId="afe">
    <w:name w:val="Date"/>
    <w:basedOn w:val="a1"/>
    <w:next w:val="a1"/>
    <w:rsid w:val="000F5E94"/>
  </w:style>
  <w:style w:type="paragraph" w:styleId="Web">
    <w:name w:val="Normal (Web)"/>
    <w:basedOn w:val="a1"/>
    <w:rsid w:val="000F5E94"/>
    <w:rPr>
      <w:rFonts w:ascii="Times New Roman" w:hAnsi="Times New Roman"/>
      <w:sz w:val="24"/>
    </w:rPr>
  </w:style>
  <w:style w:type="paragraph" w:styleId="aff">
    <w:name w:val="Normal Indent"/>
    <w:basedOn w:val="a1"/>
    <w:rsid w:val="000F5E94"/>
    <w:pPr>
      <w:ind w:leftChars="400" w:left="840"/>
    </w:pPr>
  </w:style>
  <w:style w:type="paragraph" w:styleId="aff0">
    <w:name w:val="Title"/>
    <w:basedOn w:val="a1"/>
    <w:qFormat/>
    <w:rsid w:val="000F5E94"/>
    <w:pPr>
      <w:spacing w:before="240" w:after="120"/>
      <w:jc w:val="center"/>
      <w:outlineLvl w:val="0"/>
    </w:pPr>
    <w:rPr>
      <w:rFonts w:ascii="Arial" w:eastAsia="ＭＳ ゴシック" w:hAnsi="Arial" w:cs="Arial"/>
      <w:sz w:val="32"/>
      <w:szCs w:val="32"/>
    </w:rPr>
  </w:style>
  <w:style w:type="paragraph" w:styleId="aff1">
    <w:name w:val="Subtitle"/>
    <w:basedOn w:val="a1"/>
    <w:qFormat/>
    <w:rsid w:val="000F5E94"/>
    <w:pPr>
      <w:jc w:val="center"/>
      <w:outlineLvl w:val="1"/>
    </w:pPr>
    <w:rPr>
      <w:rFonts w:ascii="Arial" w:eastAsia="ＭＳ ゴシック" w:hAnsi="Arial" w:cs="Arial"/>
      <w:sz w:val="24"/>
    </w:rPr>
  </w:style>
  <w:style w:type="paragraph" w:styleId="aff2">
    <w:name w:val="endnote text"/>
    <w:basedOn w:val="a1"/>
    <w:semiHidden/>
    <w:rsid w:val="000F5E94"/>
    <w:pPr>
      <w:snapToGrid w:val="0"/>
      <w:jc w:val="left"/>
    </w:pPr>
  </w:style>
  <w:style w:type="paragraph" w:styleId="aff3">
    <w:name w:val="Body Text"/>
    <w:basedOn w:val="a1"/>
    <w:rsid w:val="00F51571"/>
    <w:rPr>
      <w:rFonts w:ascii="Times New Roman" w:hAnsi="Times New Roman"/>
      <w:sz w:val="24"/>
    </w:rPr>
  </w:style>
  <w:style w:type="paragraph" w:styleId="25">
    <w:name w:val="Body Text 2"/>
    <w:basedOn w:val="a1"/>
    <w:rsid w:val="000F5E94"/>
    <w:pPr>
      <w:spacing w:line="480" w:lineRule="auto"/>
    </w:pPr>
  </w:style>
  <w:style w:type="paragraph" w:styleId="35">
    <w:name w:val="Body Text 3"/>
    <w:basedOn w:val="a1"/>
    <w:rsid w:val="000F5E94"/>
    <w:rPr>
      <w:sz w:val="16"/>
      <w:szCs w:val="16"/>
    </w:rPr>
  </w:style>
  <w:style w:type="paragraph" w:styleId="aff4">
    <w:name w:val="Body Text Indent"/>
    <w:basedOn w:val="a1"/>
    <w:rsid w:val="000F5E94"/>
    <w:pPr>
      <w:ind w:leftChars="400" w:left="851"/>
    </w:pPr>
  </w:style>
  <w:style w:type="paragraph" w:styleId="26">
    <w:name w:val="Body Text Indent 2"/>
    <w:basedOn w:val="a1"/>
    <w:rsid w:val="000F5E94"/>
    <w:pPr>
      <w:spacing w:line="480" w:lineRule="auto"/>
      <w:ind w:leftChars="400" w:left="851"/>
    </w:pPr>
  </w:style>
  <w:style w:type="paragraph" w:styleId="36">
    <w:name w:val="Body Text Indent 3"/>
    <w:basedOn w:val="a1"/>
    <w:rsid w:val="000F5E94"/>
    <w:pPr>
      <w:ind w:leftChars="400" w:left="851"/>
    </w:pPr>
    <w:rPr>
      <w:sz w:val="16"/>
      <w:szCs w:val="16"/>
    </w:rPr>
  </w:style>
  <w:style w:type="paragraph" w:styleId="aff5">
    <w:name w:val="Body Text First Indent"/>
    <w:basedOn w:val="aff3"/>
    <w:rsid w:val="000F5E94"/>
    <w:pPr>
      <w:ind w:firstLineChars="100" w:firstLine="210"/>
    </w:pPr>
  </w:style>
  <w:style w:type="paragraph" w:styleId="27">
    <w:name w:val="Body Text First Indent 2"/>
    <w:basedOn w:val="aff4"/>
    <w:rsid w:val="000F5E94"/>
    <w:pPr>
      <w:ind w:firstLineChars="100" w:firstLine="210"/>
    </w:pPr>
  </w:style>
  <w:style w:type="paragraph" w:styleId="11">
    <w:name w:val="toc 1"/>
    <w:basedOn w:val="a1"/>
    <w:next w:val="a1"/>
    <w:autoRedefine/>
    <w:semiHidden/>
    <w:rsid w:val="000F5E94"/>
  </w:style>
  <w:style w:type="paragraph" w:styleId="28">
    <w:name w:val="toc 2"/>
    <w:basedOn w:val="a1"/>
    <w:next w:val="a1"/>
    <w:autoRedefine/>
    <w:semiHidden/>
    <w:rsid w:val="000F5E94"/>
    <w:pPr>
      <w:ind w:leftChars="100" w:left="210"/>
    </w:pPr>
  </w:style>
  <w:style w:type="paragraph" w:styleId="37">
    <w:name w:val="toc 3"/>
    <w:basedOn w:val="a1"/>
    <w:next w:val="a1"/>
    <w:autoRedefine/>
    <w:semiHidden/>
    <w:rsid w:val="000F5E94"/>
    <w:pPr>
      <w:ind w:leftChars="200" w:left="420"/>
    </w:pPr>
  </w:style>
  <w:style w:type="paragraph" w:styleId="45">
    <w:name w:val="toc 4"/>
    <w:basedOn w:val="a1"/>
    <w:next w:val="a1"/>
    <w:autoRedefine/>
    <w:semiHidden/>
    <w:rsid w:val="000F5E94"/>
    <w:pPr>
      <w:ind w:leftChars="300" w:left="630"/>
    </w:pPr>
  </w:style>
  <w:style w:type="paragraph" w:styleId="55">
    <w:name w:val="toc 5"/>
    <w:basedOn w:val="a1"/>
    <w:next w:val="a1"/>
    <w:autoRedefine/>
    <w:semiHidden/>
    <w:rsid w:val="000F5E94"/>
    <w:pPr>
      <w:ind w:leftChars="400" w:left="840"/>
    </w:pPr>
  </w:style>
  <w:style w:type="paragraph" w:styleId="61">
    <w:name w:val="toc 6"/>
    <w:basedOn w:val="a1"/>
    <w:next w:val="a1"/>
    <w:autoRedefine/>
    <w:semiHidden/>
    <w:rsid w:val="000F5E94"/>
    <w:pPr>
      <w:ind w:leftChars="500" w:left="1050"/>
    </w:pPr>
  </w:style>
  <w:style w:type="paragraph" w:styleId="71">
    <w:name w:val="toc 7"/>
    <w:basedOn w:val="a1"/>
    <w:next w:val="a1"/>
    <w:autoRedefine/>
    <w:semiHidden/>
    <w:rsid w:val="000F5E94"/>
    <w:pPr>
      <w:ind w:leftChars="600" w:left="1260"/>
    </w:pPr>
  </w:style>
  <w:style w:type="paragraph" w:styleId="81">
    <w:name w:val="toc 8"/>
    <w:basedOn w:val="a1"/>
    <w:next w:val="a1"/>
    <w:autoRedefine/>
    <w:semiHidden/>
    <w:rsid w:val="000F5E94"/>
    <w:pPr>
      <w:ind w:leftChars="700" w:left="1470"/>
    </w:pPr>
  </w:style>
  <w:style w:type="paragraph" w:styleId="91">
    <w:name w:val="toc 9"/>
    <w:basedOn w:val="a1"/>
    <w:next w:val="a1"/>
    <w:autoRedefine/>
    <w:semiHidden/>
    <w:rsid w:val="000F5E94"/>
    <w:pPr>
      <w:ind w:leftChars="800" w:left="1680"/>
    </w:pPr>
  </w:style>
  <w:style w:type="character" w:styleId="aff6">
    <w:name w:val="annotation reference"/>
    <w:semiHidden/>
    <w:rsid w:val="000F5E94"/>
    <w:rPr>
      <w:sz w:val="18"/>
      <w:szCs w:val="18"/>
    </w:rPr>
  </w:style>
  <w:style w:type="paragraph" w:customStyle="1" w:styleId="BalloonText1">
    <w:name w:val="Balloon Text1"/>
    <w:basedOn w:val="a1"/>
    <w:semiHidden/>
    <w:rsid w:val="000F5E94"/>
    <w:rPr>
      <w:rFonts w:ascii="Arial" w:eastAsia="ＭＳ ゴシック" w:hAnsi="Arial"/>
      <w:sz w:val="18"/>
      <w:szCs w:val="18"/>
    </w:rPr>
  </w:style>
  <w:style w:type="paragraph" w:customStyle="1" w:styleId="CommentSubject1">
    <w:name w:val="Comment Subject1"/>
    <w:basedOn w:val="a9"/>
    <w:next w:val="a9"/>
    <w:semiHidden/>
    <w:rsid w:val="000F5E94"/>
    <w:rPr>
      <w:b/>
      <w:bCs/>
    </w:rPr>
  </w:style>
  <w:style w:type="paragraph" w:customStyle="1" w:styleId="paraabs">
    <w:name w:val="paraabs"/>
    <w:basedOn w:val="a1"/>
    <w:rsid w:val="000F5E94"/>
    <w:pPr>
      <w:widowControl/>
      <w:spacing w:before="100" w:beforeAutospacing="1" w:after="255"/>
      <w:jc w:val="left"/>
    </w:pPr>
    <w:rPr>
      <w:rFonts w:ascii="Verdana" w:hAnsi="Verdana"/>
      <w:kern w:val="0"/>
      <w:sz w:val="26"/>
      <w:szCs w:val="26"/>
    </w:rPr>
  </w:style>
  <w:style w:type="paragraph" w:styleId="aff7">
    <w:name w:val="Balloon Text"/>
    <w:basedOn w:val="a1"/>
    <w:semiHidden/>
    <w:rsid w:val="00045D22"/>
    <w:rPr>
      <w:rFonts w:ascii="Arial" w:eastAsia="ＭＳ ゴシック" w:hAnsi="Arial"/>
      <w:sz w:val="18"/>
      <w:szCs w:val="18"/>
    </w:rPr>
  </w:style>
  <w:style w:type="paragraph" w:styleId="aff8">
    <w:name w:val="annotation subject"/>
    <w:basedOn w:val="a9"/>
    <w:next w:val="a9"/>
    <w:semiHidden/>
    <w:rsid w:val="000248DE"/>
    <w:rPr>
      <w:b/>
      <w:bCs/>
    </w:rPr>
  </w:style>
  <w:style w:type="character" w:styleId="aff9">
    <w:name w:val="line number"/>
    <w:basedOn w:val="a2"/>
    <w:rsid w:val="00BA7FE3"/>
  </w:style>
  <w:style w:type="paragraph" w:styleId="affa">
    <w:name w:val="List Paragraph"/>
    <w:basedOn w:val="a1"/>
    <w:uiPriority w:val="34"/>
    <w:qFormat/>
    <w:rsid w:val="007002A4"/>
    <w:pPr>
      <w:ind w:leftChars="400" w:left="840"/>
    </w:pPr>
  </w:style>
  <w:style w:type="table" w:styleId="affb">
    <w:name w:val="Table Grid"/>
    <w:basedOn w:val="a3"/>
    <w:rsid w:val="00F0144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Grid Table 1 Light"/>
    <w:basedOn w:val="a3"/>
    <w:uiPriority w:val="46"/>
    <w:rsid w:val="00F0144B"/>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affc">
    <w:name w:val="Placeholder Text"/>
    <w:basedOn w:val="a2"/>
    <w:uiPriority w:val="99"/>
    <w:semiHidden/>
    <w:rsid w:val="00F30C55"/>
    <w:rPr>
      <w:color w:val="666666"/>
    </w:rPr>
  </w:style>
  <w:style w:type="character" w:customStyle="1" w:styleId="13">
    <w:name w:val="未解決のメンション1"/>
    <w:basedOn w:val="a2"/>
    <w:uiPriority w:val="99"/>
    <w:semiHidden/>
    <w:unhideWhenUsed/>
    <w:rsid w:val="00A554C0"/>
    <w:rPr>
      <w:color w:val="605E5C"/>
      <w:shd w:val="clear" w:color="auto" w:fill="E1DFDD"/>
    </w:rPr>
  </w:style>
  <w:style w:type="character" w:styleId="affd">
    <w:name w:val="FollowedHyperlink"/>
    <w:basedOn w:val="a2"/>
    <w:semiHidden/>
    <w:unhideWhenUsed/>
    <w:rsid w:val="00A554C0"/>
    <w:rPr>
      <w:color w:val="954F72" w:themeColor="followedHyperlink"/>
      <w:u w:val="single"/>
    </w:rPr>
  </w:style>
  <w:style w:type="paragraph" w:styleId="affe">
    <w:name w:val="Revision"/>
    <w:hidden/>
    <w:uiPriority w:val="99"/>
    <w:semiHidden/>
    <w:rsid w:val="00801209"/>
    <w:rPr>
      <w:kern w:val="2"/>
      <w:sz w:val="21"/>
      <w:szCs w:val="24"/>
    </w:rPr>
  </w:style>
  <w:style w:type="character" w:styleId="afff">
    <w:name w:val="Unresolved Mention"/>
    <w:basedOn w:val="a2"/>
    <w:uiPriority w:val="99"/>
    <w:semiHidden/>
    <w:unhideWhenUsed/>
    <w:rsid w:val="00887DA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7365141">
      <w:bodyDiv w:val="1"/>
      <w:marLeft w:val="0"/>
      <w:marRight w:val="0"/>
      <w:marTop w:val="0"/>
      <w:marBottom w:val="0"/>
      <w:divBdr>
        <w:top w:val="none" w:sz="0" w:space="0" w:color="auto"/>
        <w:left w:val="none" w:sz="0" w:space="0" w:color="auto"/>
        <w:bottom w:val="none" w:sz="0" w:space="0" w:color="auto"/>
        <w:right w:val="none" w:sz="0" w:space="0" w:color="auto"/>
      </w:divBdr>
      <w:divsChild>
        <w:div w:id="81998123">
          <w:marLeft w:val="0"/>
          <w:marRight w:val="0"/>
          <w:marTop w:val="0"/>
          <w:marBottom w:val="0"/>
          <w:divBdr>
            <w:top w:val="none" w:sz="0" w:space="0" w:color="auto"/>
            <w:left w:val="none" w:sz="0" w:space="0" w:color="auto"/>
            <w:bottom w:val="none" w:sz="0" w:space="0" w:color="auto"/>
            <w:right w:val="none" w:sz="0" w:space="0" w:color="auto"/>
          </w:divBdr>
          <w:divsChild>
            <w:div w:id="1269505286">
              <w:marLeft w:val="0"/>
              <w:marRight w:val="0"/>
              <w:marTop w:val="0"/>
              <w:marBottom w:val="0"/>
              <w:divBdr>
                <w:top w:val="none" w:sz="0" w:space="0" w:color="auto"/>
                <w:left w:val="none" w:sz="0" w:space="0" w:color="auto"/>
                <w:bottom w:val="none" w:sz="0" w:space="0" w:color="auto"/>
                <w:right w:val="none" w:sz="0" w:space="0" w:color="auto"/>
              </w:divBdr>
              <w:divsChild>
                <w:div w:id="237206084">
                  <w:marLeft w:val="0"/>
                  <w:marRight w:val="0"/>
                  <w:marTop w:val="0"/>
                  <w:marBottom w:val="0"/>
                  <w:divBdr>
                    <w:top w:val="none" w:sz="0" w:space="0" w:color="auto"/>
                    <w:left w:val="none" w:sz="0" w:space="0" w:color="auto"/>
                    <w:bottom w:val="none" w:sz="0" w:space="0" w:color="auto"/>
                    <w:right w:val="none" w:sz="0" w:space="0" w:color="auto"/>
                  </w:divBdr>
                </w:div>
                <w:div w:id="902449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hyperlink" Target="https://developer.apple.com/jp/visionos/get-started/" TargetMode="External"/><Relationship Id="rId21" Type="http://schemas.openxmlformats.org/officeDocument/2006/relationships/image" Target="media/image13.png"/><Relationship Id="rId34" Type="http://schemas.openxmlformats.org/officeDocument/2006/relationships/hyperlink" Target="https://nyaspubs.onlinelibrary.wiley.com/doi/10.1111/j.1749-6632.1999.tb09199.x"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hello.vrchat.com/"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hyperlink" Target="https://doi.org/10.1145/3544548.3580963" TargetMode="External"/><Relationship Id="rId37" Type="http://schemas.openxmlformats.org/officeDocument/2006/relationships/hyperlink" Target="https://www.frontiersin.org/journals/robotics-and-ai/articles/10.3389/frobt.2020.00004/full"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hyperlink" Target="https://www.researchgate.net/publication/222500586_Computer_interface_evaluation_using_eye_movements_Methods_and_constructs"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arxiv.org/abs/2101.08166"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hyperlink" Target="https://cs.brown.edu/people/jlaviola/pubs/cybersick.pdf" TargetMode="External"/><Relationship Id="rId35" Type="http://schemas.openxmlformats.org/officeDocument/2006/relationships/hyperlink" Target="https://doi.org/10.1017/S0140525X00080018" TargetMode="External"/><Relationship Id="rId8"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yperlink" Target="https://doi.org/10.3390/virtualworlds2010002" TargetMode="External"/><Relationship Id="rId38" Type="http://schemas.openxmlformats.org/officeDocument/2006/relationships/hyperlink" Target="https://developers.meta.com/horizon/documentation/unity/ts-mqdh/"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67805D-9DDE-4B7A-B8A1-8871D3CC0F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13312</Words>
  <Characters>17832</Characters>
  <Application>Microsoft Office Word</Application>
  <DocSecurity>0</DocSecurity>
  <Lines>802</Lines>
  <Paragraphs>160</Paragraphs>
  <ScaleCrop>false</ScaleCrop>
  <HeadingPairs>
    <vt:vector size="2" baseType="variant">
      <vt:variant>
        <vt:lpstr>タイトル</vt:lpstr>
      </vt:variant>
      <vt:variant>
        <vt:i4>1</vt:i4>
      </vt:variant>
    </vt:vector>
  </HeadingPairs>
  <TitlesOfParts>
    <vt:vector size="1" baseType="lpstr">
      <vt:lpstr>原著論文</vt:lpstr>
    </vt:vector>
  </TitlesOfParts>
  <LinksUpToDate>false</LinksUpToDate>
  <CharactersWithSpaces>18712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原著論文</dc:title>
  <dc:creator/>
  <cp:lastModifiedBy/>
  <cp:revision>1</cp:revision>
  <dcterms:created xsi:type="dcterms:W3CDTF">2026-02-05T11:35:00Z</dcterms:created>
  <dcterms:modified xsi:type="dcterms:W3CDTF">2026-02-05T11:35:00Z</dcterms:modified>
</cp:coreProperties>
</file>