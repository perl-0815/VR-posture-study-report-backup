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392C3FDD"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0815EBD9"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383A7F6" w14:textId="74D913EB"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642C10D" w14:textId="77777777" w:rsidR="002B7F84" w:rsidRDefault="002B7F84" w:rsidP="0085586B">
      <w:pPr>
        <w:rPr>
          <w:color w:val="000000" w:themeColor="text1"/>
          <w:sz w:val="20"/>
        </w:rPr>
      </w:pPr>
    </w:p>
    <w:p w14:paraId="02AF2AB5" w14:textId="756A336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w:t>
      </w:r>
      <w:r w:rsidR="0085586B" w:rsidRPr="0085586B">
        <w:rPr>
          <w:rFonts w:hint="eastAsia"/>
          <w:color w:val="000000" w:themeColor="text1"/>
          <w:sz w:val="20"/>
        </w:rPr>
        <w:lastRenderedPageBreak/>
        <w:t>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">
                <v:shape id="テキスト ボックス 5" o:spid="_x0000_s1030" type="#_x0000_t202" style="position:absolute;left:-1379;top:10796;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0" o:title=""/>
                </v:shape>
                <w10:anchorlock/>
              </v:group>
            </w:pict>
          </mc:Fallback>
        </mc:AlternateContent>
      </w:r>
    </w:p>
    <w:p w14:paraId="6D36B0CC" w14:textId="5E4DCD49" w:rsidR="007D37E6"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76E01000" w14:textId="77777777" w:rsidR="00BC3798" w:rsidRDefault="00BC3798" w:rsidP="009F4EA0">
      <w:pPr>
        <w:rPr>
          <w:rFonts w:asciiTheme="minorEastAsia" w:eastAsiaTheme="minorEastAsia" w:hAnsiTheme="minorEastAsia"/>
          <w:bCs/>
          <w:color w:val="000000" w:themeColor="text1"/>
          <w:sz w:val="20"/>
        </w:rPr>
      </w:pPr>
    </w:p>
    <w:p w14:paraId="05912F78" w14:textId="69C9562A" w:rsidR="004509E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w:t>
      </w:r>
      <w:r w:rsidR="00740988" w:rsidRPr="00740988">
        <w:rPr>
          <w:rFonts w:asciiTheme="minorEastAsia" w:eastAsiaTheme="minorEastAsia" w:hAnsiTheme="minorEastAsia" w:hint="eastAsia"/>
          <w:bCs/>
          <w:color w:val="000000" w:themeColor="text1"/>
          <w:sz w:val="20"/>
        </w:rPr>
        <w:t>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50F7BA2D" w14:textId="77777777" w:rsidR="004509E8" w:rsidRDefault="004509E8" w:rsidP="004509E8">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4AAE26BD" w14:textId="77777777" w:rsidR="004509E8" w:rsidRDefault="004509E8" w:rsidP="004509E8">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Look w:val="04A0" w:firstRow="1" w:lastRow="0" w:firstColumn="1" w:lastColumn="0" w:noHBand="0" w:noVBand="1"/>
      </w:tblPr>
      <w:tblGrid>
        <w:gridCol w:w="1129"/>
        <w:gridCol w:w="1276"/>
        <w:gridCol w:w="2219"/>
      </w:tblGrid>
      <w:tr w:rsidR="004509E8" w14:paraId="58975CE9"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110B10"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276" w:type="dxa"/>
          </w:tcPr>
          <w:p w14:paraId="26E21598"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2219" w:type="dxa"/>
          </w:tcPr>
          <w:p w14:paraId="4A632536"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4509E8" w14:paraId="732A81E9"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41D43DBF"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276" w:type="dxa"/>
          </w:tcPr>
          <w:p w14:paraId="06519FD5"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2219" w:type="dxa"/>
          </w:tcPr>
          <w:p w14:paraId="046D60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4509E8" w14:paraId="3B24FAF8"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40C6B03F"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21642A3E"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年齢</w:t>
            </w:r>
          </w:p>
        </w:tc>
        <w:tc>
          <w:tcPr>
            <w:tcW w:w="2219" w:type="dxa"/>
          </w:tcPr>
          <w:p w14:paraId="1AB55FB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4509E8" w14:paraId="5320C26E"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4BCC4A1"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276" w:type="dxa"/>
          </w:tcPr>
          <w:p w14:paraId="28D0015F"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2219" w:type="dxa"/>
          </w:tcPr>
          <w:p w14:paraId="4ED16BC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4509E8" w14:paraId="56CD71C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ACFC995"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007527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ターゲットサイズ</w:t>
            </w:r>
          </w:p>
        </w:tc>
        <w:tc>
          <w:tcPr>
            <w:tcW w:w="2219" w:type="dxa"/>
          </w:tcPr>
          <w:p w14:paraId="2987B8E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視</w:t>
            </w:r>
            <w:r>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4509E8" w14:paraId="54ECB7A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292A7F0" w14:textId="77777777" w:rsidR="004509E8" w:rsidRPr="00256307"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6F416CB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ターゲット距離</w:t>
            </w:r>
          </w:p>
        </w:tc>
        <w:tc>
          <w:tcPr>
            <w:tcW w:w="2219" w:type="dxa"/>
          </w:tcPr>
          <w:p w14:paraId="3BF58499"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仮想空間内1.5m固定</w:t>
            </w:r>
          </w:p>
        </w:tc>
      </w:tr>
      <w:tr w:rsidR="004509E8" w14:paraId="2D17B56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84F3660"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276" w:type="dxa"/>
          </w:tcPr>
          <w:p w14:paraId="31E5C224"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2219" w:type="dxa"/>
          </w:tcPr>
          <w:p w14:paraId="56559A9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4509E8" w14:paraId="0F76ECF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0197B6A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4478E12"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体位保持具</w:t>
            </w:r>
          </w:p>
        </w:tc>
        <w:tc>
          <w:tcPr>
            <w:tcW w:w="2219" w:type="dxa"/>
          </w:tcPr>
          <w:p w14:paraId="38221B1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オフィスチェア</w:t>
            </w:r>
            <w:r w:rsidRPr="00256307">
              <w:rPr>
                <w:sz w:val="18"/>
                <w:szCs w:val="21"/>
              </w:rPr>
              <w:t>,</w:t>
            </w:r>
            <w:r w:rsidRPr="00256307">
              <w:rPr>
                <w:rFonts w:hint="eastAsia"/>
                <w:sz w:val="18"/>
                <w:szCs w:val="21"/>
              </w:rPr>
              <w:t>キャンプ用マット</w:t>
            </w:r>
            <w:r w:rsidRPr="00256307">
              <w:rPr>
                <w:sz w:val="18"/>
                <w:szCs w:val="21"/>
              </w:rPr>
              <w:t>,</w:t>
            </w:r>
            <w:r w:rsidRPr="00256307">
              <w:rPr>
                <w:rFonts w:hint="eastAsia"/>
                <w:sz w:val="18"/>
                <w:szCs w:val="21"/>
              </w:rPr>
              <w:t>枕</w:t>
            </w:r>
          </w:p>
        </w:tc>
      </w:tr>
      <w:tr w:rsidR="004509E8" w14:paraId="317AF620"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606D44D3"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276" w:type="dxa"/>
          </w:tcPr>
          <w:p w14:paraId="5AF639FA"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2219" w:type="dxa"/>
          </w:tcPr>
          <w:p w14:paraId="331B182B"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4509E8" w14:paraId="2210DC5B"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5540EE8F"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70CC1F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256307">
              <w:rPr>
                <w:rFonts w:asciiTheme="minorEastAsia" w:eastAsiaTheme="minorEastAsia" w:hAnsiTheme="minorEastAsia" w:hint="eastAsia"/>
                <w:bCs/>
                <w:color w:val="000000" w:themeColor="text1"/>
                <w:sz w:val="18"/>
              </w:rPr>
              <w:t>失敗回数</w:t>
            </w:r>
          </w:p>
        </w:tc>
        <w:tc>
          <w:tcPr>
            <w:tcW w:w="2219" w:type="dxa"/>
          </w:tcPr>
          <w:p w14:paraId="7F7AB8CF"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ターゲットクリックに失敗した回数</w:t>
            </w:r>
          </w:p>
        </w:tc>
      </w:tr>
      <w:tr w:rsidR="004509E8" w14:paraId="680E09D3"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BE24BF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3898326"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頭部移動量</w:t>
            </w:r>
          </w:p>
        </w:tc>
        <w:tc>
          <w:tcPr>
            <w:tcW w:w="2219" w:type="dxa"/>
          </w:tcPr>
          <w:p w14:paraId="3D790DAA"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頭部移動の総距離</w:t>
            </w:r>
            <w:r w:rsidRPr="00256307">
              <w:rPr>
                <w:rFonts w:asciiTheme="minorEastAsia" w:eastAsiaTheme="minorEastAsia" w:hAnsiTheme="minorEastAsia"/>
                <w:bCs/>
                <w:color w:val="000000" w:themeColor="text1"/>
                <w:sz w:val="18"/>
              </w:rPr>
              <w:t>(m)</w:t>
            </w:r>
          </w:p>
        </w:tc>
      </w:tr>
      <w:tr w:rsidR="004509E8" w14:paraId="7D3F05F4"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D9BC00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5B23180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右手コントローラの総軌跡長</w:t>
            </w:r>
          </w:p>
        </w:tc>
        <w:tc>
          <w:tcPr>
            <w:tcW w:w="2219" w:type="dxa"/>
          </w:tcPr>
          <w:p w14:paraId="6C5E6B15"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ターゲットクリックまでの右手</w:t>
            </w:r>
            <w:r w:rsidRPr="00256307">
              <w:rPr>
                <w:rFonts w:asciiTheme="minorEastAsia" w:eastAsiaTheme="minorEastAsia" w:hAnsiTheme="minorEastAsia"/>
                <w:bCs/>
                <w:color w:val="000000" w:themeColor="text1"/>
                <w:sz w:val="18"/>
              </w:rPr>
              <w:t>コントローラ</w:t>
            </w:r>
            <w:r w:rsidRPr="00256307">
              <w:rPr>
                <w:rFonts w:asciiTheme="minorEastAsia" w:eastAsiaTheme="minorEastAsia" w:hAnsiTheme="minorEastAsia" w:hint="eastAsia"/>
                <w:bCs/>
                <w:color w:val="000000" w:themeColor="text1"/>
                <w:sz w:val="18"/>
              </w:rPr>
              <w:t>の</w:t>
            </w:r>
            <w:r w:rsidRPr="00256307">
              <w:rPr>
                <w:rFonts w:asciiTheme="minorEastAsia" w:eastAsiaTheme="minorEastAsia" w:hAnsiTheme="minorEastAsia"/>
                <w:bCs/>
                <w:color w:val="000000" w:themeColor="text1"/>
                <w:sz w:val="18"/>
              </w:rPr>
              <w:t>移動距離（mm）</w:t>
            </w:r>
          </w:p>
        </w:tc>
      </w:tr>
      <w:tr w:rsidR="004509E8" w14:paraId="0A8EDBF8" w14:textId="77777777" w:rsidTr="00855A3F">
        <w:trPr>
          <w:trHeight w:val="33"/>
        </w:trPr>
        <w:tc>
          <w:tcPr>
            <w:cnfStyle w:val="001000000000" w:firstRow="0" w:lastRow="0" w:firstColumn="1" w:lastColumn="0" w:oddVBand="0" w:evenVBand="0" w:oddHBand="0" w:evenHBand="0" w:firstRowFirstColumn="0" w:firstRowLastColumn="0" w:lastRowFirstColumn="0" w:lastRowLastColumn="0"/>
            <w:tcW w:w="1129" w:type="dxa"/>
            <w:vMerge/>
          </w:tcPr>
          <w:p w14:paraId="75D44F1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6CEBCD8B"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VR</w:t>
            </w:r>
            <w:r w:rsidRPr="00256307">
              <w:rPr>
                <w:rFonts w:ascii="Apple Color Emoji" w:eastAsiaTheme="minorEastAsia" w:hAnsi="Apple Color Emoji" w:cs="Apple Color Emoji" w:hint="eastAsia"/>
                <w:bCs/>
                <w:color w:val="000000" w:themeColor="text1"/>
                <w:sz w:val="18"/>
              </w:rPr>
              <w:t>酔いスコア</w:t>
            </w:r>
          </w:p>
        </w:tc>
        <w:tc>
          <w:tcPr>
            <w:tcW w:w="2219" w:type="dxa"/>
          </w:tcPr>
          <w:p w14:paraId="2D394EC0"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CSQ-VRを基礎とした6項目の自己申告評価（7段階リッカート</w:t>
            </w:r>
            <w:r w:rsidRPr="00256307">
              <w:rPr>
                <w:rFonts w:asciiTheme="minorEastAsia" w:eastAsiaTheme="minorEastAsia" w:hAnsiTheme="minorEastAsia" w:hint="eastAsia"/>
                <w:bCs/>
                <w:color w:val="000000" w:themeColor="text1"/>
                <w:sz w:val="18"/>
              </w:rPr>
              <w:t>尺度</w:t>
            </w:r>
            <w:r w:rsidRPr="00256307">
              <w:rPr>
                <w:rFonts w:asciiTheme="minorEastAsia" w:eastAsiaTheme="minorEastAsia" w:hAnsiTheme="minorEastAsia"/>
                <w:bCs/>
                <w:color w:val="000000" w:themeColor="text1"/>
                <w:sz w:val="18"/>
              </w:rPr>
              <w:t>）</w:t>
            </w:r>
          </w:p>
        </w:tc>
      </w:tr>
    </w:tbl>
    <w:p w14:paraId="6023C72C" w14:textId="40FB6768" w:rsidR="00B42895" w:rsidRDefault="00B42895"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07BAE617" wp14:editId="2819A3A6">
                <wp:simplePos x="0" y="0"/>
                <wp:positionH relativeFrom="column">
                  <wp:posOffset>0</wp:posOffset>
                </wp:positionH>
                <wp:positionV relativeFrom="paragraph">
                  <wp:posOffset>196850</wp:posOffset>
                </wp:positionV>
                <wp:extent cx="2994206" cy="2035512"/>
                <wp:effectExtent l="12700" t="12700" r="15875" b="0"/>
                <wp:wrapTopAndBottom/>
                <wp:docPr id="1409844630"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761656171" name="テキスト ボックス 5"/>
                        <wps:cNvSpPr txBox="1"/>
                        <wps:spPr>
                          <a:xfrm>
                            <a:off x="-137953" y="1181861"/>
                            <a:ext cx="3216095" cy="382611"/>
                          </a:xfrm>
                          <a:prstGeom prst="rect">
                            <a:avLst/>
                          </a:prstGeom>
                          <a:solidFill>
                            <a:schemeClr val="lt1"/>
                          </a:solidFill>
                          <a:ln w="6350">
                            <a:noFill/>
                          </a:ln>
                        </wps:spPr>
                        <wps:txbx>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8752700" name="図 9"/>
                          <pic:cNvPicPr>
                            <a:picLocks noChangeAspect="1"/>
                          </pic:cNvPicPr>
                        </pic:nvPicPr>
                        <pic:blipFill>
                          <a:blip r:embed="rId11"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7BAE617" id="_x0000_s1032" style="position:absolute;left:0;text-align:left;margin-left:0;margin-top:15.5pt;width:235.75pt;height:160.3pt;z-index:251663360;mso-position-horizontal-relative:text;mso-position-vertical-relative:text;mso-width-relative:margin;mso-height-relative:margin" coordorigin="-2730,-6532" coordsize="33512,221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">
                <v:shape id="テキスト ボックス 5" o:spid="_x0000_s1033" type="#_x0000_t202" style="position:absolute;left:-1379;top:11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" fillcolor="white [3201]" stroked="f" strokeweight=".5pt">
                  <v:textbox inset="0,0,0,0">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4" type="#_x0000_t75" style="position:absolute;left:-2730;top:-6532;width:33511;height:1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" stroked="t" strokecolor="black [3213]">
                  <v:imagedata r:id="rId12" o:title=""/>
                  <v:path arrowok="t"/>
                </v:shape>
                <w10:wrap type="topAndBottom"/>
              </v:group>
            </w:pict>
          </mc:Fallback>
        </mc:AlternateContent>
      </w:r>
    </w:p>
    <w:p w14:paraId="49FB41E1" w14:textId="77777777" w:rsidR="004509E8" w:rsidRDefault="004509E8" w:rsidP="009F4EA0">
      <w:pPr>
        <w:rPr>
          <w:rFonts w:asciiTheme="minorEastAsia" w:eastAsiaTheme="minorEastAsia" w:hAnsiTheme="minorEastAsia"/>
          <w:bCs/>
          <w:color w:val="000000" w:themeColor="text1"/>
          <w:sz w:val="20"/>
        </w:rPr>
      </w:pPr>
    </w:p>
    <w:p w14:paraId="0E3678CF" w14:textId="3885108A"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w:t>
      </w:r>
      <w:r w:rsidR="00973F49" w:rsidRPr="00973F49">
        <w:rPr>
          <w:rFonts w:asciiTheme="minorEastAsia" w:eastAsiaTheme="minorEastAsia" w:hAnsiTheme="minorEastAsia"/>
          <w:bCs/>
          <w:color w:val="000000" w:themeColor="text1"/>
          <w:sz w:val="20"/>
        </w:rPr>
        <w:lastRenderedPageBreak/>
        <w:t>能性について特に注意を促すとともに，体調に異変を感じた場合やその他の理由により継続が困難と判断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63D853ED"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7AB2794"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6E601076">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82pt;mso-position-horizontal-relative:char;mso-position-vertical-relative:line" coordorigin="-2686,-8883" coordsize="33468,255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">
                <v:shape id="テキスト ボックス 5" o:spid="_x0000_s1036"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v:textbox>
                </v:shape>
                <v:shape id="図 9" o:spid="_x0000_s1037"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4"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78B8D5C9" w14:textId="03566314" w:rsidR="00476B68"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415F4547" w14:textId="58715A84" w:rsidR="00476B68" w:rsidRDefault="00476B68" w:rsidP="00656E40">
      <w:pPr>
        <w:rPr>
          <w:rFonts w:asciiTheme="minorEastAsia" w:eastAsiaTheme="minorEastAsia" w:hAnsiTheme="minorEastAsia"/>
          <w:bCs/>
          <w:color w:val="000000" w:themeColor="text1"/>
          <w:sz w:val="20"/>
        </w:rPr>
      </w:pPr>
    </w:p>
    <w:p w14:paraId="71FE29D7" w14:textId="1B2C3B09" w:rsidR="00AA6146" w:rsidRDefault="00476B68"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B1F83">
        <w:rPr>
          <w:rFonts w:asciiTheme="minorEastAsia" w:eastAsiaTheme="minorEastAsia" w:hAnsiTheme="minorEastAsia" w:hint="eastAsia"/>
          <w:bCs/>
          <w:color w:val="000000" w:themeColor="text1"/>
          <w:sz w:val="20"/>
        </w:rPr>
        <w:t>つぎに</w:t>
      </w:r>
      <w:r w:rsidR="00BE60BB">
        <w:rPr>
          <w:rFonts w:asciiTheme="minorEastAsia" w:eastAsiaTheme="minorEastAsia" w:hAnsiTheme="minorEastAsia" w:hint="eastAsia"/>
          <w:bCs/>
          <w:color w:val="000000" w:themeColor="text1"/>
          <w:sz w:val="20"/>
        </w:rPr>
        <w:t>,</w:t>
      </w:r>
      <w:r w:rsidR="007B1F83">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007B1F83"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007B1F83"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w:t>
      </w:r>
      <w:r w:rsidR="00595AA1" w:rsidRPr="00595AA1">
        <w:rPr>
          <w:rFonts w:asciiTheme="minorEastAsia" w:eastAsiaTheme="minorEastAsia" w:hAnsiTheme="minorEastAsia" w:hint="eastAsia"/>
          <w:bCs/>
          <w:color w:val="000000" w:themeColor="text1"/>
          <w:sz w:val="20"/>
        </w:rPr>
        <w:t>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から上下に離れるほど反応時間が有意に長くなる傾向が確認された</w:t>
      </w:r>
      <w:r w:rsidR="00BE60BB">
        <w:rPr>
          <w:rFonts w:asciiTheme="minorEastAsia" w:eastAsiaTheme="minorEastAsia" w:hAnsiTheme="minorEastAsia" w:hint="eastAsia"/>
          <w:bCs/>
          <w:color w:val="000000" w:themeColor="text1"/>
          <w:sz w:val="20"/>
        </w:rPr>
        <w:t>.</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del w:id="1" w:author="作成者">
        <w:r w:rsidR="00771F7D" w:rsidRPr="00771F7D" w:rsidDel="00D10686">
          <w:rPr>
            <w:rFonts w:asciiTheme="minorEastAsia" w:eastAsiaTheme="minorEastAsia" w:hAnsiTheme="minorEastAsia"/>
            <w:bCs/>
            <w:color w:val="000000" w:themeColor="text1"/>
            <w:sz w:val="20"/>
          </w:rPr>
          <w:delText xml:space="preserve"> 　</w:delText>
        </w:r>
      </w:del>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1244A44E">
                <wp:extent cx="2942590" cy="2767330"/>
                <wp:effectExtent l="0" t="0" r="3810" b="1270"/>
                <wp:docPr id="1680198959" name="グループ化 6"/>
                <wp:cNvGraphicFramePr/>
                <a:graphic xmlns:a="http://schemas.openxmlformats.org/drawingml/2006/main">
                  <a:graphicData uri="http://schemas.microsoft.com/office/word/2010/wordprocessingGroup">
                    <wpg:wgp>
                      <wpg:cNvGrpSpPr/>
                      <wpg:grpSpPr>
                        <a:xfrm>
                          <a:off x="0" y="0"/>
                          <a:ext cx="2942590" cy="2767330"/>
                          <a:chOff x="-280841" y="-1061561"/>
                          <a:chExt cx="3369869" cy="3083321"/>
                        </a:xfrm>
                      </wpg:grpSpPr>
                      <wps:wsp>
                        <wps:cNvPr id="1358889711" name="テキスト ボックス 5"/>
                        <wps:cNvSpPr txBox="1"/>
                        <wps:spPr>
                          <a:xfrm>
                            <a:off x="-137966" y="1404602"/>
                            <a:ext cx="3216095" cy="617158"/>
                          </a:xfrm>
                          <a:prstGeom prst="rect">
                            <a:avLst/>
                          </a:prstGeom>
                          <a:solidFill>
                            <a:schemeClr val="lt1"/>
                          </a:solidFill>
                          <a:ln w="6350">
                            <a:noFill/>
                          </a:ln>
                        </wps:spPr>
                        <wps:txbx>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280841" y="-1061561"/>
                            <a:ext cx="3369869" cy="2466056"/>
                          </a:xfrm>
                          <a:prstGeom prst="rect">
                            <a:avLst/>
                          </a:prstGeom>
                        </pic:spPr>
                      </pic:pic>
                    </wpg:wgp>
                  </a:graphicData>
                </a:graphic>
              </wp:inline>
            </w:drawing>
          </mc:Choice>
          <mc:Fallback>
            <w:pict>
              <v:group w14:anchorId="1412E8BD" id="_x0000_s1038" style="width:231.7pt;height:217.9pt;mso-position-horizontal-relative:char;mso-position-vertical-relative:line" coordorigin="-2808,-10615" coordsize="33698,308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">
                <v:shape id="テキスト ボックス 5" o:spid="_x0000_s1039" type="#_x0000_t202" style="position:absolute;left:-1379;top:14046;width:3216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" fillcolor="white [3201]" stroked="f" strokeweight=".5pt">
                  <v:textbox inset="0,0,0,0">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0" type="#_x0000_t75" style="position:absolute;left:-2808;top:-10615;width:33698;height:24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">
                  <v:imagedata r:id="rId16"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59840BA" wp14:editId="1FA4D9CF">
                <wp:extent cx="2942590" cy="2749222"/>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2942590" cy="2749222"/>
                          <a:chOff x="-253477" y="-1076815"/>
                          <a:chExt cx="3331619" cy="3028109"/>
                        </a:xfrm>
                      </wpg:grpSpPr>
                      <wps:wsp>
                        <wps:cNvPr id="2128775931" name="テキスト ボックス 5"/>
                        <wps:cNvSpPr txBox="1"/>
                        <wps:spPr>
                          <a:xfrm>
                            <a:off x="-137953" y="1345706"/>
                            <a:ext cx="3216095" cy="605588"/>
                          </a:xfrm>
                          <a:prstGeom prst="rect">
                            <a:avLst/>
                          </a:prstGeom>
                          <a:solidFill>
                            <a:schemeClr val="lt1"/>
                          </a:solidFill>
                          <a:ln w="6350">
                            <a:noFill/>
                          </a:ln>
                        </wps:spPr>
                        <wps:txbx>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253477" y="-1076815"/>
                            <a:ext cx="3310028" cy="2422524"/>
                          </a:xfrm>
                          <a:prstGeom prst="rect">
                            <a:avLst/>
                          </a:prstGeom>
                        </pic:spPr>
                      </pic:pic>
                    </wpg:wgp>
                  </a:graphicData>
                </a:graphic>
              </wp:inline>
            </w:drawing>
          </mc:Choice>
          <mc:Fallback>
            <w:pict>
              <v:group w14:anchorId="659840BA" id="_x0000_s1041" style="width:231.7pt;height:216.45pt;mso-position-horizontal-relative:char;mso-position-vertical-relative:line" coordorigin="-2534,-10768" coordsize="33316,302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">
                <v:shape id="テキスト ボックス 5" o:spid="_x0000_s1042" type="#_x0000_t202" style="position:absolute;left:-1379;top:13457;width:32160;height:6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" fillcolor="white [3201]" stroked="f" strokeweight=".5pt">
                  <v:textbox inset="0,0,0,0">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v:textbox>
                </v:shape>
                <v:shape id="図 9" o:spid="_x0000_s1043" type="#_x0000_t75" style="position:absolute;left:-2534;top:-10768;width:33099;height:24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">
                  <v:imagedata r:id="rId18"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w:t>
      </w:r>
      <w:r w:rsidRPr="00881BE8">
        <w:rPr>
          <w:rFonts w:asciiTheme="minorEastAsia" w:eastAsiaTheme="minorEastAsia" w:hAnsiTheme="minorEastAsia"/>
          <w:bCs/>
          <w:color w:val="000000" w:themeColor="text1"/>
          <w:sz w:val="20"/>
        </w:rPr>
        <w:lastRenderedPageBreak/>
        <w:t>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15B18DB" wp14:editId="7BB3111F">
                <wp:extent cx="2942590" cy="2865588"/>
                <wp:effectExtent l="0" t="0" r="3810" b="5080"/>
                <wp:docPr id="995312221" name="グループ化 6"/>
                <wp:cNvGraphicFramePr/>
                <a:graphic xmlns:a="http://schemas.openxmlformats.org/drawingml/2006/main">
                  <a:graphicData uri="http://schemas.microsoft.com/office/word/2010/wordprocessingGroup">
                    <wpg:wgp>
                      <wpg:cNvGrpSpPr/>
                      <wpg:grpSpPr>
                        <a:xfrm>
                          <a:off x="0" y="0"/>
                          <a:ext cx="2942590" cy="2865588"/>
                          <a:chOff x="-366401" y="-1147345"/>
                          <a:chExt cx="3422161"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66401" y="-1147345"/>
                            <a:ext cx="3422161" cy="2504646"/>
                          </a:xfrm>
                          <a:prstGeom prst="rect">
                            <a:avLst/>
                          </a:prstGeom>
                        </pic:spPr>
                      </pic:pic>
                    </wpg:wgp>
                  </a:graphicData>
                </a:graphic>
              </wp:inline>
            </w:drawing>
          </mc:Choice>
          <mc:Fallback>
            <w:pict>
              <v:group w14:anchorId="315B18DB" id="_x0000_s1044" style="width:231.7pt;height:225.65pt;mso-position-horizontal-relative:char;mso-position-vertical-relative:line" coordorigin="-3664,-11473" coordsize="34221,324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">
                <v:shape id="テキスト ボックス 5" o:spid="_x0000_s1045"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" fillcolor="white [3201]" stroked="f" strokeweight=".5pt">
                  <v:textbox inset="0,0,0,0">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v:textbox>
                </v:shape>
                <v:shape id="図 9" o:spid="_x0000_s1046" type="#_x0000_t75" style="position:absolute;left:-3664;top:-11473;width:34221;height:250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">
                  <v:imagedata r:id="rId20"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450F7ED1" w14:textId="149D5821" w:rsidR="00BD3890" w:rsidRDefault="00BB163B" w:rsidP="00314620">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4BA2ADE1" w14:textId="77777777" w:rsidR="00903E57" w:rsidRDefault="00903E57" w:rsidP="0093275A">
      <w:pPr>
        <w:rPr>
          <w:rFonts w:asciiTheme="minorEastAsia" w:eastAsiaTheme="minorEastAsia" w:hAnsiTheme="minorEastAsia"/>
          <w:bCs/>
          <w:color w:val="000000" w:themeColor="text1"/>
          <w:sz w:val="20"/>
        </w:rPr>
      </w:pPr>
    </w:p>
    <w:p w14:paraId="38F29F1A" w14:textId="5F56724C"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w:t>
      </w:r>
      <w:r w:rsidR="007D4B4C" w:rsidRPr="007D4B4C">
        <w:rPr>
          <w:rFonts w:asciiTheme="minorEastAsia" w:eastAsiaTheme="minorEastAsia" w:hAnsiTheme="minorEastAsia" w:hint="eastAsia"/>
          <w:bCs/>
          <w:color w:val="000000" w:themeColor="text1"/>
          <w:sz w:val="20"/>
        </w:rPr>
        <w:t>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0036768D" w:rsidRPr="0036768D">
        <w:rPr>
          <w:rFonts w:asciiTheme="minorEastAsia" w:eastAsiaTheme="minorEastAsia" w:hAnsiTheme="minorEastAsia"/>
          <w:bCs/>
          <w:color w:val="000000" w:themeColor="text1"/>
          <w:sz w:val="20"/>
        </w:rPr>
        <w:t>ただし</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本実験では座位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半座位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仰臥位の順で条件を固定して実施したため</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この平均値の推移には実験の進行に伴うVR酔いの蓄積が反映されている可能性がある</w:t>
      </w:r>
      <w:r w:rsidR="00405965">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007D4B4C"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007A1654" w:rsidRPr="007A1654">
        <w:rPr>
          <w:rFonts w:asciiTheme="minorEastAsia" w:eastAsiaTheme="minorEastAsia" w:hAnsiTheme="minorEastAsia"/>
          <w:bCs/>
          <w:color w:val="000000" w:themeColor="text1"/>
          <w:sz w:val="20"/>
        </w:rPr>
        <w:t>サンプルサイズの拡大</w:t>
      </w:r>
      <w:r w:rsidR="00405965">
        <w:rPr>
          <w:rFonts w:asciiTheme="minorEastAsia" w:eastAsiaTheme="minorEastAsia" w:hAnsiTheme="minorEastAsia"/>
          <w:bCs/>
          <w:color w:val="000000" w:themeColor="text1"/>
          <w:sz w:val="20"/>
        </w:rPr>
        <w:t>,</w:t>
      </w:r>
      <w:r w:rsidR="007A1654">
        <w:rPr>
          <w:rFonts w:asciiTheme="minorEastAsia" w:eastAsiaTheme="minorEastAsia" w:hAnsiTheme="minorEastAsia"/>
          <w:bCs/>
          <w:color w:val="000000" w:themeColor="text1"/>
          <w:sz w:val="20"/>
        </w:rPr>
        <w:t>VR</w:t>
      </w:r>
      <w:r w:rsidR="007A1654">
        <w:rPr>
          <w:rFonts w:asciiTheme="minorEastAsia" w:eastAsiaTheme="minorEastAsia" w:hAnsiTheme="minorEastAsia" w:hint="eastAsia"/>
          <w:bCs/>
          <w:color w:val="000000" w:themeColor="text1"/>
          <w:sz w:val="20"/>
        </w:rPr>
        <w:t>コンテンツの</w:t>
      </w:r>
      <w:r w:rsidR="007A1654" w:rsidRPr="007A1654">
        <w:rPr>
          <w:rFonts w:asciiTheme="minorEastAsia" w:eastAsiaTheme="minorEastAsia" w:hAnsiTheme="minorEastAsia"/>
          <w:bCs/>
          <w:color w:val="000000" w:themeColor="text1"/>
          <w:sz w:val="20"/>
        </w:rPr>
        <w:t>曝露時間の</w:t>
      </w:r>
      <w:r w:rsidR="007A1654">
        <w:rPr>
          <w:rFonts w:asciiTheme="minorEastAsia" w:eastAsiaTheme="minorEastAsia" w:hAnsiTheme="minorEastAsia" w:hint="eastAsia"/>
          <w:bCs/>
          <w:color w:val="000000" w:themeColor="text1"/>
          <w:sz w:val="20"/>
        </w:rPr>
        <w:t>調整</w:t>
      </w:r>
      <w:r w:rsidR="00405965">
        <w:rPr>
          <w:rFonts w:asciiTheme="minorEastAsia" w:eastAsiaTheme="minorEastAsia" w:hAnsiTheme="minorEastAsia"/>
          <w:bCs/>
          <w:color w:val="000000" w:themeColor="text1"/>
          <w:sz w:val="20"/>
        </w:rPr>
        <w:t>,</w:t>
      </w:r>
      <w:r w:rsidR="007A1654" w:rsidRPr="007A1654">
        <w:rPr>
          <w:rFonts w:asciiTheme="minorEastAsia" w:eastAsiaTheme="minorEastAsia" w:hAnsiTheme="minorEastAsia"/>
          <w:bCs/>
          <w:color w:val="000000" w:themeColor="text1"/>
          <w:sz w:val="20"/>
        </w:rPr>
        <w:t>提示順序のカウンターバランス検討</w:t>
      </w:r>
      <w:r w:rsidR="007A1654">
        <w:rPr>
          <w:rFonts w:asciiTheme="minorEastAsia" w:eastAsiaTheme="minorEastAsia" w:hAnsiTheme="minorEastAsia" w:hint="eastAsia"/>
          <w:bCs/>
          <w:color w:val="000000" w:themeColor="text1"/>
          <w:sz w:val="20"/>
        </w:rPr>
        <w:t>などにより</w:t>
      </w:r>
      <w:r w:rsidR="007A1654">
        <w:rPr>
          <w:rFonts w:asciiTheme="minorEastAsia" w:eastAsiaTheme="minorEastAsia" w:hAnsiTheme="minorEastAsia"/>
          <w:bCs/>
          <w:color w:val="000000" w:themeColor="text1"/>
          <w:sz w:val="20"/>
        </w:rPr>
        <w:t>,</w:t>
      </w:r>
      <w:r w:rsidR="00E93E91">
        <w:rPr>
          <w:rFonts w:asciiTheme="minorEastAsia" w:eastAsiaTheme="minorEastAsia" w:hAnsiTheme="minorEastAsia" w:hint="eastAsia"/>
          <w:bCs/>
          <w:color w:val="000000" w:themeColor="text1"/>
          <w:sz w:val="20"/>
        </w:rPr>
        <w:t>結果が</w:t>
      </w:r>
      <w:r w:rsidR="007D4B4C" w:rsidRPr="007D4B4C">
        <w:rPr>
          <w:rFonts w:asciiTheme="minorEastAsia" w:eastAsiaTheme="minorEastAsia" w:hAnsiTheme="minorEastAsia" w:hint="eastAsia"/>
          <w:bCs/>
          <w:color w:val="000000" w:themeColor="text1"/>
          <w:sz w:val="20"/>
        </w:rPr>
        <w:t>異なる可能性も</w:t>
      </w:r>
      <w:r w:rsidR="00E93E91">
        <w:rPr>
          <w:rFonts w:asciiTheme="minorEastAsia" w:eastAsiaTheme="minorEastAsia" w:hAnsiTheme="minorEastAsia" w:hint="eastAsia"/>
          <w:bCs/>
          <w:color w:val="000000" w:themeColor="text1"/>
          <w:sz w:val="20"/>
        </w:rPr>
        <w:t>あ</w:t>
      </w:r>
      <w:r w:rsidR="007D4B4C" w:rsidRPr="007D4B4C">
        <w:rPr>
          <w:rFonts w:asciiTheme="minorEastAsia" w:eastAsiaTheme="minorEastAsia" w:hAnsiTheme="minorEastAsia" w:hint="eastAsia"/>
          <w:bCs/>
          <w:color w:val="000000" w:themeColor="text1"/>
          <w:sz w:val="20"/>
        </w:rPr>
        <w:t>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2DDFBF1A">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218.65pt;mso-position-horizontal-relative:char;mso-position-vertical-relative:line" coordorigin="-4149,-11306" coordsize="33312,306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E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">
                <v:shape id="テキスト ボックス 5" o:spid="_x0000_s1048"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49"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2"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74A0AD60" w14:textId="48AD254F" w:rsidR="009C472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w:t>
      </w:r>
      <w:r w:rsidR="00C92DF1" w:rsidRPr="00C92DF1">
        <w:rPr>
          <w:rFonts w:asciiTheme="minorEastAsia" w:eastAsiaTheme="minorEastAsia" w:hAnsiTheme="minorEastAsia"/>
          <w:bCs/>
          <w:color w:val="000000" w:themeColor="text1"/>
          <w:sz w:val="20"/>
        </w:rPr>
        <w:lastRenderedPageBreak/>
        <w:t>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w:t>
      </w:r>
      <w:r w:rsidR="00E93E91">
        <w:rPr>
          <w:rFonts w:asciiTheme="minorEastAsia" w:eastAsiaTheme="minorEastAsia" w:hAnsiTheme="minorEastAsia" w:hint="eastAsia"/>
          <w:bCs/>
          <w:color w:val="000000" w:themeColor="text1"/>
          <w:sz w:val="20"/>
        </w:rPr>
        <w:t>た</w:t>
      </w:r>
      <w:r w:rsidR="00EA0286" w:rsidRPr="00EA0286">
        <w:rPr>
          <w:rFonts w:asciiTheme="minorEastAsia" w:eastAsiaTheme="minorEastAsia" w:hAnsiTheme="minorEastAsia"/>
          <w:bCs/>
          <w:color w:val="000000" w:themeColor="text1"/>
          <w:sz w:val="20"/>
        </w:rPr>
        <w:t>と</w:t>
      </w:r>
      <w:r w:rsidR="00E93E91">
        <w:rPr>
          <w:rFonts w:asciiTheme="minorEastAsia" w:eastAsiaTheme="minorEastAsia" w:hAnsiTheme="minorEastAsia" w:hint="eastAsia"/>
          <w:bCs/>
          <w:color w:val="000000" w:themeColor="text1"/>
          <w:sz w:val="20"/>
        </w:rPr>
        <w:t>考え</w:t>
      </w:r>
      <w:r w:rsidR="00EA0286" w:rsidRPr="00EA0286">
        <w:rPr>
          <w:rFonts w:asciiTheme="minorEastAsia" w:eastAsiaTheme="minorEastAsia" w:hAnsiTheme="minorEastAsia"/>
          <w:bCs/>
          <w:color w:val="000000" w:themeColor="text1"/>
          <w:sz w:val="20"/>
        </w:rPr>
        <w:t>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4075067D" w14:textId="1D00B6DC" w:rsidR="008F3703"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2895F58F" w14:textId="77777777" w:rsidR="000325E8" w:rsidRPr="00B86C08" w:rsidRDefault="000325E8" w:rsidP="00D1482E">
      <w:pPr>
        <w:rPr>
          <w:rFonts w:asciiTheme="minorEastAsia" w:eastAsiaTheme="minorEastAsia" w:hAnsiTheme="minorEastAsia"/>
          <w:bCs/>
          <w:color w:val="000000" w:themeColor="text1"/>
          <w:sz w:val="20"/>
          <w:szCs w:val="20"/>
        </w:rPr>
      </w:pPr>
    </w:p>
    <w:p w14:paraId="7351E2EF" w14:textId="60A01BDC" w:rsidR="001A6E19"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w:t>
      </w:r>
      <w:r w:rsidRPr="00B86C08">
        <w:rPr>
          <w:rFonts w:asciiTheme="minorEastAsia" w:eastAsiaTheme="minorEastAsia" w:hAnsiTheme="minorEastAsia" w:hint="eastAsia"/>
          <w:bCs/>
          <w:color w:val="000000" w:themeColor="text1"/>
          <w:sz w:val="20"/>
          <w:szCs w:val="20"/>
        </w:rPr>
        <w:t>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VRインターフェースの設計においては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6162B4DD" w14:textId="77777777" w:rsidR="00176CFF" w:rsidRDefault="00176CFF" w:rsidP="00D1482E">
      <w:pPr>
        <w:rPr>
          <w:rFonts w:asciiTheme="minorEastAsia" w:eastAsiaTheme="minorEastAsia" w:hAnsiTheme="minorEastAsia"/>
          <w:bCs/>
          <w:color w:val="000000" w:themeColor="text1"/>
          <w:sz w:val="20"/>
          <w:szCs w:val="20"/>
        </w:rPr>
      </w:pPr>
    </w:p>
    <w:p w14:paraId="7B1E1C90" w14:textId="73F38C85"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6280B184" w14:textId="7959B2AA" w:rsidR="00CF1121"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w:t>
      </w:r>
      <w:r w:rsidR="000B08B0">
        <w:rPr>
          <w:rFonts w:ascii="Times New Roman" w:hAnsi="Times New Roman" w:hint="eastAsia"/>
          <w:color w:val="000000" w:themeColor="text1"/>
          <w:sz w:val="20"/>
          <w:szCs w:val="20"/>
        </w:rPr>
        <w:lastRenderedPageBreak/>
        <w:t>目的とする</w:t>
      </w:r>
      <w:r w:rsidR="000B08B0">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実験の基本構成は前章の実験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比較対象となる「座位」「半座位」「仰臥位」の</w:t>
      </w:r>
      <w:r w:rsidR="005110CE" w:rsidRPr="005110CE">
        <w:rPr>
          <w:rFonts w:ascii="Times New Roman" w:hAnsi="Times New Roman"/>
          <w:color w:val="000000" w:themeColor="text1"/>
          <w:sz w:val="20"/>
          <w:szCs w:val="20"/>
        </w:rPr>
        <w:t>3</w:t>
      </w:r>
      <w:r w:rsidR="005110CE"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仰臥位姿勢において連続して</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セッション（セッション</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・セッション</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005110CE"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からの変更点および追加された実験条件を表</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3833EA77" w14:textId="77777777" w:rsidR="000325E8" w:rsidRDefault="000325E8" w:rsidP="008462F6">
      <w:pPr>
        <w:ind w:firstLineChars="100" w:firstLine="195"/>
        <w:rPr>
          <w:rFonts w:ascii="Times New Roman" w:hAnsi="Times New Roman"/>
          <w:color w:val="000000" w:themeColor="text1"/>
          <w:sz w:val="20"/>
          <w:szCs w:val="20"/>
        </w:rPr>
      </w:pP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77777777" w:rsidR="00D8064D" w:rsidRDefault="00D8064D" w:rsidP="00D8064D">
      <w:pPr>
        <w:jc w:val="center"/>
        <w:rPr>
          <w:sz w:val="20"/>
          <w:szCs w:val="20"/>
        </w:rPr>
      </w:pPr>
      <w:r>
        <w:rPr>
          <w:rFonts w:hint="eastAsia"/>
          <w:sz w:val="20"/>
          <w:szCs w:val="20"/>
        </w:rPr>
        <w:t>表２変更および追加された実験条件</w:t>
      </w:r>
    </w:p>
    <w:p w14:paraId="37EA6DF3" w14:textId="21D5B399" w:rsidR="00D8064D" w:rsidRPr="00256307" w:rsidRDefault="00D8064D" w:rsidP="00256307">
      <w:pPr>
        <w:jc w:val="center"/>
        <w:rPr>
          <w:szCs w:val="21"/>
        </w:rPr>
      </w:pPr>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Changes and Additions to Experimental Conditions</w:t>
      </w:r>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6B6E7088" w:rsidR="00774042" w:rsidDel="004F146C" w:rsidRDefault="00904AE7" w:rsidP="008462F6">
      <w:pPr>
        <w:ind w:firstLineChars="100" w:firstLine="195"/>
        <w:rPr>
          <w:del w:id="2" w:author="作成者"/>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9641E9">
        <w:rPr>
          <w:rFonts w:ascii="Times New Roman" w:hAnsi="Times New Roman" w:hint="eastAsia"/>
          <w:color w:val="000000" w:themeColor="text1"/>
          <w:sz w:val="20"/>
          <w:szCs w:val="20"/>
        </w:rPr>
        <w:t>8</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r w:rsidRPr="00904AE7">
        <w:rPr>
          <w:rFonts w:ascii="Times New Roman" w:hAnsi="Times New Roman"/>
          <w:color w:val="000000" w:themeColor="text1"/>
          <w:sz w:val="20"/>
          <w:szCs w:val="20"/>
        </w:rPr>
        <w:t>各セッションのターゲット位置別反応時間</w:t>
      </w:r>
      <w:r w:rsidR="009641E9">
        <w:rPr>
          <w:rFonts w:ascii="Times New Roman" w:hAnsi="Times New Roman" w:hint="eastAsia"/>
          <w:color w:val="000000" w:themeColor="text1"/>
          <w:sz w:val="20"/>
          <w:szCs w:val="20"/>
        </w:rPr>
        <w:t>を</w:t>
      </w:r>
      <w:r w:rsidRPr="00904AE7">
        <w:rPr>
          <w:rFonts w:ascii="Times New Roman" w:hAnsi="Times New Roman"/>
          <w:color w:val="000000" w:themeColor="text1"/>
          <w:sz w:val="20"/>
          <w:szCs w:val="20"/>
        </w:rPr>
        <w:t>箱ひげ図</w:t>
      </w:r>
      <w:r w:rsidR="009641E9">
        <w:rPr>
          <w:rFonts w:ascii="Times New Roman" w:hAnsi="Times New Roman" w:hint="eastAsia"/>
          <w:color w:val="000000" w:themeColor="text1"/>
          <w:sz w:val="20"/>
          <w:szCs w:val="20"/>
        </w:rPr>
        <w:t>にて</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00A23F02" w14:textId="06DFFA9C" w:rsidR="005D2722" w:rsidDel="004F146C" w:rsidRDefault="005D2722" w:rsidP="008462F6">
      <w:pPr>
        <w:ind w:firstLineChars="100" w:firstLine="195"/>
        <w:rPr>
          <w:del w:id="3" w:author="作成者"/>
          <w:rFonts w:ascii="Times New Roman" w:hAnsi="Times New Roman"/>
          <w:color w:val="000000" w:themeColor="text1"/>
          <w:sz w:val="20"/>
          <w:szCs w:val="20"/>
        </w:rPr>
      </w:pPr>
    </w:p>
    <w:p w14:paraId="5C979354" w14:textId="78578325" w:rsidR="00C432F8"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2D54226D" w14:textId="77777777" w:rsidR="00F25BEA" w:rsidRPr="006A658D" w:rsidRDefault="00F25BEA" w:rsidP="008462F6">
      <w:pPr>
        <w:ind w:firstLineChars="100" w:firstLine="195"/>
        <w:rPr>
          <w:rFonts w:ascii="Times New Roman" w:hAnsi="Times New Roman"/>
          <w:color w:val="000000" w:themeColor="text1"/>
          <w:sz w:val="20"/>
          <w:szCs w:val="20"/>
        </w:rPr>
      </w:pPr>
    </w:p>
    <w:p w14:paraId="65F3977C" w14:textId="1BA5E39A" w:rsidR="00815235"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18CE7485" w14:textId="4F910121" w:rsidR="00815235" w:rsidRDefault="00815235" w:rsidP="00C57B22">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8E536B1" wp14:editId="73BBBE8E">
                <wp:extent cx="2942590" cy="3745865"/>
                <wp:effectExtent l="0" t="0" r="3810" b="635"/>
                <wp:docPr id="293072116" name="グループ化 6"/>
                <wp:cNvGraphicFramePr/>
                <a:graphic xmlns:a="http://schemas.openxmlformats.org/drawingml/2006/main">
                  <a:graphicData uri="http://schemas.microsoft.com/office/word/2010/wordprocessingGroup">
                    <wpg:wgp>
                      <wpg:cNvGrpSpPr/>
                      <wpg:grpSpPr>
                        <a:xfrm>
                          <a:off x="0" y="0"/>
                          <a:ext cx="2942590" cy="3745865"/>
                          <a:chOff x="-1451361" y="-2134796"/>
                          <a:chExt cx="3452492" cy="4277894"/>
                        </a:xfrm>
                      </wpg:grpSpPr>
                      <wps:wsp>
                        <wps:cNvPr id="1284536309" name="テキスト ボックス 5"/>
                        <wps:cNvSpPr txBox="1"/>
                        <wps:spPr>
                          <a:xfrm>
                            <a:off x="-1384825" y="1225355"/>
                            <a:ext cx="3216094" cy="917743"/>
                          </a:xfrm>
                          <a:prstGeom prst="rect">
                            <a:avLst/>
                          </a:prstGeom>
                          <a:solidFill>
                            <a:schemeClr val="lt1"/>
                          </a:solidFill>
                          <a:ln w="6350">
                            <a:noFill/>
                          </a:ln>
                        </wps:spPr>
                        <wps:txbx>
                          <w:txbxContent>
                            <w:p w14:paraId="7F10BFC0" w14:textId="77777777" w:rsidR="00815235" w:rsidRDefault="00815235" w:rsidP="00815235">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0992E46" w14:textId="77777777" w:rsidR="00815235" w:rsidRPr="00450790" w:rsidRDefault="00815235" w:rsidP="00815235">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24567527"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08E536B1" id="_x0000_s1050"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">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" fillcolor="white [3201]" stroked="f" strokeweight=".5pt">
                  <v:textbox inset="0,0,0,0">
                    <w:txbxContent>
                      <w:p w14:paraId="7F10BFC0" w14:textId="77777777" w:rsidR="00815235" w:rsidRDefault="00815235" w:rsidP="00815235">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0992E46" w14:textId="77777777" w:rsidR="00815235" w:rsidRPr="00450790" w:rsidRDefault="00815235" w:rsidP="00815235">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">
                  <v:imagedata r:id="rId24" o:title=""/>
                </v:shape>
                <w10:anchorlock/>
              </v:group>
            </w:pict>
          </mc:Fallback>
        </mc:AlternateContent>
      </w:r>
    </w:p>
    <w:p w14:paraId="0E95E3CA" w14:textId="77777777" w:rsidR="00815235" w:rsidRDefault="00815235" w:rsidP="00C57B22">
      <w:pPr>
        <w:ind w:firstLineChars="100" w:firstLine="195"/>
        <w:rPr>
          <w:rFonts w:ascii="Times New Roman" w:hAnsi="Times New Roman"/>
          <w:color w:val="000000" w:themeColor="text1"/>
          <w:sz w:val="20"/>
          <w:szCs w:val="20"/>
        </w:rPr>
      </w:pPr>
    </w:p>
    <w:p w14:paraId="3ED363CB" w14:textId="5DAC5179"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04F35D65" w14:textId="17174A20" w:rsidR="00F25BEA" w:rsidRDefault="004F523E" w:rsidP="00C57B22">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7F6637C5" w14:textId="77777777" w:rsidR="0079638C" w:rsidRDefault="0079638C">
      <w:pPr>
        <w:ind w:firstLineChars="100" w:firstLine="195"/>
        <w:rPr>
          <w:rFonts w:ascii="Times New Roman" w:hAnsi="Times New Roman"/>
          <w:color w:val="000000" w:themeColor="text1"/>
          <w:sz w:val="20"/>
          <w:szCs w:val="20"/>
        </w:rPr>
      </w:pPr>
    </w:p>
    <w:p w14:paraId="7F4D5EF8" w14:textId="07F91ABE" w:rsidR="002B11B6" w:rsidRDefault="002B11B6" w:rsidP="002B11B6">
      <w:pPr>
        <w:ind w:firstLineChars="100" w:firstLine="195"/>
        <w:rPr>
          <w:rFonts w:ascii="Times New Roman" w:hAnsi="Times New Roman"/>
          <w:color w:val="000000" w:themeColor="text1"/>
          <w:sz w:val="20"/>
          <w:szCs w:val="20"/>
        </w:rPr>
      </w:pPr>
      <w:r w:rsidRPr="002B11B6">
        <w:rPr>
          <w:rFonts w:ascii="Times New Roman" w:hAnsi="Times New Roman" w:hint="eastAsia"/>
          <w:color w:val="000000" w:themeColor="text1"/>
          <w:sz w:val="20"/>
          <w:szCs w:val="20"/>
        </w:rPr>
        <w:t>体位条件ごとの反応時間の平均と標準偏差を図</w:t>
      </w:r>
      <w:r w:rsidRPr="002B11B6">
        <w:rPr>
          <w:rFonts w:ascii="Times New Roman" w:hAnsi="Times New Roman" w:hint="eastAsia"/>
          <w:color w:val="000000" w:themeColor="text1"/>
          <w:sz w:val="20"/>
          <w:szCs w:val="20"/>
        </w:rPr>
        <w:t>3</w:t>
      </w:r>
      <w:r w:rsidRPr="002B11B6">
        <w:rPr>
          <w:rFonts w:ascii="Times New Roman" w:hAnsi="Times New Roman" w:hint="eastAsia"/>
          <w:color w:val="000000" w:themeColor="text1"/>
          <w:sz w:val="20"/>
          <w:szCs w:val="20"/>
        </w:rPr>
        <w:t>に示す</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sidR="001F5057">
        <w:rPr>
          <w:rFonts w:ascii="Times New Roman" w:hAnsi="Times New Roman"/>
          <w:color w:val="000000" w:themeColor="text1"/>
          <w:sz w:val="20"/>
          <w:szCs w:val="20"/>
        </w:rPr>
        <w:t>(</w:t>
      </w:r>
      <w:r w:rsidR="001F5057" w:rsidRPr="001F5057">
        <w:rPr>
          <w:rFonts w:ascii="Times New Roman" w:hAnsi="Times New Roman"/>
          <w:color w:val="000000" w:themeColor="text1"/>
          <w:sz w:val="20"/>
          <w:szCs w:val="20"/>
        </w:rPr>
        <w:t>H</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1.749,p</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0.417</w:t>
      </w:r>
      <w:r w:rsidR="001F5057"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sidR="00DA4E74">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sidR="00B434C5">
        <w:rPr>
          <w:rFonts w:ascii="Times New Roman" w:hAnsi="Times New Roman" w:hint="eastAsia"/>
          <w:color w:val="000000" w:themeColor="text1"/>
          <w:sz w:val="20"/>
          <w:szCs w:val="20"/>
        </w:rPr>
        <w:t>.</w:t>
      </w:r>
    </w:p>
    <w:p w14:paraId="78ED5885" w14:textId="7A0F39A8" w:rsidR="00362132" w:rsidRPr="002B11B6" w:rsidRDefault="00362132" w:rsidP="002B11B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3523CC81" wp14:editId="6F8B604D">
                <wp:extent cx="2942590" cy="2723515"/>
                <wp:effectExtent l="0" t="0" r="3810" b="0"/>
                <wp:docPr id="1030450965" name="グループ化 6"/>
                <wp:cNvGraphicFramePr/>
                <a:graphic xmlns:a="http://schemas.openxmlformats.org/drawingml/2006/main">
                  <a:graphicData uri="http://schemas.microsoft.com/office/word/2010/wordprocessingGroup">
                    <wpg:wgp>
                      <wpg:cNvGrpSpPr/>
                      <wpg:grpSpPr>
                        <a:xfrm>
                          <a:off x="0" y="0"/>
                          <a:ext cx="2942590" cy="2723515"/>
                          <a:chOff x="-1451361" y="-1195077"/>
                          <a:chExt cx="3452492" cy="3110602"/>
                        </a:xfrm>
                      </wpg:grpSpPr>
                      <wps:wsp>
                        <wps:cNvPr id="407496714" name="テキスト ボックス 5"/>
                        <wps:cNvSpPr txBox="1"/>
                        <wps:spPr>
                          <a:xfrm>
                            <a:off x="-1384825" y="1225265"/>
                            <a:ext cx="3216094" cy="690260"/>
                          </a:xfrm>
                          <a:prstGeom prst="rect">
                            <a:avLst/>
                          </a:prstGeom>
                          <a:solidFill>
                            <a:schemeClr val="lt1"/>
                          </a:solidFill>
                          <a:ln w="6350">
                            <a:noFill/>
                          </a:ln>
                        </wps:spPr>
                        <wps:txbx>
                          <w:txbxContent>
                            <w:p w14:paraId="074BA0F0" w14:textId="77777777" w:rsidR="00D046F9" w:rsidRPr="00AB42D9" w:rsidRDefault="00D046F9"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D046F9" w:rsidRPr="00450790" w:rsidRDefault="00D046F9"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9429412"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1451361" y="-1195077"/>
                            <a:ext cx="3452492" cy="2304362"/>
                          </a:xfrm>
                          <a:prstGeom prst="rect">
                            <a:avLst/>
                          </a:prstGeom>
                        </pic:spPr>
                      </pic:pic>
                    </wpg:wgp>
                  </a:graphicData>
                </a:graphic>
              </wp:inline>
            </w:drawing>
          </mc:Choice>
          <mc:Fallback>
            <w:pict>
              <v:group w14:anchorId="3523CC81" id="_x0000_s1053" style="width:231.7pt;height:214.45pt;mso-position-horizontal-relative:char;mso-position-vertical-relative:line" coordorigin="-14513,-11950" coordsize="34524,31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">
                <v:shape id="テキスト ボックス 5" o:spid="_x0000_s1054"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" fillcolor="white [3201]" stroked="f" strokeweight=".5pt">
                  <v:textbox inset="0,0,0,0">
                    <w:txbxContent>
                      <w:p w14:paraId="074BA0F0" w14:textId="77777777" w:rsidR="00D046F9" w:rsidRPr="00AB42D9" w:rsidRDefault="00D046F9"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D046F9" w:rsidRPr="00450790" w:rsidRDefault="00D046F9"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v:textbox>
                </v:shape>
                <v:shape id="図 9" o:spid="_x0000_s1055" type="#_x0000_t75" style="position:absolute;left:-14513;top:-11950;width:34524;height:23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">
                  <v:imagedata r:id="rId26" o:title=""/>
                </v:shape>
                <w10:anchorlock/>
              </v:group>
            </w:pict>
          </mc:Fallback>
        </mc:AlternateContent>
      </w:r>
    </w:p>
    <w:p w14:paraId="5641577D" w14:textId="77777777" w:rsidR="002B11B6" w:rsidRPr="002B11B6" w:rsidRDefault="002B11B6" w:rsidP="002B11B6">
      <w:pPr>
        <w:ind w:firstLineChars="100" w:firstLine="195"/>
        <w:rPr>
          <w:rFonts w:ascii="Times New Roman" w:hAnsi="Times New Roman"/>
          <w:color w:val="000000" w:themeColor="text1"/>
          <w:sz w:val="20"/>
          <w:szCs w:val="20"/>
        </w:rPr>
      </w:pPr>
    </w:p>
    <w:p w14:paraId="791C13EF" w14:textId="5A3EA427" w:rsidR="00945917" w:rsidDel="00B06F86" w:rsidRDefault="000D5E7B" w:rsidP="002B11B6">
      <w:pPr>
        <w:ind w:firstLineChars="100" w:firstLine="195"/>
        <w:rPr>
          <w:del w:id="4" w:author="作成者"/>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sidR="00F8047A">
        <w:rPr>
          <w:rFonts w:ascii="Times New Roman" w:hAnsi="Times New Roman"/>
          <w:color w:val="000000" w:themeColor="text1"/>
          <w:sz w:val="20"/>
          <w:szCs w:val="20"/>
        </w:rPr>
        <w:t>.</w:t>
      </w:r>
    </w:p>
    <w:p w14:paraId="197DD75E" w14:textId="67909F38" w:rsidR="00166887" w:rsidRPr="002B11B6" w:rsidRDefault="00166887" w:rsidP="002B11B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color w:val="000000" w:themeColor="text1"/>
          <w:sz w:val="20"/>
        </w:rPr>
        <w:t>また</w:t>
      </w:r>
      <w:r w:rsidR="00AD12B7">
        <w:rPr>
          <w:rFonts w:asciiTheme="minorEastAsia" w:eastAsiaTheme="minorEastAsia" w:hAnsiTheme="minorEastAsia" w:hint="eastAsia"/>
          <w:bCs/>
          <w:color w:val="000000" w:themeColor="text1"/>
          <w:sz w:val="20"/>
        </w:rPr>
        <w:t>,</w:t>
      </w:r>
      <w:r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A93B95">
        <w:rPr>
          <w:rFonts w:asciiTheme="minorEastAsia" w:eastAsiaTheme="minorEastAsia" w:hAnsiTheme="minorEastAsia" w:hint="eastAsia"/>
          <w:bCs/>
          <w:color w:val="000000" w:themeColor="text1"/>
          <w:sz w:val="20"/>
        </w:rPr>
        <w:t>仰臥位において</w:t>
      </w:r>
      <w:r w:rsidRPr="00111930">
        <w:rPr>
          <w:rFonts w:asciiTheme="minorEastAsia" w:eastAsiaTheme="minorEastAsia" w:hAnsiTheme="minorEastAsia"/>
          <w:bCs/>
          <w:color w:val="000000" w:themeColor="text1"/>
          <w:sz w:val="20"/>
        </w:rPr>
        <w:t>「上の方が最もクリックが難しかった」と複数人が回答して</w:t>
      </w:r>
      <w:r>
        <w:rPr>
          <w:rFonts w:asciiTheme="minorEastAsia" w:eastAsiaTheme="minorEastAsia" w:hAnsiTheme="minorEastAsia" w:hint="eastAsia"/>
          <w:bCs/>
          <w:color w:val="000000" w:themeColor="text1"/>
          <w:sz w:val="20"/>
        </w:rPr>
        <w:t>いた</w:t>
      </w:r>
      <w:r w:rsidR="00AD12B7">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これは実験１と同様の結果である</w:t>
      </w:r>
      <w:r w:rsidR="00AD12B7">
        <w:rPr>
          <w:rFonts w:asciiTheme="minorEastAsia" w:eastAsiaTheme="minorEastAsia" w:hAnsiTheme="minorEastAsia" w:hint="eastAsia"/>
          <w:bCs/>
          <w:color w:val="000000" w:themeColor="text1"/>
          <w:sz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279A8809" w:rsidR="002A0183" w:rsidRDefault="00874BD7" w:rsidP="005446D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仰臥位においても座位と同等の反応時間を記録した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の結果とは</w:t>
      </w:r>
      <w:r w:rsidR="00C610F0">
        <w:rPr>
          <w:rFonts w:ascii="Times New Roman" w:hAnsi="Times New Roman" w:hint="eastAsia"/>
          <w:color w:val="000000" w:themeColor="text1"/>
          <w:sz w:val="20"/>
          <w:szCs w:val="20"/>
        </w:rPr>
        <w:t>異なる傾向である</w:t>
      </w:r>
      <w:r w:rsidR="00C610F0">
        <w:rPr>
          <w:rFonts w:ascii="Times New Roman" w:hAnsi="Times New Roman"/>
          <w:color w:val="000000" w:themeColor="text1"/>
          <w:sz w:val="20"/>
          <w:szCs w:val="20"/>
        </w:rPr>
        <w:t>.</w:t>
      </w:r>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内での短期間（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セッション間）の反復試行</w:t>
      </w:r>
      <w:r w:rsidR="00A45FD5">
        <w:rPr>
          <w:rFonts w:ascii="Times New Roman" w:hAnsi="Times New Roman" w:hint="eastAsia"/>
          <w:color w:val="000000" w:themeColor="text1"/>
          <w:sz w:val="20"/>
          <w:szCs w:val="20"/>
        </w:rPr>
        <w:t>では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仰臥位における反応時間の有意な短縮は認められなかった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w:t>
      </w:r>
      <w:r w:rsidR="002A0183" w:rsidRPr="002A0183">
        <w:rPr>
          <w:rFonts w:ascii="Times New Roman" w:hAnsi="Times New Roman" w:hint="eastAsia"/>
          <w:color w:val="000000" w:themeColor="text1"/>
          <w:sz w:val="20"/>
          <w:szCs w:val="20"/>
        </w:rPr>
        <w:t>Idx8</w:t>
      </w:r>
      <w:r w:rsidR="002A0183" w:rsidRPr="002A0183">
        <w:rPr>
          <w:rFonts w:ascii="Times New Roman" w:hAnsi="Times New Roman" w:hint="eastAsia"/>
          <w:color w:val="000000" w:themeColor="text1"/>
          <w:sz w:val="20"/>
          <w:szCs w:val="20"/>
        </w:rPr>
        <w:t>）において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の改善傾向が見られた点は注目に値する</w:t>
      </w:r>
      <w:r w:rsidR="002A0183" w:rsidRPr="002A0183">
        <w:rPr>
          <w:rFonts w:ascii="Times New Roman" w:hAnsi="Times New Roman" w:hint="eastAsia"/>
          <w:color w:val="000000" w:themeColor="text1"/>
          <w:sz w:val="20"/>
          <w:szCs w:val="20"/>
        </w:rPr>
        <w:t>.</w:t>
      </w:r>
    </w:p>
    <w:p w14:paraId="6200DFE8" w14:textId="77777777" w:rsidR="00886F6E" w:rsidRPr="002A0183" w:rsidRDefault="00886F6E" w:rsidP="005319D3">
      <w:pPr>
        <w:rPr>
          <w:rFonts w:ascii="Times New Roman" w:hAnsi="Times New Roman"/>
          <w:color w:val="000000" w:themeColor="text1"/>
          <w:sz w:val="20"/>
          <w:szCs w:val="20"/>
        </w:rPr>
      </w:pPr>
    </w:p>
    <w:p w14:paraId="4AC8E43C" w14:textId="6E6195A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w:t>
      </w:r>
      <w:r w:rsidR="009E58DF">
        <w:rPr>
          <w:rFonts w:ascii="Times New Roman" w:hAnsi="Times New Roman" w:hint="eastAsia"/>
          <w:color w:val="000000" w:themeColor="text1"/>
          <w:sz w:val="20"/>
          <w:szCs w:val="20"/>
        </w:rPr>
        <w:t>体位条件間の</w:t>
      </w:r>
      <w:r w:rsidRPr="002A0183">
        <w:rPr>
          <w:rFonts w:ascii="Times New Roman" w:hAnsi="Times New Roman" w:hint="eastAsia"/>
          <w:color w:val="000000" w:themeColor="text1"/>
          <w:sz w:val="20"/>
          <w:szCs w:val="20"/>
        </w:rPr>
        <w:t>反応時間の</w:t>
      </w:r>
      <w:r w:rsidR="009E58DF">
        <w:rPr>
          <w:rFonts w:ascii="Times New Roman" w:hAnsi="Times New Roman" w:hint="eastAsia"/>
          <w:color w:val="000000" w:themeColor="text1"/>
          <w:sz w:val="20"/>
          <w:szCs w:val="20"/>
        </w:rPr>
        <w:t>有意</w:t>
      </w:r>
      <w:r w:rsidRPr="002A0183">
        <w:rPr>
          <w:rFonts w:ascii="Times New Roman" w:hAnsi="Times New Roman" w:hint="eastAsia"/>
          <w:color w:val="000000" w:themeColor="text1"/>
          <w:sz w:val="20"/>
          <w:szCs w:val="20"/>
        </w:rPr>
        <w:t>差が消失した</w:t>
      </w:r>
      <w:r w:rsidR="009E58DF">
        <w:rPr>
          <w:rFonts w:ascii="Times New Roman" w:hAnsi="Times New Roman" w:hint="eastAsia"/>
          <w:color w:val="000000" w:themeColor="text1"/>
          <w:sz w:val="20"/>
          <w:szCs w:val="20"/>
        </w:rPr>
        <w:t>こと</w:t>
      </w:r>
      <w:r w:rsidRPr="002A0183">
        <w:rPr>
          <w:rFonts w:ascii="Times New Roman" w:hAnsi="Times New Roman" w:hint="eastAsia"/>
          <w:color w:val="000000" w:themeColor="text1"/>
          <w:sz w:val="20"/>
          <w:szCs w:val="20"/>
        </w:rPr>
        <w:t>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06A9AC0A" w14:textId="30B67C49"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008482D3" w14:textId="18FABB3C" w:rsidR="0044063E"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C57B22">
        <w:rPr>
          <w:rFonts w:ascii="Times New Roman" w:hAnsi="Times New Roman" w:hint="eastAsia"/>
          <w:color w:val="000000" w:themeColor="text1"/>
          <w:sz w:val="20"/>
          <w:szCs w:val="20"/>
        </w:rPr>
        <w:t>1</w:t>
      </w:r>
      <w:r w:rsidR="00C57B22">
        <w:rPr>
          <w:rFonts w:ascii="Times New Roman" w:hAnsi="Times New Roman"/>
          <w:color w:val="000000" w:themeColor="text1"/>
          <w:sz w:val="20"/>
          <w:szCs w:val="20"/>
        </w:rPr>
        <w:t>0</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w:t>
      </w:r>
      <w:r w:rsidR="00187A55" w:rsidRPr="00187A55">
        <w:rPr>
          <w:rFonts w:ascii="Times New Roman" w:hAnsi="Times New Roman" w:hint="eastAsia"/>
          <w:color w:val="000000" w:themeColor="text1"/>
          <w:sz w:val="20"/>
          <w:szCs w:val="20"/>
        </w:rPr>
        <w:lastRenderedPageBreak/>
        <w:t>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264FF2FA" w14:textId="30902557" w:rsidR="009E231B" w:rsidRDefault="009E231B"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4F5520C" wp14:editId="72596F39">
                <wp:extent cx="2849879" cy="2927757"/>
                <wp:effectExtent l="0" t="0" r="0" b="6350"/>
                <wp:docPr id="799178733"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1982009964" name="テキスト ボックス 5"/>
                        <wps:cNvSpPr txBox="1"/>
                        <wps:spPr>
                          <a:xfrm>
                            <a:off x="-364382" y="1447634"/>
                            <a:ext cx="3216095" cy="649683"/>
                          </a:xfrm>
                          <a:prstGeom prst="rect">
                            <a:avLst/>
                          </a:prstGeom>
                          <a:solidFill>
                            <a:schemeClr val="lt1"/>
                          </a:solidFill>
                          <a:ln w="6350">
                            <a:noFill/>
                          </a:ln>
                        </wps:spPr>
                        <wps:txbx>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87912216" name="図 9"/>
                          <pic:cNvPicPr>
                            <a:picLocks noChangeAspect="1"/>
                          </pic:cNvPicPr>
                        </pic:nvPicPr>
                        <pic:blipFill>
                          <a:blip r:embed="rId27"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24F5520C" id="_x0000_s1056"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">
                <v:shape id="テキスト ボックス 5" o:spid="_x0000_s1057"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" fillcolor="white [3201]" stroked="f" strokeweight=".5pt">
                  <v:textbox inset="0,0,0,0">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58"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">
                  <v:imagedata r:id="rId28" o:title=""/>
                </v:shape>
                <w10:anchorlock/>
              </v:group>
            </w:pict>
          </mc:Fallback>
        </mc:AlternateConten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5BF627AA"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044A062B"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w:t>
      </w:r>
      <w:r w:rsidR="00C82700" w:rsidRPr="00C82700">
        <w:rPr>
          <w:rFonts w:ascii="Times New Roman" w:hAnsi="Times New Roman" w:hint="eastAsia"/>
          <w:color w:val="000000" w:themeColor="text1"/>
          <w:sz w:val="20"/>
          <w:szCs w:val="20"/>
        </w:rPr>
        <w:t>いう特性を有する</w:t>
      </w:r>
      <w:r w:rsidR="00B77360">
        <w:rPr>
          <w:rFonts w:ascii="Times New Roman" w:hAnsi="Times New Roman" w:hint="eastAsia"/>
          <w:color w:val="000000" w:themeColor="text1"/>
          <w:sz w:val="20"/>
          <w:szCs w:val="20"/>
        </w:rPr>
        <w:t>可能性が示唆された</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4BE52F9" w14:textId="135457BD" w:rsidR="00FB1985"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25E8A26F" w14:textId="77777777" w:rsidR="00060C9D" w:rsidRDefault="00060C9D" w:rsidP="008B7D6B"/>
    <w:p w14:paraId="56F45E87" w14:textId="57C710B2" w:rsidR="00060C9D"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w:t>
      </w:r>
      <w:r w:rsidR="00A3080E">
        <w:rPr>
          <w:rFonts w:hint="eastAsia"/>
        </w:rPr>
        <w:t>平均反応時間の</w:t>
      </w:r>
      <w:r w:rsidR="00B404E5">
        <w:rPr>
          <w:rFonts w:hint="eastAsia"/>
        </w:rPr>
        <w:t>増加</w:t>
      </w:r>
      <w:r w:rsidR="008B7D6B">
        <w:rPr>
          <w:rFonts w:hint="eastAsia"/>
        </w:rPr>
        <w:t>を正確に認識できない可能性が示唆された</w:t>
      </w:r>
      <w:r w:rsidR="003B11C0">
        <w:rPr>
          <w:rFonts w:hint="eastAsia"/>
        </w:rPr>
        <w:t>.</w:t>
      </w:r>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数十分程度の短期間の反復試行では顕著なパフォーマンス向上は認められなかったが</w:t>
      </w:r>
      <w:r w:rsidR="001D7053" w:rsidRPr="001D7053">
        <w:t xml:space="preserve">, </w:t>
      </w:r>
      <w:r w:rsidR="001D7053" w:rsidRPr="001D7053">
        <w:t>実験</w:t>
      </w:r>
      <w:r w:rsidR="001D7053" w:rsidRPr="001D7053">
        <w:t>1</w:t>
      </w:r>
      <w:r w:rsidR="001D7053" w:rsidRPr="001D7053">
        <w:t>からの継続参加</w:t>
      </w:r>
      <w:r w:rsidR="001D7053" w:rsidRPr="001D7053">
        <w:lastRenderedPageBreak/>
        <w:t>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44F5DB12" w14:textId="77777777" w:rsidR="004429F4" w:rsidRDefault="004429F4" w:rsidP="008B7D6B"/>
    <w:p w14:paraId="0CD3174B" w14:textId="032D523E" w:rsidR="001067CC"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姿勢に左右されない一貫したユーザー体験を構築することが不可欠である</w:t>
      </w:r>
      <w:r w:rsidR="00A10746" w:rsidRPr="00A10746">
        <w:t>.</w:t>
      </w:r>
    </w:p>
    <w:p w14:paraId="5B4539C7" w14:textId="77777777" w:rsidR="00141B0F" w:rsidRPr="0044573F" w:rsidRDefault="00141B0F" w:rsidP="008B7D6B"/>
    <w:p w14:paraId="7B571A81" w14:textId="58A6B09F" w:rsidR="00E95EDD" w:rsidRPr="00E95EDD"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EE5D278" w14:textId="77777777" w:rsidR="004753F9" w:rsidRDefault="004753F9"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30"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1"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2"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3"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lastRenderedPageBreak/>
        <w:t>ISO/TR 9241-380:2022. Ergonomics of human-system interaction — Part 380: Survey result of HMD (Head-Mounted Displays) characteristics related to human-system interaction.</w:t>
      </w:r>
    </w:p>
    <w:p w14:paraId="30125234" w14:textId="1B2D5B77" w:rsidR="00C17368" w:rsidRPr="003C7F78" w:rsidRDefault="00C17368" w:rsidP="003C7F78">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4"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3C7F78"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26040" w14:textId="77777777" w:rsidR="00AE144E" w:rsidRDefault="00AE144E">
      <w:r>
        <w:separator/>
      </w:r>
    </w:p>
  </w:endnote>
  <w:endnote w:type="continuationSeparator" w:id="0">
    <w:p w14:paraId="094E7D5B" w14:textId="77777777" w:rsidR="00AE144E" w:rsidRDefault="00AE144E">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73EA8E5F"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322E16" w:rsidRPr="00322E16">
      <w:rPr>
        <w:noProof/>
        <w:sz w:val="18"/>
        <w:lang w:val="ja-JP"/>
      </w:rPr>
      <w:t>1</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5CED" w14:textId="77777777" w:rsidR="00AE144E" w:rsidRDefault="00AE144E">
      <w:r>
        <w:separator/>
      </w:r>
    </w:p>
  </w:footnote>
  <w:footnote w:type="continuationSeparator" w:id="0">
    <w:p w14:paraId="657694C9" w14:textId="77777777" w:rsidR="00AE144E" w:rsidRDefault="00AE1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2052922174">
    <w:abstractNumId w:val="9"/>
  </w:num>
  <w:num w:numId="2" w16cid:durableId="32657797">
    <w:abstractNumId w:val="7"/>
  </w:num>
  <w:num w:numId="3" w16cid:durableId="1701585470">
    <w:abstractNumId w:val="6"/>
  </w:num>
  <w:num w:numId="4" w16cid:durableId="916401111">
    <w:abstractNumId w:val="5"/>
  </w:num>
  <w:num w:numId="5" w16cid:durableId="2003317477">
    <w:abstractNumId w:val="4"/>
  </w:num>
  <w:num w:numId="6" w16cid:durableId="1078021032">
    <w:abstractNumId w:val="8"/>
  </w:num>
  <w:num w:numId="7" w16cid:durableId="431515023">
    <w:abstractNumId w:val="3"/>
  </w:num>
  <w:num w:numId="8" w16cid:durableId="2039423701">
    <w:abstractNumId w:val="2"/>
  </w:num>
  <w:num w:numId="9" w16cid:durableId="2361562">
    <w:abstractNumId w:val="1"/>
  </w:num>
  <w:num w:numId="10" w16cid:durableId="2057583666">
    <w:abstractNumId w:val="0"/>
  </w:num>
  <w:num w:numId="11" w16cid:durableId="1923446002">
    <w:abstractNumId w:val="18"/>
  </w:num>
  <w:num w:numId="12" w16cid:durableId="558059229">
    <w:abstractNumId w:val="11"/>
  </w:num>
  <w:num w:numId="13" w16cid:durableId="2083290965">
    <w:abstractNumId w:val="12"/>
  </w:num>
  <w:num w:numId="14" w16cid:durableId="2132745565">
    <w:abstractNumId w:val="16"/>
  </w:num>
  <w:num w:numId="15" w16cid:durableId="211581609">
    <w:abstractNumId w:val="10"/>
  </w:num>
  <w:num w:numId="16" w16cid:durableId="416827808">
    <w:abstractNumId w:val="19"/>
  </w:num>
  <w:num w:numId="17" w16cid:durableId="841819323">
    <w:abstractNumId w:val="14"/>
  </w:num>
  <w:num w:numId="18" w16cid:durableId="2052806812">
    <w:abstractNumId w:val="13"/>
  </w:num>
  <w:num w:numId="19" w16cid:durableId="1951275955">
    <w:abstractNumId w:val="20"/>
  </w:num>
  <w:num w:numId="20" w16cid:durableId="329482174">
    <w:abstractNumId w:val="15"/>
  </w:num>
  <w:num w:numId="21" w16cid:durableId="19801080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5E8"/>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C9D"/>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C66A4"/>
    <w:rsid w:val="000D0473"/>
    <w:rsid w:val="000D2CF3"/>
    <w:rsid w:val="000D325D"/>
    <w:rsid w:val="000D49D2"/>
    <w:rsid w:val="000D4B07"/>
    <w:rsid w:val="000D4D1F"/>
    <w:rsid w:val="000D5E62"/>
    <w:rsid w:val="000D5E7B"/>
    <w:rsid w:val="000D5EA4"/>
    <w:rsid w:val="000D73E6"/>
    <w:rsid w:val="000E0078"/>
    <w:rsid w:val="000E0707"/>
    <w:rsid w:val="000E08DC"/>
    <w:rsid w:val="000E0B8B"/>
    <w:rsid w:val="000E0D8E"/>
    <w:rsid w:val="000E2CB9"/>
    <w:rsid w:val="000E3E27"/>
    <w:rsid w:val="000E4263"/>
    <w:rsid w:val="000E43D7"/>
    <w:rsid w:val="000E4B76"/>
    <w:rsid w:val="000E4F9B"/>
    <w:rsid w:val="000E6577"/>
    <w:rsid w:val="000E7344"/>
    <w:rsid w:val="000E7753"/>
    <w:rsid w:val="000F211E"/>
    <w:rsid w:val="000F2178"/>
    <w:rsid w:val="000F2282"/>
    <w:rsid w:val="000F333A"/>
    <w:rsid w:val="000F334D"/>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65F1"/>
    <w:rsid w:val="00116E03"/>
    <w:rsid w:val="00117B77"/>
    <w:rsid w:val="00120545"/>
    <w:rsid w:val="001211C3"/>
    <w:rsid w:val="00121582"/>
    <w:rsid w:val="00121647"/>
    <w:rsid w:val="001229D0"/>
    <w:rsid w:val="001238F4"/>
    <w:rsid w:val="00125D61"/>
    <w:rsid w:val="0012688F"/>
    <w:rsid w:val="00132044"/>
    <w:rsid w:val="00133842"/>
    <w:rsid w:val="0013507D"/>
    <w:rsid w:val="00135BD6"/>
    <w:rsid w:val="00136341"/>
    <w:rsid w:val="00136407"/>
    <w:rsid w:val="00136611"/>
    <w:rsid w:val="001373D5"/>
    <w:rsid w:val="00137E67"/>
    <w:rsid w:val="00140A2B"/>
    <w:rsid w:val="00141A69"/>
    <w:rsid w:val="00141B0F"/>
    <w:rsid w:val="00141BD6"/>
    <w:rsid w:val="001430B3"/>
    <w:rsid w:val="0014386F"/>
    <w:rsid w:val="0014438B"/>
    <w:rsid w:val="00145DAE"/>
    <w:rsid w:val="00146144"/>
    <w:rsid w:val="0015073C"/>
    <w:rsid w:val="00151381"/>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330C"/>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03F"/>
    <w:rsid w:val="001A5376"/>
    <w:rsid w:val="001A5489"/>
    <w:rsid w:val="001A6E1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9BE"/>
    <w:rsid w:val="001C5DEA"/>
    <w:rsid w:val="001C6A63"/>
    <w:rsid w:val="001D29A7"/>
    <w:rsid w:val="001D6FB3"/>
    <w:rsid w:val="001D7053"/>
    <w:rsid w:val="001E26C8"/>
    <w:rsid w:val="001E2DF0"/>
    <w:rsid w:val="001E404F"/>
    <w:rsid w:val="001E4CAF"/>
    <w:rsid w:val="001E53AE"/>
    <w:rsid w:val="001E7929"/>
    <w:rsid w:val="001E7FFE"/>
    <w:rsid w:val="001F1877"/>
    <w:rsid w:val="001F18B2"/>
    <w:rsid w:val="001F27F4"/>
    <w:rsid w:val="001F2E7C"/>
    <w:rsid w:val="001F5057"/>
    <w:rsid w:val="001F6631"/>
    <w:rsid w:val="001F6E30"/>
    <w:rsid w:val="001F7E02"/>
    <w:rsid w:val="002016AB"/>
    <w:rsid w:val="00201771"/>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51D60"/>
    <w:rsid w:val="00251D6A"/>
    <w:rsid w:val="00251DE2"/>
    <w:rsid w:val="002536B6"/>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378"/>
    <w:rsid w:val="0029243C"/>
    <w:rsid w:val="00292CEB"/>
    <w:rsid w:val="00293C93"/>
    <w:rsid w:val="00295D7F"/>
    <w:rsid w:val="00295E8B"/>
    <w:rsid w:val="002964DF"/>
    <w:rsid w:val="002975FA"/>
    <w:rsid w:val="002A0183"/>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B7F84"/>
    <w:rsid w:val="002C0F49"/>
    <w:rsid w:val="002C12CA"/>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4C79"/>
    <w:rsid w:val="002D58CB"/>
    <w:rsid w:val="002E071C"/>
    <w:rsid w:val="002E181C"/>
    <w:rsid w:val="002E3A4E"/>
    <w:rsid w:val="002E3B20"/>
    <w:rsid w:val="002E46F7"/>
    <w:rsid w:val="002E589E"/>
    <w:rsid w:val="002E5C21"/>
    <w:rsid w:val="002E79D4"/>
    <w:rsid w:val="002F3B84"/>
    <w:rsid w:val="002F3C30"/>
    <w:rsid w:val="002F5485"/>
    <w:rsid w:val="002F6BA3"/>
    <w:rsid w:val="002F7D39"/>
    <w:rsid w:val="003000CD"/>
    <w:rsid w:val="00300593"/>
    <w:rsid w:val="00301410"/>
    <w:rsid w:val="00302F7C"/>
    <w:rsid w:val="00303EDF"/>
    <w:rsid w:val="00310017"/>
    <w:rsid w:val="003100B6"/>
    <w:rsid w:val="00313346"/>
    <w:rsid w:val="0031445A"/>
    <w:rsid w:val="00314620"/>
    <w:rsid w:val="00315208"/>
    <w:rsid w:val="00315320"/>
    <w:rsid w:val="003153FB"/>
    <w:rsid w:val="00316667"/>
    <w:rsid w:val="00317D0F"/>
    <w:rsid w:val="003228A9"/>
    <w:rsid w:val="00322E16"/>
    <w:rsid w:val="00323CCA"/>
    <w:rsid w:val="00323DC2"/>
    <w:rsid w:val="003244B6"/>
    <w:rsid w:val="003249C4"/>
    <w:rsid w:val="00324C45"/>
    <w:rsid w:val="00327317"/>
    <w:rsid w:val="003316DA"/>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839"/>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4C29"/>
    <w:rsid w:val="003D5400"/>
    <w:rsid w:val="003D6B41"/>
    <w:rsid w:val="003D6BAF"/>
    <w:rsid w:val="003E0468"/>
    <w:rsid w:val="003E10FD"/>
    <w:rsid w:val="003E21C1"/>
    <w:rsid w:val="003E2724"/>
    <w:rsid w:val="003E2C2B"/>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965"/>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2A33"/>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07C9"/>
    <w:rsid w:val="004509E8"/>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53F9"/>
    <w:rsid w:val="004768A6"/>
    <w:rsid w:val="00476B68"/>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3D99"/>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AF1"/>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3A22"/>
    <w:rsid w:val="005446D1"/>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2FBC"/>
    <w:rsid w:val="005643A5"/>
    <w:rsid w:val="005661C8"/>
    <w:rsid w:val="00570D29"/>
    <w:rsid w:val="00571373"/>
    <w:rsid w:val="00574670"/>
    <w:rsid w:val="00575BD2"/>
    <w:rsid w:val="00575FB3"/>
    <w:rsid w:val="00576049"/>
    <w:rsid w:val="00576FC1"/>
    <w:rsid w:val="005770BD"/>
    <w:rsid w:val="00580BF8"/>
    <w:rsid w:val="00580EA7"/>
    <w:rsid w:val="00582B3D"/>
    <w:rsid w:val="005854ED"/>
    <w:rsid w:val="0058569D"/>
    <w:rsid w:val="00585BA2"/>
    <w:rsid w:val="00585E8E"/>
    <w:rsid w:val="00586728"/>
    <w:rsid w:val="005868A7"/>
    <w:rsid w:val="0058721B"/>
    <w:rsid w:val="005922E1"/>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573D"/>
    <w:rsid w:val="005A6593"/>
    <w:rsid w:val="005A726E"/>
    <w:rsid w:val="005A73ED"/>
    <w:rsid w:val="005A74C5"/>
    <w:rsid w:val="005A7B07"/>
    <w:rsid w:val="005B1014"/>
    <w:rsid w:val="005B1909"/>
    <w:rsid w:val="005B19F4"/>
    <w:rsid w:val="005B204C"/>
    <w:rsid w:val="005B29DC"/>
    <w:rsid w:val="005B3A3E"/>
    <w:rsid w:val="005B3EB8"/>
    <w:rsid w:val="005B651E"/>
    <w:rsid w:val="005B664D"/>
    <w:rsid w:val="005B6B6B"/>
    <w:rsid w:val="005C09CD"/>
    <w:rsid w:val="005C14A8"/>
    <w:rsid w:val="005C3E0E"/>
    <w:rsid w:val="005C4D94"/>
    <w:rsid w:val="005C55CD"/>
    <w:rsid w:val="005C6218"/>
    <w:rsid w:val="005C70FF"/>
    <w:rsid w:val="005C74F6"/>
    <w:rsid w:val="005D0C7E"/>
    <w:rsid w:val="005D1593"/>
    <w:rsid w:val="005D1BBF"/>
    <w:rsid w:val="005D1D1D"/>
    <w:rsid w:val="005D2722"/>
    <w:rsid w:val="005D3EDA"/>
    <w:rsid w:val="005D5D87"/>
    <w:rsid w:val="005E0603"/>
    <w:rsid w:val="005E078D"/>
    <w:rsid w:val="005E1DDD"/>
    <w:rsid w:val="005E23F0"/>
    <w:rsid w:val="005E360A"/>
    <w:rsid w:val="005E4D1E"/>
    <w:rsid w:val="005E4EEE"/>
    <w:rsid w:val="005E57FE"/>
    <w:rsid w:val="005E5BA0"/>
    <w:rsid w:val="005E5EDA"/>
    <w:rsid w:val="005E6182"/>
    <w:rsid w:val="005E630E"/>
    <w:rsid w:val="005E7316"/>
    <w:rsid w:val="005E7B67"/>
    <w:rsid w:val="005F00DC"/>
    <w:rsid w:val="005F076F"/>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2534"/>
    <w:rsid w:val="00622919"/>
    <w:rsid w:val="00624319"/>
    <w:rsid w:val="006250A8"/>
    <w:rsid w:val="00625C75"/>
    <w:rsid w:val="006340D9"/>
    <w:rsid w:val="006344B9"/>
    <w:rsid w:val="00634C41"/>
    <w:rsid w:val="006359E8"/>
    <w:rsid w:val="00635C94"/>
    <w:rsid w:val="00637776"/>
    <w:rsid w:val="00640BF5"/>
    <w:rsid w:val="00641730"/>
    <w:rsid w:val="006433F9"/>
    <w:rsid w:val="00643A59"/>
    <w:rsid w:val="00644D28"/>
    <w:rsid w:val="00645B7A"/>
    <w:rsid w:val="0065072A"/>
    <w:rsid w:val="00650F32"/>
    <w:rsid w:val="0065170D"/>
    <w:rsid w:val="006519C3"/>
    <w:rsid w:val="006527E8"/>
    <w:rsid w:val="00652A17"/>
    <w:rsid w:val="00654669"/>
    <w:rsid w:val="006552CA"/>
    <w:rsid w:val="00656E40"/>
    <w:rsid w:val="0065711C"/>
    <w:rsid w:val="00660126"/>
    <w:rsid w:val="00660F92"/>
    <w:rsid w:val="0066128D"/>
    <w:rsid w:val="00662480"/>
    <w:rsid w:val="00662608"/>
    <w:rsid w:val="00662829"/>
    <w:rsid w:val="0066375C"/>
    <w:rsid w:val="00664888"/>
    <w:rsid w:val="00664CD4"/>
    <w:rsid w:val="00665906"/>
    <w:rsid w:val="00667996"/>
    <w:rsid w:val="00667C8E"/>
    <w:rsid w:val="00667CDD"/>
    <w:rsid w:val="00672223"/>
    <w:rsid w:val="00672434"/>
    <w:rsid w:val="006743C9"/>
    <w:rsid w:val="00674DFA"/>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F36"/>
    <w:rsid w:val="00693470"/>
    <w:rsid w:val="006938B7"/>
    <w:rsid w:val="006952E1"/>
    <w:rsid w:val="0069756A"/>
    <w:rsid w:val="006975D6"/>
    <w:rsid w:val="00697AB5"/>
    <w:rsid w:val="006A007C"/>
    <w:rsid w:val="006A025D"/>
    <w:rsid w:val="006A2570"/>
    <w:rsid w:val="006A3933"/>
    <w:rsid w:val="006A39E6"/>
    <w:rsid w:val="006A5ED0"/>
    <w:rsid w:val="006A632D"/>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4346"/>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ACD"/>
    <w:rsid w:val="00712D1F"/>
    <w:rsid w:val="00714BB8"/>
    <w:rsid w:val="00716A49"/>
    <w:rsid w:val="00717E94"/>
    <w:rsid w:val="0072069E"/>
    <w:rsid w:val="00721FF2"/>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47CD9"/>
    <w:rsid w:val="00751050"/>
    <w:rsid w:val="00751DC2"/>
    <w:rsid w:val="00752850"/>
    <w:rsid w:val="007541E3"/>
    <w:rsid w:val="007549BE"/>
    <w:rsid w:val="00756EAF"/>
    <w:rsid w:val="00760FCE"/>
    <w:rsid w:val="00761183"/>
    <w:rsid w:val="00761B17"/>
    <w:rsid w:val="00761F95"/>
    <w:rsid w:val="007642AE"/>
    <w:rsid w:val="00765FEB"/>
    <w:rsid w:val="00767C32"/>
    <w:rsid w:val="00771F7D"/>
    <w:rsid w:val="00774042"/>
    <w:rsid w:val="00774D04"/>
    <w:rsid w:val="007750A8"/>
    <w:rsid w:val="0077643B"/>
    <w:rsid w:val="007764FA"/>
    <w:rsid w:val="007769A2"/>
    <w:rsid w:val="00777713"/>
    <w:rsid w:val="007810AC"/>
    <w:rsid w:val="00781EE5"/>
    <w:rsid w:val="00781F57"/>
    <w:rsid w:val="00783F2B"/>
    <w:rsid w:val="007854EC"/>
    <w:rsid w:val="00786D17"/>
    <w:rsid w:val="0078769B"/>
    <w:rsid w:val="00790507"/>
    <w:rsid w:val="00793209"/>
    <w:rsid w:val="0079392B"/>
    <w:rsid w:val="007942FA"/>
    <w:rsid w:val="00794D8F"/>
    <w:rsid w:val="00795760"/>
    <w:rsid w:val="0079638C"/>
    <w:rsid w:val="00796DDE"/>
    <w:rsid w:val="007A1654"/>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235"/>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6F6E"/>
    <w:rsid w:val="0088748B"/>
    <w:rsid w:val="008924CA"/>
    <w:rsid w:val="008932F7"/>
    <w:rsid w:val="00893593"/>
    <w:rsid w:val="00893657"/>
    <w:rsid w:val="00894C8E"/>
    <w:rsid w:val="00896266"/>
    <w:rsid w:val="00896501"/>
    <w:rsid w:val="008968E6"/>
    <w:rsid w:val="008979D1"/>
    <w:rsid w:val="008A0E05"/>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57D"/>
    <w:rsid w:val="008C362C"/>
    <w:rsid w:val="008C36DB"/>
    <w:rsid w:val="008C5682"/>
    <w:rsid w:val="008C73D1"/>
    <w:rsid w:val="008C76ED"/>
    <w:rsid w:val="008D24C0"/>
    <w:rsid w:val="008D24F8"/>
    <w:rsid w:val="008D25F9"/>
    <w:rsid w:val="008D415D"/>
    <w:rsid w:val="008D58DD"/>
    <w:rsid w:val="008D61B2"/>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F07A6"/>
    <w:rsid w:val="008F093D"/>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51413"/>
    <w:rsid w:val="00951569"/>
    <w:rsid w:val="00951CAF"/>
    <w:rsid w:val="00952153"/>
    <w:rsid w:val="009529C6"/>
    <w:rsid w:val="00953128"/>
    <w:rsid w:val="00954DE4"/>
    <w:rsid w:val="00955BC5"/>
    <w:rsid w:val="00956014"/>
    <w:rsid w:val="00956910"/>
    <w:rsid w:val="00961AF2"/>
    <w:rsid w:val="00962764"/>
    <w:rsid w:val="009630D8"/>
    <w:rsid w:val="009641E9"/>
    <w:rsid w:val="009650D1"/>
    <w:rsid w:val="0096549B"/>
    <w:rsid w:val="00965C47"/>
    <w:rsid w:val="00967664"/>
    <w:rsid w:val="00967A76"/>
    <w:rsid w:val="00970096"/>
    <w:rsid w:val="0097059C"/>
    <w:rsid w:val="009707FD"/>
    <w:rsid w:val="00970B28"/>
    <w:rsid w:val="0097149A"/>
    <w:rsid w:val="00972D7B"/>
    <w:rsid w:val="00972FB2"/>
    <w:rsid w:val="0097314F"/>
    <w:rsid w:val="00973F49"/>
    <w:rsid w:val="00974217"/>
    <w:rsid w:val="00974AEB"/>
    <w:rsid w:val="0097620C"/>
    <w:rsid w:val="00977416"/>
    <w:rsid w:val="00977C84"/>
    <w:rsid w:val="00982720"/>
    <w:rsid w:val="009835E4"/>
    <w:rsid w:val="009848D7"/>
    <w:rsid w:val="0098539A"/>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3796"/>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31B"/>
    <w:rsid w:val="009E24C1"/>
    <w:rsid w:val="009E2BD7"/>
    <w:rsid w:val="009E30A8"/>
    <w:rsid w:val="009E32D5"/>
    <w:rsid w:val="009E4165"/>
    <w:rsid w:val="009E4547"/>
    <w:rsid w:val="009E4D0C"/>
    <w:rsid w:val="009E50EB"/>
    <w:rsid w:val="009E58DF"/>
    <w:rsid w:val="009E6AB7"/>
    <w:rsid w:val="009E6C26"/>
    <w:rsid w:val="009F235B"/>
    <w:rsid w:val="009F2898"/>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402C"/>
    <w:rsid w:val="00A162C8"/>
    <w:rsid w:val="00A16958"/>
    <w:rsid w:val="00A16FD7"/>
    <w:rsid w:val="00A21206"/>
    <w:rsid w:val="00A21C2B"/>
    <w:rsid w:val="00A22644"/>
    <w:rsid w:val="00A235A4"/>
    <w:rsid w:val="00A23C93"/>
    <w:rsid w:val="00A25209"/>
    <w:rsid w:val="00A25591"/>
    <w:rsid w:val="00A26662"/>
    <w:rsid w:val="00A26F11"/>
    <w:rsid w:val="00A3080E"/>
    <w:rsid w:val="00A32350"/>
    <w:rsid w:val="00A330EC"/>
    <w:rsid w:val="00A34745"/>
    <w:rsid w:val="00A351A8"/>
    <w:rsid w:val="00A368AA"/>
    <w:rsid w:val="00A377EB"/>
    <w:rsid w:val="00A4102D"/>
    <w:rsid w:val="00A41A21"/>
    <w:rsid w:val="00A42742"/>
    <w:rsid w:val="00A4372B"/>
    <w:rsid w:val="00A44CA4"/>
    <w:rsid w:val="00A44F72"/>
    <w:rsid w:val="00A45246"/>
    <w:rsid w:val="00A454E1"/>
    <w:rsid w:val="00A45FD5"/>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4BC"/>
    <w:rsid w:val="00A80646"/>
    <w:rsid w:val="00A8072B"/>
    <w:rsid w:val="00A84B4B"/>
    <w:rsid w:val="00A86476"/>
    <w:rsid w:val="00A866E3"/>
    <w:rsid w:val="00A87144"/>
    <w:rsid w:val="00A871F0"/>
    <w:rsid w:val="00A90C0D"/>
    <w:rsid w:val="00A90E3D"/>
    <w:rsid w:val="00A91ED7"/>
    <w:rsid w:val="00A93B95"/>
    <w:rsid w:val="00A940EC"/>
    <w:rsid w:val="00A956D2"/>
    <w:rsid w:val="00A96E61"/>
    <w:rsid w:val="00AA1ED5"/>
    <w:rsid w:val="00AA2753"/>
    <w:rsid w:val="00AA2D0C"/>
    <w:rsid w:val="00AA31EF"/>
    <w:rsid w:val="00AA5A9F"/>
    <w:rsid w:val="00AA6146"/>
    <w:rsid w:val="00AB199D"/>
    <w:rsid w:val="00AB42D9"/>
    <w:rsid w:val="00AB525C"/>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12B7"/>
    <w:rsid w:val="00AD2DBD"/>
    <w:rsid w:val="00AD3191"/>
    <w:rsid w:val="00AD3E50"/>
    <w:rsid w:val="00AD4CD1"/>
    <w:rsid w:val="00AD5FC2"/>
    <w:rsid w:val="00AE06BC"/>
    <w:rsid w:val="00AE142B"/>
    <w:rsid w:val="00AE144E"/>
    <w:rsid w:val="00AE16C1"/>
    <w:rsid w:val="00AE2096"/>
    <w:rsid w:val="00AE2CB2"/>
    <w:rsid w:val="00AE355F"/>
    <w:rsid w:val="00AE5274"/>
    <w:rsid w:val="00AE6F4D"/>
    <w:rsid w:val="00AE7547"/>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007A"/>
    <w:rsid w:val="00B327D7"/>
    <w:rsid w:val="00B3418D"/>
    <w:rsid w:val="00B35801"/>
    <w:rsid w:val="00B35D5C"/>
    <w:rsid w:val="00B404E5"/>
    <w:rsid w:val="00B416E8"/>
    <w:rsid w:val="00B418B1"/>
    <w:rsid w:val="00B419F6"/>
    <w:rsid w:val="00B42895"/>
    <w:rsid w:val="00B4290A"/>
    <w:rsid w:val="00B429F8"/>
    <w:rsid w:val="00B434C5"/>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607"/>
    <w:rsid w:val="00B57DCC"/>
    <w:rsid w:val="00B601EB"/>
    <w:rsid w:val="00B6081F"/>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4A8"/>
    <w:rsid w:val="00BB3A06"/>
    <w:rsid w:val="00BB3F59"/>
    <w:rsid w:val="00BB4BAC"/>
    <w:rsid w:val="00BB5A27"/>
    <w:rsid w:val="00BC0AA0"/>
    <w:rsid w:val="00BC3798"/>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2B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0717"/>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2719"/>
    <w:rsid w:val="00CE5302"/>
    <w:rsid w:val="00CE564E"/>
    <w:rsid w:val="00CE5F44"/>
    <w:rsid w:val="00CE610B"/>
    <w:rsid w:val="00CE6B06"/>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52D"/>
    <w:rsid w:val="00D03FB2"/>
    <w:rsid w:val="00D046F9"/>
    <w:rsid w:val="00D10686"/>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58A2"/>
    <w:rsid w:val="00D26E59"/>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4130"/>
    <w:rsid w:val="00D550FD"/>
    <w:rsid w:val="00D55EDB"/>
    <w:rsid w:val="00D561F8"/>
    <w:rsid w:val="00D57B22"/>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5930"/>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540"/>
    <w:rsid w:val="00DC5CDA"/>
    <w:rsid w:val="00DC71CE"/>
    <w:rsid w:val="00DD0FEE"/>
    <w:rsid w:val="00DD2512"/>
    <w:rsid w:val="00DD3B69"/>
    <w:rsid w:val="00DD3D55"/>
    <w:rsid w:val="00DD3D6D"/>
    <w:rsid w:val="00DD42B8"/>
    <w:rsid w:val="00DD5A21"/>
    <w:rsid w:val="00DD72D6"/>
    <w:rsid w:val="00DE0EEA"/>
    <w:rsid w:val="00DE240E"/>
    <w:rsid w:val="00DE4F58"/>
    <w:rsid w:val="00DE64B5"/>
    <w:rsid w:val="00DF023D"/>
    <w:rsid w:val="00DF1468"/>
    <w:rsid w:val="00DF1BFF"/>
    <w:rsid w:val="00DF2DCF"/>
    <w:rsid w:val="00DF40C1"/>
    <w:rsid w:val="00DF5313"/>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3AA1"/>
    <w:rsid w:val="00E34E83"/>
    <w:rsid w:val="00E354F0"/>
    <w:rsid w:val="00E35973"/>
    <w:rsid w:val="00E36A13"/>
    <w:rsid w:val="00E375B5"/>
    <w:rsid w:val="00E400B3"/>
    <w:rsid w:val="00E400F6"/>
    <w:rsid w:val="00E42DED"/>
    <w:rsid w:val="00E4303B"/>
    <w:rsid w:val="00E4357A"/>
    <w:rsid w:val="00E437D9"/>
    <w:rsid w:val="00E447C6"/>
    <w:rsid w:val="00E44E38"/>
    <w:rsid w:val="00E45436"/>
    <w:rsid w:val="00E45CEF"/>
    <w:rsid w:val="00E45DC6"/>
    <w:rsid w:val="00E50253"/>
    <w:rsid w:val="00E502F3"/>
    <w:rsid w:val="00E50831"/>
    <w:rsid w:val="00E5183B"/>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3E91"/>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1DAE"/>
    <w:rsid w:val="00EC21BA"/>
    <w:rsid w:val="00EC338D"/>
    <w:rsid w:val="00EC4DAA"/>
    <w:rsid w:val="00EC6471"/>
    <w:rsid w:val="00EC6AF7"/>
    <w:rsid w:val="00EC71F4"/>
    <w:rsid w:val="00EC784F"/>
    <w:rsid w:val="00EC7A73"/>
    <w:rsid w:val="00ED072D"/>
    <w:rsid w:val="00ED3B6D"/>
    <w:rsid w:val="00ED5D9A"/>
    <w:rsid w:val="00EE0280"/>
    <w:rsid w:val="00EE20B1"/>
    <w:rsid w:val="00EE2EE0"/>
    <w:rsid w:val="00EE354A"/>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839"/>
    <w:rsid w:val="00F13B8D"/>
    <w:rsid w:val="00F1508F"/>
    <w:rsid w:val="00F1519C"/>
    <w:rsid w:val="00F1684A"/>
    <w:rsid w:val="00F17B9C"/>
    <w:rsid w:val="00F17E4D"/>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1985"/>
    <w:rsid w:val="00FB279D"/>
    <w:rsid w:val="00FB4F47"/>
    <w:rsid w:val="00FB60D0"/>
    <w:rsid w:val="00FB6E20"/>
    <w:rsid w:val="00FB7611"/>
    <w:rsid w:val="00FB7AC7"/>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934"/>
    <w:rsid w:val="00FE2564"/>
    <w:rsid w:val="00FE491D"/>
    <w:rsid w:val="00FE4B31"/>
    <w:rsid w:val="00FF1D04"/>
    <w:rsid w:val="00FF2197"/>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evelopers.meta.com/horizon/documentation/unity/ts-mqd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7/S0140525X0008001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yaspubs.onlinelibrary.wiley.com/doi/10.1111/j.1749-6632.1999.tb09199.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3390/virtualworlds201000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145/3544548.3580963"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1D833-E57E-4D39-AD32-4D22FEBB2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7231</Words>
  <Characters>9256</Characters>
  <Application>Microsoft Office Word</Application>
  <DocSecurity>0</DocSecurity>
  <Lines>440</Lines>
  <Paragraphs>137</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2025-12-31T15:56:00Z</dcterms:created>
  <dcterms:modified xsi:type="dcterms:W3CDTF">2026-01-20T03:50:00Z</dcterms:modified>
</cp:coreProperties>
</file>