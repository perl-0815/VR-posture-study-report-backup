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6DEA1DB"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 and Proposed Guidelines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2FABF81E" w:rsidR="00186034" w:rsidRPr="00FB1063" w:rsidRDefault="00F3237E" w:rsidP="00186034">
      <w:pPr>
        <w:snapToGrid w:val="0"/>
        <w:spacing w:line="360" w:lineRule="auto"/>
        <w:rPr>
          <w:rFonts w:ascii="ＭＳ ゴシック" w:eastAsia="ＭＳ ゴシック" w:hAnsi="ＭＳ ゴシック"/>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Pr="00F3237E">
        <w:rPr>
          <w:rFonts w:ascii="メイリオ" w:eastAsia="メイリオ" w:hAnsi="メイリオ"/>
          <w:b/>
          <w:color w:val="000000" w:themeColor="text1"/>
          <w:sz w:val="28"/>
        </w:rPr>
        <w:t>と</w:t>
      </w:r>
      <w:r w:rsidRPr="00F3237E">
        <w:rPr>
          <w:rFonts w:ascii="メイリオ" w:eastAsia="メイリオ" w:hAnsi="メイリオ" w:hint="eastAsia"/>
          <w:b/>
          <w:color w:val="000000" w:themeColor="text1"/>
          <w:sz w:val="28"/>
        </w:rPr>
        <w:t>ガ</w:t>
      </w:r>
      <w:r w:rsidRPr="00F3237E">
        <w:rPr>
          <w:rFonts w:ascii="メイリオ" w:eastAsia="メイリオ" w:hAnsi="メイリオ"/>
          <w:b/>
          <w:color w:val="000000" w:themeColor="text1"/>
          <w:sz w:val="28"/>
        </w:rPr>
        <w:t>イドラインの</w:t>
      </w:r>
      <w:r w:rsidR="00EC338D">
        <w:rPr>
          <w:rFonts w:ascii="メイリオ" w:eastAsia="メイリオ" w:hAnsi="メイリオ" w:hint="eastAsia"/>
          <w:b/>
          <w:color w:val="000000" w:themeColor="text1"/>
          <w:sz w:val="28"/>
        </w:rPr>
        <w:t>提案</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08C1493B"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677FB1">
        <w:rPr>
          <w:rFonts w:ascii="メイリオ" w:eastAsia="メイリオ" w:hAnsi="メイリオ"/>
          <w:b/>
          <w:color w:val="000000" w:themeColor="text1"/>
          <w:sz w:val="22"/>
          <w:vertAlign w:val="superscript"/>
        </w:rPr>
        <w:t>3</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677FB1">
        <w:rPr>
          <w:rFonts w:ascii="メイリオ" w:eastAsia="メイリオ" w:hAnsi="メイリオ"/>
          <w:b/>
          <w:color w:val="000000" w:themeColor="text1"/>
          <w:sz w:val="22"/>
          <w:vertAlign w:val="superscript"/>
        </w:rPr>
        <w:t>4</w:t>
      </w:r>
    </w:p>
    <w:p w14:paraId="2ED3497F" w14:textId="7BBCB620"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semi-supine, and supine positions) on VR interaction characteristics, against the backdrop of increasing demand for VR use in reclining positions, such as VR sleep. Participants performed a pointing task clicking targets arranged omnidirectionally using a Meta Quest 3, with evaluations focusing on reaction time, head movement, and subjective comfort. The results revealed that reaction times were significantly delayed in the supine position compared to the sitting position. Notably, operability for targets in the lower visual field markedly decreased.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placement and alternative input methods according to posture, and proposed guidelines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68A498E0"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commentRangeStart w:id="1"/>
      <w:commentRangeStart w:id="2"/>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commentRangeEnd w:id="1"/>
      <w:r w:rsidR="003316DA">
        <w:rPr>
          <w:rStyle w:val="aff6"/>
        </w:rPr>
        <w:commentReference w:id="1"/>
      </w:r>
      <w:commentRangeEnd w:id="2"/>
      <w:r w:rsidR="00DB0A98">
        <w:rPr>
          <w:rStyle w:val="aff6"/>
        </w:rPr>
        <w:commentReference w:id="2"/>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ス設計のためのガイドラインを提案した</w:t>
      </w:r>
      <w:r w:rsidR="00B215D4">
        <w:rPr>
          <w:rFonts w:ascii="Times New Roman" w:hAnsi="Times New Roman"/>
          <w:color w:val="000000" w:themeColor="text1"/>
          <w:sz w:val="18"/>
          <w:szCs w:val="16"/>
        </w:rPr>
        <w:t>.</w:t>
      </w:r>
    </w:p>
    <w:bookmarkEnd w:id="0"/>
    <w:p w14:paraId="78CD0D08" w14:textId="7A61DF05"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D20D16">
        <w:rPr>
          <w:rFonts w:ascii="Times New Roman" w:hAnsi="Times New Roman" w:hint="eastAsia"/>
          <w:color w:val="000000" w:themeColor="text1"/>
          <w:sz w:val="18"/>
          <w:szCs w:val="16"/>
        </w:rPr>
        <w:t>インタラクション特性</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D65F08" w:rsidRPr="00D65F08">
        <w:rPr>
          <w:rFonts w:ascii="Times New Roman" w:hAnsi="Times New Roman"/>
          <w:color w:val="000000" w:themeColor="text1"/>
          <w:sz w:val="18"/>
          <w:szCs w:val="16"/>
        </w:rPr>
        <w:t>背中角度，臥位姿勢，指向操作，アクセシビリティ</w:t>
      </w:r>
      <w:r w:rsidRPr="00FB1063">
        <w:rPr>
          <w:rFonts w:ascii="Times New Roman" w:hAnsi="Times New Roman" w:hint="eastAsia"/>
          <w:color w:val="000000" w:themeColor="text1"/>
          <w:sz w:val="18"/>
          <w:szCs w:val="16"/>
        </w:rPr>
        <w:t>）</w:t>
      </w:r>
    </w:p>
    <w:p w14:paraId="6D79D39B" w14:textId="77777777" w:rsidR="00186034" w:rsidRPr="00FB106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11"/>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2383A7F6" w14:textId="74D913EB" w:rsidR="0085586B" w:rsidRPr="0085586B" w:rsidRDefault="005A73ED" w:rsidP="004B60D7">
      <w:pPr>
        <w:rPr>
          <w:color w:val="000000" w:themeColor="text1"/>
          <w:sz w:val="20"/>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1D45236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,3,4 </w:t>
                              </w:r>
                              <w:r>
                                <w:rPr>
                                  <w:rFonts w:ascii="Times New Roman" w:eastAsia="ＭＳ Ｐ明朝" w:hAnsi="Times New Roman" w:hint="eastAsia"/>
                                  <w:sz w:val="16"/>
                                  <w:szCs w:val="16"/>
                                </w:rPr>
                                <w:t>芝浦工業大学</w:t>
                              </w:r>
                            </w:p>
                            <w:p w14:paraId="75CB6CB4" w14:textId="5BBF1A09" w:rsidR="00806123" w:rsidRDefault="00806123"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Insitute of Technology</w:t>
                              </w:r>
                            </w:p>
                            <w:p w14:paraId="676537C6" w14:textId="77777777" w:rsidR="00806123" w:rsidRDefault="00806123" w:rsidP="00C7036B">
                              <w:pPr>
                                <w:tabs>
                                  <w:tab w:val="left" w:pos="284"/>
                                </w:tabs>
                                <w:snapToGrid w:val="0"/>
                                <w:rPr>
                                  <w:rFonts w:ascii="Times New Roman" w:eastAsia="ＭＳ Ｐ明朝" w:hAnsi="Times New Roman"/>
                                  <w:sz w:val="16"/>
                                  <w:szCs w:val="16"/>
                                </w:rPr>
                              </w:pPr>
                            </w:p>
                            <w:p w14:paraId="6BDEF8E3" w14:textId="1355FEC6" w:rsidR="00806123" w:rsidRDefault="00806123"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&#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&#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" filled="f" stroked="f">
                  <v:textbox inset="5.85pt,.7pt,5.85pt,.7pt">
                    <w:txbxContent>
                      <w:p w14:paraId="7D476D94" w14:textId="7777777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1D452367" w:rsidR="00806123" w:rsidRDefault="00806123"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,3,4 </w:t>
                        </w:r>
                        <w:r>
                          <w:rPr>
                            <w:rFonts w:ascii="Times New Roman" w:eastAsia="ＭＳ Ｐ明朝" w:hAnsi="Times New Roman" w:hint="eastAsia"/>
                            <w:sz w:val="16"/>
                            <w:szCs w:val="16"/>
                          </w:rPr>
                          <w:t>芝浦工業大学</w:t>
                        </w:r>
                      </w:p>
                      <w:p w14:paraId="75CB6CB4" w14:textId="5BBF1A09" w:rsidR="00806123" w:rsidRDefault="00806123"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Insitute of Technology</w:t>
                        </w:r>
                      </w:p>
                      <w:p w14:paraId="676537C6" w14:textId="77777777" w:rsidR="00806123" w:rsidRDefault="00806123" w:rsidP="00C7036B">
                        <w:pPr>
                          <w:tabs>
                            <w:tab w:val="left" w:pos="284"/>
                          </w:tabs>
                          <w:snapToGrid w:val="0"/>
                          <w:rPr>
                            <w:rFonts w:ascii="Times New Roman" w:eastAsia="ＭＳ Ｐ明朝" w:hAnsi="Times New Roman"/>
                            <w:sz w:val="16"/>
                            <w:szCs w:val="16"/>
                          </w:rPr>
                        </w:pPr>
                      </w:p>
                      <w:p w14:paraId="6BDEF8E3" w14:textId="1355FEC6" w:rsidR="00806123" w:rsidRDefault="00806123"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BB3F59">
        <w:rPr>
          <w:rFonts w:hint="eastAsia"/>
          <w:color w:val="000000" w:themeColor="text1"/>
          <w:sz w:val="20"/>
        </w:rPr>
        <w:t>.</w:t>
      </w:r>
      <w:r w:rsidR="0085586B" w:rsidRPr="0085586B">
        <w:rPr>
          <w:rFonts w:hint="eastAsia"/>
          <w:color w:val="000000" w:themeColor="text1"/>
          <w:sz w:val="20"/>
        </w:rPr>
        <w:t>van Gemert et al.</w:t>
      </w:r>
      <w:r w:rsidR="0085586B" w:rsidRPr="0085586B">
        <w:rPr>
          <w:rFonts w:hint="eastAsia"/>
          <w:color w:val="000000" w:themeColor="text1"/>
          <w:sz w:val="20"/>
        </w:rPr>
        <w:t>による研究</w:t>
      </w:r>
      <w:r w:rsidR="00E447C6">
        <w:rPr>
          <w:color w:val="000000" w:themeColor="text1"/>
          <w:sz w:val="20"/>
          <w:vertAlign w:val="superscript"/>
        </w:rPr>
        <w:t>2</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E447C6">
        <w:rPr>
          <w:color w:val="000000" w:themeColor="text1"/>
          <w:sz w:val="20"/>
          <w:vertAlign w:val="superscript"/>
        </w:rPr>
        <w:t>3</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commentRangeStart w:id="3"/>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commentRangeEnd w:id="3"/>
      <w:r w:rsidR="003316DA">
        <w:rPr>
          <w:rStyle w:val="aff6"/>
        </w:rPr>
        <w:commentReference w:id="3"/>
      </w:r>
    </w:p>
    <w:p w14:paraId="02AF2AB5" w14:textId="2D2A619F"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lastRenderedPageBreak/>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85586B" w:rsidRPr="0085586B">
        <w:rPr>
          <w:rFonts w:hint="eastAsia"/>
          <w:color w:val="000000" w:themeColor="text1"/>
          <w:sz w:val="20"/>
        </w:rPr>
        <w:t>のための</w:t>
      </w:r>
      <w:r w:rsidR="00235B73">
        <w:rPr>
          <w:rFonts w:hint="eastAsia"/>
          <w:color w:val="000000" w:themeColor="text1"/>
          <w:sz w:val="20"/>
        </w:rPr>
        <w:t>ガイドライン</w:t>
      </w:r>
      <w:r w:rsidR="0085586B" w:rsidRPr="0085586B">
        <w:rPr>
          <w:rFonts w:hint="eastAsia"/>
          <w:color w:val="000000" w:themeColor="text1"/>
          <w:sz w:val="20"/>
        </w:rPr>
        <w:t>を導出することを目指す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02363C44"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目的と</w:t>
      </w:r>
      <w:r w:rsidR="004A7435">
        <w:rPr>
          <w:rFonts w:ascii="ＭＳ ゴシック" w:eastAsia="ＭＳ ゴシック" w:hAnsi="ＭＳ ゴシック" w:hint="eastAsia"/>
          <w:b/>
          <w:color w:val="000000" w:themeColor="text1"/>
          <w:sz w:val="20"/>
        </w:rPr>
        <w:t>方法</w:t>
      </w:r>
    </w:p>
    <w:p w14:paraId="39008995" w14:textId="7C1613D6" w:rsidR="006E1E0E" w:rsidRPr="006E1E0E"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およびVR酔いに与える影響を明らかにするため</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本実験では座位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半座位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仰臥位の3条件を比較検討した</w:t>
      </w:r>
      <w:r w:rsidR="00CF3A3B">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417D021B" w14:textId="0823793F" w:rsidR="005643A5" w:rsidRDefault="00B65A0B" w:rsidP="002F5485">
      <w:pPr>
        <w:rPr>
          <w:rFonts w:asciiTheme="minorEastAsia" w:eastAsiaTheme="minorEastAsia" w:hAnsiTheme="minorEastAsia"/>
          <w:bCs/>
          <w:color w:val="000000" w:themeColor="text1"/>
          <w:sz w:val="20"/>
        </w:rPr>
      </w:pPr>
      <w:commentRangeStart w:id="4"/>
      <w:r>
        <w:rPr>
          <w:rFonts w:asciiTheme="minorEastAsia" w:eastAsiaTheme="minorEastAsia" w:hAnsiTheme="minorEastAsia" w:hint="eastAsia"/>
          <w:bCs/>
          <w:noProof/>
          <w:color w:val="000000" w:themeColor="text1"/>
          <w:sz w:val="20"/>
        </w:rPr>
        <mc:AlternateContent>
          <mc:Choice Requires="wpg">
            <w:drawing>
              <wp:inline distT="0" distB="0" distL="0" distR="0" wp14:anchorId="53EF1EAE" wp14:editId="2BA2033A">
                <wp:extent cx="2942590" cy="1484984"/>
                <wp:effectExtent l="0" t="0" r="0" b="1270"/>
                <wp:docPr id="2021494559" name="グループ化 6"/>
                <wp:cNvGraphicFramePr/>
                <a:graphic xmlns:a="http://schemas.openxmlformats.org/drawingml/2006/main">
                  <a:graphicData uri="http://schemas.microsoft.com/office/word/2010/wordprocessingGroup">
                    <wpg:wgp>
                      <wpg:cNvGrpSpPr/>
                      <wpg:grpSpPr>
                        <a:xfrm>
                          <a:off x="0" y="0"/>
                          <a:ext cx="2942590" cy="1484984"/>
                          <a:chOff x="-137956" y="-109651"/>
                          <a:chExt cx="3216098" cy="1578832"/>
                        </a:xfrm>
                      </wpg:grpSpPr>
                      <wps:wsp>
                        <wps:cNvPr id="1913042373" name="テキスト ボックス 5"/>
                        <wps:cNvSpPr txBox="1"/>
                        <wps:spPr>
                          <a:xfrm>
                            <a:off x="-137953" y="1079671"/>
                            <a:ext cx="3216095" cy="389510"/>
                          </a:xfrm>
                          <a:prstGeom prst="rect">
                            <a:avLst/>
                          </a:prstGeom>
                          <a:solidFill>
                            <a:schemeClr val="lt1"/>
                          </a:solidFill>
                          <a:ln w="6350">
                            <a:noFill/>
                          </a:ln>
                        </wps:spPr>
                        <wps:txbx>
                          <w:txbxContent>
                            <w:p w14:paraId="2646E09C" w14:textId="21BA96D2" w:rsidR="00806123" w:rsidRDefault="00806123"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806123" w:rsidRPr="00450790" w:rsidRDefault="00806123" w:rsidP="00B65A0B">
                              <w:pPr>
                                <w:jc w:val="center"/>
                                <w:rPr>
                                  <w:sz w:val="20"/>
                                  <w:szCs w:val="20"/>
                                </w:rPr>
                              </w:pPr>
                              <w:r>
                                <w:rPr>
                                  <w:rFonts w:hint="eastAsia"/>
                                  <w:sz w:val="20"/>
                                  <w:szCs w:val="20"/>
                                </w:rPr>
                                <w:t xml:space="preserve">Fig.1 </w:t>
                              </w:r>
                              <w:r>
                                <w:rPr>
                                  <w:sz w:val="20"/>
                                  <w:szCs w:val="20"/>
                                </w:rPr>
                                <w:t>Experimental Condition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73437157" name="図 9"/>
                          <pic:cNvPicPr>
                            <a:picLocks noChangeAspect="1"/>
                          </pic:cNvPicPr>
                        </pic:nvPicPr>
                        <pic:blipFill>
                          <a:blip r:embed="rId12" cstate="print">
                            <a:extLst>
                              <a:ext uri="{28A0092B-C50C-407E-A947-70E740481C1C}">
                                <a14:useLocalDpi xmlns:a14="http://schemas.microsoft.com/office/drawing/2010/main"/>
                              </a:ext>
                            </a:extLst>
                          </a:blip>
                          <a:srcRect/>
                          <a:stretch/>
                        </pic:blipFill>
                        <pic:spPr>
                          <a:xfrm>
                            <a:off x="-137956" y="-109651"/>
                            <a:ext cx="3107084" cy="1182112"/>
                          </a:xfrm>
                          <a:prstGeom prst="rect">
                            <a:avLst/>
                          </a:prstGeom>
                        </pic:spPr>
                      </pic:pic>
                    </wpg:wgp>
                  </a:graphicData>
                </a:graphic>
              </wp:inline>
            </w:drawing>
          </mc:Choice>
          <mc:Fallback>
            <w:pict>
              <v:group w14:anchorId="53EF1EAE" id="グループ化 6" o:spid="_x0000_s1029" style="width:231.7pt;height:116.95pt;mso-position-horizontal-relative:char;mso-position-vertical-relative:line" coordorigin="-1379,-1096" coordsize="32160,1578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">
                <v:shapetype id="_x0000_t202" coordsize="21600,21600" o:spt="202" path="m,l,21600r21600,l21600,xe">
                  <v:stroke joinstyle="miter"/>
                  <v:path gradientshapeok="t" o:connecttype="rect"/>
                </v:shapetype>
                <v:shape id="テキスト ボックス 5" o:spid="_x0000_s1030" type="#_x0000_t202" style="position:absolute;left:-1379;top:10796;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" fillcolor="white [3201]" stroked="f" strokeweight=".5pt">
                  <v:textbox inset="0,0,0,0">
                    <w:txbxContent>
                      <w:p w14:paraId="2646E09C" w14:textId="21BA96D2" w:rsidR="00806123" w:rsidRDefault="00806123"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0E38C903" w14:textId="07C9B257" w:rsidR="00806123" w:rsidRPr="00450790" w:rsidRDefault="00806123" w:rsidP="00B65A0B">
                        <w:pPr>
                          <w:jc w:val="center"/>
                          <w:rPr>
                            <w:sz w:val="20"/>
                            <w:szCs w:val="20"/>
                          </w:rPr>
                        </w:pPr>
                        <w:r>
                          <w:rPr>
                            <w:rFonts w:hint="eastAsia"/>
                            <w:sz w:val="20"/>
                            <w:szCs w:val="20"/>
                          </w:rPr>
                          <w:t xml:space="preserve">Fig.1 </w:t>
                        </w:r>
                        <w:r>
                          <w:rPr>
                            <w:sz w:val="20"/>
                            <w:szCs w:val="20"/>
                          </w:rPr>
                          <w:t>Experimental Condition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1379;top:-1096;width:31070;height:118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">
                  <v:imagedata r:id="rId13" o:title=""/>
                </v:shape>
                <w10:anchorlock/>
              </v:group>
            </w:pict>
          </mc:Fallback>
        </mc:AlternateContent>
      </w:r>
      <w:commentRangeEnd w:id="4"/>
      <w:r w:rsidR="00E8080D">
        <w:rPr>
          <w:rStyle w:val="aff6"/>
        </w:rPr>
        <w:commentReference w:id="4"/>
      </w:r>
    </w:p>
    <w:p w14:paraId="6D36B0CC" w14:textId="31D266A8" w:rsidR="007D37E6" w:rsidRDefault="003574D5" w:rsidP="009F4EA0">
      <w:pPr>
        <w:rPr>
          <w:rFonts w:asciiTheme="minorEastAsia" w:eastAsiaTheme="minorEastAsia" w:hAnsiTheme="minorEastAsia"/>
          <w:bCs/>
          <w:color w:val="000000" w:themeColor="text1"/>
          <w:sz w:val="20"/>
        </w:rPr>
      </w:pPr>
      <w:ins w:id="5" w:author="作成者">
        <w:r>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1312" behindDoc="0" locked="0" layoutInCell="1" allowOverlap="1" wp14:anchorId="60D82B55" wp14:editId="649E8FA3">
                  <wp:simplePos x="0" y="0"/>
                  <wp:positionH relativeFrom="column">
                    <wp:posOffset>3429998</wp:posOffset>
                  </wp:positionH>
                  <wp:positionV relativeFrom="paragraph">
                    <wp:posOffset>639380</wp:posOffset>
                  </wp:positionV>
                  <wp:extent cx="2994206" cy="2035512"/>
                  <wp:effectExtent l="12700" t="12700" r="15875" b="0"/>
                  <wp:wrapTopAndBottom/>
                  <wp:docPr id="1" name="グループ化 6"/>
                  <wp:cNvGraphicFramePr/>
                  <a:graphic xmlns:a="http://schemas.openxmlformats.org/drawingml/2006/main">
                    <a:graphicData uri="http://schemas.microsoft.com/office/word/2010/wordprocessingGroup">
                      <wpg:wgp>
                        <wpg:cNvGrpSpPr/>
                        <wpg:grpSpPr>
                          <a:xfrm>
                            <a:off x="0" y="0"/>
                            <a:ext cx="2994206" cy="2035512"/>
                            <a:chOff x="-273086" y="-653294"/>
                            <a:chExt cx="3351228" cy="2217766"/>
                          </a:xfrm>
                        </wpg:grpSpPr>
                        <wps:wsp>
                          <wps:cNvPr id="2" name="テキスト ボックス 5"/>
                          <wps:cNvSpPr txBox="1"/>
                          <wps:spPr>
                            <a:xfrm>
                              <a:off x="-137953" y="1181861"/>
                              <a:ext cx="3216095" cy="382611"/>
                            </a:xfrm>
                            <a:prstGeom prst="rect">
                              <a:avLst/>
                            </a:prstGeom>
                            <a:solidFill>
                              <a:schemeClr val="lt1"/>
                            </a:solidFill>
                            <a:ln w="6350">
                              <a:noFill/>
                            </a:ln>
                          </wps:spPr>
                          <wps:txbx>
                            <w:txbxContent>
                              <w:p w14:paraId="04941E15" w14:textId="77777777" w:rsidR="00806123" w:rsidRDefault="00806123" w:rsidP="0017592A">
                                <w:pPr>
                                  <w:jc w:val="center"/>
                                  <w:rPr>
                                    <w:ins w:id="6" w:author="作成者"/>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60A76154" w14:textId="0C144575" w:rsidR="002C367B" w:rsidRPr="00450790" w:rsidRDefault="002C367B" w:rsidP="0017592A">
                                <w:pPr>
                                  <w:jc w:val="center"/>
                                  <w:rPr>
                                    <w:rFonts w:hint="eastAsia"/>
                                    <w:sz w:val="20"/>
                                    <w:szCs w:val="20"/>
                                  </w:rPr>
                                </w:pPr>
                                <w:ins w:id="7" w:author="作成者">
                                  <w:r>
                                    <w:rPr>
                                      <w:rFonts w:hint="eastAsia"/>
                                      <w:sz w:val="20"/>
                                      <w:szCs w:val="20"/>
                                    </w:rPr>
                                    <w:t>Fig.</w:t>
                                  </w:r>
                                  <w:r>
                                    <w:rPr>
                                      <w:sz w:val="20"/>
                                      <w:szCs w:val="20"/>
                                    </w:rPr>
                                    <w:t>2</w:t>
                                  </w:r>
                                  <w:r>
                                    <w:rPr>
                                      <w:rFonts w:hint="eastAsia"/>
                                      <w:sz w:val="20"/>
                                      <w:szCs w:val="20"/>
                                    </w:rPr>
                                    <w:t xml:space="preserve"> </w:t>
                                  </w:r>
                                  <w:r w:rsidR="004F433F" w:rsidRPr="004F433F">
                                    <w:rPr>
                                      <w:sz w:val="20"/>
                                      <w:szCs w:val="20"/>
                                    </w:rPr>
                                    <w:t>Target layout</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 name="図 9"/>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273086" y="-653294"/>
                              <a:ext cx="3351228" cy="1835159"/>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60D82B55" id="_x0000_s1032" style="position:absolute;left:0;text-align:left;margin-left:270.1pt;margin-top:50.35pt;width:235.75pt;height:160.3pt;z-index:251661312;mso-position-horizontal-relative:text;mso-position-vertical-relative:text;mso-width-relative:margin;mso-height-relative:margin" coordorigin="-2730,-6532" coordsize="33512,221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">
                  <v:shape id="テキスト ボックス 5" o:spid="_x0000_s1033" type="#_x0000_t202" style="position:absolute;left:-1379;top:11818;width:32160;height:38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" fillcolor="white [3201]" stroked="f" strokeweight=".5pt">
                    <v:textbox inset="0,0,0,0">
                      <w:txbxContent>
                        <w:p w14:paraId="04941E15" w14:textId="77777777" w:rsidR="00806123" w:rsidRDefault="00806123" w:rsidP="0017592A">
                          <w:pPr>
                            <w:jc w:val="center"/>
                            <w:rPr>
                              <w:ins w:id="8" w:author="作成者"/>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p w14:paraId="60A76154" w14:textId="0C144575" w:rsidR="002C367B" w:rsidRPr="00450790" w:rsidRDefault="002C367B" w:rsidP="0017592A">
                          <w:pPr>
                            <w:jc w:val="center"/>
                            <w:rPr>
                              <w:rFonts w:hint="eastAsia"/>
                              <w:sz w:val="20"/>
                              <w:szCs w:val="20"/>
                            </w:rPr>
                          </w:pPr>
                          <w:ins w:id="9" w:author="作成者">
                            <w:r>
                              <w:rPr>
                                <w:rFonts w:hint="eastAsia"/>
                                <w:sz w:val="20"/>
                                <w:szCs w:val="20"/>
                              </w:rPr>
                              <w:t>Fig.</w:t>
                            </w:r>
                            <w:r>
                              <w:rPr>
                                <w:sz w:val="20"/>
                                <w:szCs w:val="20"/>
                              </w:rPr>
                              <w:t>2</w:t>
                            </w:r>
                            <w:r>
                              <w:rPr>
                                <w:rFonts w:hint="eastAsia"/>
                                <w:sz w:val="20"/>
                                <w:szCs w:val="20"/>
                              </w:rPr>
                              <w:t xml:space="preserve"> </w:t>
                            </w:r>
                            <w:r w:rsidR="004F433F" w:rsidRPr="004F433F">
                              <w:rPr>
                                <w:sz w:val="20"/>
                                <w:szCs w:val="20"/>
                              </w:rPr>
                              <w:t>Target layout</w:t>
                            </w:r>
                          </w:ins>
                        </w:p>
                      </w:txbxContent>
                    </v:textbox>
                  </v:shape>
                  <v:shape id="図 9" o:spid="_x0000_s1034" type="#_x0000_t75" style="position:absolute;left:-2730;top:-6532;width:33511;height:183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" stroked="t" strokecolor="black [3213]">
                    <v:imagedata r:id="rId15" o:title=""/>
                    <v:path arrowok="t"/>
                  </v:shape>
                  <w10:wrap type="topAndBottom"/>
                </v:group>
              </w:pict>
            </mc:Fallback>
          </mc:AlternateContent>
        </w:r>
      </w:ins>
      <w:r w:rsidR="00482ECA">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の主な実験条件を表1に示す。実験参加者は大学生12名とした。実施タスク</w:t>
      </w:r>
      <w:r w:rsidR="00740988" w:rsidRPr="00740988">
        <w:rPr>
          <w:rFonts w:asciiTheme="minorEastAsia" w:eastAsiaTheme="minorEastAsia" w:hAnsiTheme="minorEastAsia" w:hint="eastAsia"/>
          <w:bCs/>
          <w:color w:val="000000" w:themeColor="text1"/>
          <w:sz w:val="20"/>
        </w:rPr>
        <w:t>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Unity</w:t>
      </w:r>
      <w:r w:rsidR="00740988" w:rsidRPr="00740988">
        <w:rPr>
          <w:rFonts w:asciiTheme="minorEastAsia" w:eastAsiaTheme="minorEastAsia" w:hAnsiTheme="minorEastAsia" w:hint="eastAsia"/>
          <w:bCs/>
          <w:color w:val="000000" w:themeColor="text1"/>
          <w:sz w:val="20"/>
        </w:rPr>
        <w:t>で構築した球体ターゲット</w:t>
      </w:r>
      <w:r w:rsidR="0017592A">
        <w:rPr>
          <w:rFonts w:asciiTheme="minorEastAsia" w:eastAsiaTheme="minorEastAsia" w:hAnsiTheme="minorEastAsia" w:hint="eastAsia"/>
          <w:bCs/>
          <w:color w:val="000000" w:themeColor="text1"/>
          <w:sz w:val="20"/>
        </w:rPr>
        <w:t>を</w:t>
      </w:r>
      <w:r w:rsidR="00740988" w:rsidRPr="00740988">
        <w:rPr>
          <w:rFonts w:asciiTheme="minorEastAsia" w:eastAsiaTheme="minorEastAsia" w:hAnsiTheme="minorEastAsia" w:hint="eastAsia"/>
          <w:bCs/>
          <w:color w:val="000000" w:themeColor="text1"/>
          <w:sz w:val="20"/>
        </w:rPr>
        <w:t>クリック</w:t>
      </w:r>
      <w:r w:rsidR="0017592A">
        <w:rPr>
          <w:rFonts w:asciiTheme="minorEastAsia" w:eastAsiaTheme="minorEastAsia" w:hAnsiTheme="minorEastAsia" w:hint="eastAsia"/>
          <w:bCs/>
          <w:color w:val="000000" w:themeColor="text1"/>
          <w:sz w:val="20"/>
        </w:rPr>
        <w:t>する</w:t>
      </w:r>
      <w:r w:rsidR="00740988" w:rsidRPr="00740988">
        <w:rPr>
          <w:rFonts w:asciiTheme="minorEastAsia" w:eastAsiaTheme="minorEastAsia" w:hAnsiTheme="minorEastAsia" w:hint="eastAsia"/>
          <w:bCs/>
          <w:color w:val="000000" w:themeColor="text1"/>
          <w:sz w:val="20"/>
        </w:rPr>
        <w:t>タスクを用い</w:t>
      </w:r>
      <w:r w:rsidR="0017592A">
        <w:rPr>
          <w:rFonts w:asciiTheme="minorEastAsia" w:eastAsiaTheme="minorEastAsia" w:hAnsiTheme="minorEastAsia" w:hint="eastAsia"/>
          <w:bCs/>
          <w:color w:val="000000" w:themeColor="text1"/>
          <w:sz w:val="20"/>
        </w:rPr>
        <w:t>た．M</w:t>
      </w:r>
      <w:r w:rsidR="0017592A">
        <w:rPr>
          <w:rFonts w:asciiTheme="minorEastAsia" w:eastAsiaTheme="minorEastAsia" w:hAnsiTheme="minorEastAsia"/>
          <w:bCs/>
          <w:color w:val="000000" w:themeColor="text1"/>
          <w:sz w:val="20"/>
        </w:rPr>
        <w:t>eta Quest3</w:t>
      </w:r>
      <w:r w:rsidR="0017592A">
        <w:rPr>
          <w:rFonts w:asciiTheme="minorEastAsia" w:eastAsiaTheme="minorEastAsia" w:hAnsiTheme="minorEastAsia" w:hint="eastAsia"/>
          <w:bCs/>
          <w:color w:val="000000" w:themeColor="text1"/>
          <w:sz w:val="20"/>
        </w:rPr>
        <w:t>のゴーグルを装着し、ターゲットを発見したらできるだけ早く</w:t>
      </w:r>
      <w:r w:rsidR="00740988" w:rsidRPr="00740988">
        <w:rPr>
          <w:rFonts w:asciiTheme="minorEastAsia" w:eastAsiaTheme="minorEastAsia" w:hAnsiTheme="minorEastAsia" w:hint="eastAsia"/>
          <w:bCs/>
          <w:color w:val="000000" w:themeColor="text1"/>
          <w:sz w:val="20"/>
        </w:rPr>
        <w:t>右手コントローラ</w:t>
      </w:r>
      <w:r w:rsidR="00103F7E">
        <w:rPr>
          <w:rFonts w:asciiTheme="minorEastAsia" w:eastAsiaTheme="minorEastAsia" w:hAnsiTheme="minorEastAsia" w:hint="eastAsia"/>
          <w:bCs/>
          <w:color w:val="000000" w:themeColor="text1"/>
          <w:sz w:val="20"/>
        </w:rPr>
        <w:t>のトリガーボタンを押</w:t>
      </w:r>
      <w:r w:rsidR="0017592A">
        <w:rPr>
          <w:rFonts w:asciiTheme="minorEastAsia" w:eastAsiaTheme="minorEastAsia" w:hAnsiTheme="minorEastAsia" w:hint="eastAsia"/>
          <w:bCs/>
          <w:color w:val="000000" w:themeColor="text1"/>
          <w:sz w:val="20"/>
        </w:rPr>
        <w:t>すように指示し</w:t>
      </w:r>
      <w:r w:rsidR="00740988" w:rsidRPr="00740988">
        <w:rPr>
          <w:rFonts w:asciiTheme="minorEastAsia" w:eastAsiaTheme="minorEastAsia" w:hAnsiTheme="minorEastAsia" w:hint="eastAsia"/>
          <w:bCs/>
          <w:color w:val="000000" w:themeColor="text1"/>
          <w:sz w:val="20"/>
        </w:rPr>
        <w:t>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ターゲットは空間内の</w:t>
      </w:r>
      <w:r w:rsidR="00740988" w:rsidRPr="00740988">
        <w:rPr>
          <w:rFonts w:asciiTheme="minorEastAsia" w:eastAsiaTheme="minorEastAsia" w:hAnsiTheme="minorEastAsia"/>
          <w:bCs/>
          <w:color w:val="000000" w:themeColor="text1"/>
          <w:sz w:val="20"/>
        </w:rPr>
        <w:t>9</w:t>
      </w:r>
      <w:r w:rsidR="00740988" w:rsidRPr="00740988">
        <w:rPr>
          <w:rFonts w:asciiTheme="minorEastAsia" w:eastAsiaTheme="minorEastAsia" w:hAnsiTheme="minorEastAsia" w:hint="eastAsia"/>
          <w:bCs/>
          <w:color w:val="000000" w:themeColor="text1"/>
          <w:sz w:val="20"/>
        </w:rPr>
        <w:t>位置に配置</w:t>
      </w:r>
      <w:ins w:id="10" w:author="作成者">
        <w:r w:rsidR="0017592A">
          <w:rPr>
            <w:rFonts w:asciiTheme="minorEastAsia" w:eastAsiaTheme="minorEastAsia" w:hAnsiTheme="minorEastAsia" w:hint="eastAsia"/>
            <w:bCs/>
            <w:color w:val="000000" w:themeColor="text1"/>
            <w:sz w:val="20"/>
          </w:rPr>
          <w:t>し</w:t>
        </w:r>
      </w:ins>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各位置</w:t>
      </w:r>
      <w:r w:rsidR="00740988" w:rsidRPr="00740988">
        <w:rPr>
          <w:rFonts w:asciiTheme="minorEastAsia" w:eastAsiaTheme="minorEastAsia" w:hAnsiTheme="minorEastAsia"/>
          <w:bCs/>
          <w:color w:val="000000" w:themeColor="text1"/>
          <w:sz w:val="20"/>
        </w:rPr>
        <w:t>4</w:t>
      </w:r>
      <w:r w:rsidR="00740988" w:rsidRPr="00740988">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回ずつランダムに提示する構成とした</w:t>
      </w:r>
      <w:r w:rsidR="00AD3E50">
        <w:rPr>
          <w:rFonts w:asciiTheme="minorEastAsia" w:eastAsiaTheme="minorEastAsia" w:hAnsiTheme="minorEastAsia" w:hint="eastAsia"/>
          <w:bCs/>
          <w:color w:val="000000" w:themeColor="text1"/>
          <w:sz w:val="20"/>
        </w:rPr>
        <w:t>.</w:t>
      </w:r>
      <w:r w:rsidR="007D37E6" w:rsidRPr="007D37E6">
        <w:rPr>
          <w:rFonts w:asciiTheme="minorEastAsia" w:eastAsiaTheme="minorEastAsia" w:hAnsiTheme="minorEastAsia" w:hint="eastAsia"/>
          <w:bCs/>
          <w:color w:val="000000" w:themeColor="text1"/>
          <w:sz w:val="20"/>
        </w:rPr>
        <w:t xml:space="preserve"> </w:t>
      </w:r>
      <w:r w:rsidR="007D37E6" w:rsidRPr="00740988">
        <w:rPr>
          <w:rFonts w:asciiTheme="minorEastAsia" w:eastAsiaTheme="minorEastAsia" w:hAnsiTheme="minorEastAsia" w:hint="eastAsia"/>
          <w:bCs/>
          <w:color w:val="000000" w:themeColor="text1"/>
          <w:sz w:val="20"/>
        </w:rPr>
        <w:t>ターゲット配置の概略</w:t>
      </w:r>
      <w:r w:rsidR="007D37E6">
        <w:rPr>
          <w:rFonts w:asciiTheme="minorEastAsia" w:eastAsiaTheme="minorEastAsia" w:hAnsiTheme="minorEastAsia" w:hint="eastAsia"/>
          <w:bCs/>
          <w:color w:val="000000" w:themeColor="text1"/>
          <w:sz w:val="20"/>
        </w:rPr>
        <w:t>を図２に示す</w:t>
      </w:r>
      <w:r w:rsidR="007D37E6">
        <w:rPr>
          <w:rFonts w:asciiTheme="minorEastAsia" w:eastAsiaTheme="minorEastAsia" w:hAnsiTheme="minorEastAsia"/>
          <w:bCs/>
          <w:color w:val="000000" w:themeColor="text1"/>
          <w:sz w:val="20"/>
        </w:rPr>
        <w:t>.</w:t>
      </w:r>
    </w:p>
    <w:p w14:paraId="4B1719CA" w14:textId="6E7C301B" w:rsidR="00E85CEE" w:rsidRDefault="007D37E6"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E447C6">
        <w:rPr>
          <w:rFonts w:asciiTheme="minorEastAsia" w:eastAsiaTheme="minorEastAsia" w:hAnsiTheme="minorEastAsia"/>
          <w:bCs/>
          <w:color w:val="000000" w:themeColor="text1"/>
          <w:sz w:val="20"/>
          <w:vertAlign w:val="superscript"/>
        </w:rPr>
        <w:t>4</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さらに</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全実験終了後に半構造化インタビューを実施した</w:t>
      </w:r>
      <w:r w:rsidR="00526EF1">
        <w:rPr>
          <w:rFonts w:asciiTheme="minorEastAsia" w:eastAsiaTheme="minorEastAsia" w:hAnsiTheme="minorEastAsia"/>
          <w:bCs/>
          <w:color w:val="000000" w:themeColor="text1"/>
          <w:sz w:val="20"/>
        </w:rPr>
        <w:t>.</w:t>
      </w:r>
      <w:r w:rsidR="002A45CA" w:rsidRPr="002A45CA">
        <w:rPr>
          <w:rFonts w:asciiTheme="minorEastAsia" w:eastAsiaTheme="minorEastAsia" w:hAnsiTheme="minorEastAsia"/>
          <w:bCs/>
          <w:color w:val="000000" w:themeColor="text1"/>
          <w:sz w:val="20"/>
        </w:rPr>
        <w:t>なお，本実験の条件設定はISO 9241-411</w:t>
      </w:r>
      <w:r w:rsidR="008009AB">
        <w:rPr>
          <w:rFonts w:asciiTheme="minorEastAsia" w:eastAsiaTheme="minorEastAsia" w:hAnsiTheme="minorEastAsia"/>
          <w:bCs/>
          <w:color w:val="000000" w:themeColor="text1"/>
          <w:sz w:val="20"/>
          <w:vertAlign w:val="superscript"/>
        </w:rPr>
        <w:t>5</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483B4402" w14:textId="21C90053" w:rsidR="00973F49" w:rsidRDefault="00973F49" w:rsidP="009F4EA0">
      <w:pPr>
        <w:rPr>
          <w:ins w:id="11" w:author="作成者"/>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w:t>
      </w:r>
      <w:r w:rsidRPr="00973F49">
        <w:rPr>
          <w:rFonts w:asciiTheme="minorEastAsia" w:eastAsiaTheme="minorEastAsia" w:hAnsiTheme="minorEastAsia"/>
          <w:bCs/>
          <w:color w:val="000000" w:themeColor="text1"/>
          <w:sz w:val="20"/>
        </w:rPr>
        <w:t>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0E3678CF" w14:textId="77777777" w:rsidR="00693470" w:rsidRDefault="00693470" w:rsidP="009F4EA0">
      <w:pPr>
        <w:rPr>
          <w:rFonts w:asciiTheme="minorEastAsia" w:eastAsiaTheme="minorEastAsia" w:hAnsiTheme="minorEastAsia" w:hint="eastAsia"/>
          <w:bCs/>
          <w:color w:val="000000" w:themeColor="text1"/>
          <w:sz w:val="20"/>
        </w:rPr>
      </w:pPr>
    </w:p>
    <w:p w14:paraId="57711DC9" w14:textId="7B9E9D07" w:rsidR="00693470" w:rsidRDefault="00693470" w:rsidP="00693470">
      <w:pPr>
        <w:jc w:val="center"/>
        <w:rPr>
          <w:sz w:val="20"/>
          <w:szCs w:val="20"/>
        </w:rPr>
      </w:pPr>
      <w:commentRangeStart w:id="12"/>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77804FEA" w14:textId="6A01E060" w:rsidR="00973F49" w:rsidRDefault="00693470" w:rsidP="00DB0A98">
      <w:pPr>
        <w:jc w:val="center"/>
        <w:rPr>
          <w:szCs w:val="21"/>
        </w:rPr>
      </w:pPr>
      <w:r>
        <w:rPr>
          <w:rFonts w:hint="eastAsia"/>
          <w:szCs w:val="21"/>
        </w:rPr>
        <w:t>Table 1</w:t>
      </w:r>
      <w:ins w:id="13" w:author="作成者">
        <w:r w:rsidR="004A6296">
          <w:rPr>
            <w:rFonts w:hint="eastAsia"/>
            <w:szCs w:val="21"/>
          </w:rPr>
          <w:t xml:space="preserve">　</w:t>
        </w:r>
        <w:del w:id="14" w:author="作成者">
          <w:r w:rsidR="00C9034C" w:rsidDel="004A6296">
            <w:rPr>
              <w:szCs w:val="21"/>
            </w:rPr>
            <w:delText xml:space="preserve"> </w:delText>
          </w:r>
        </w:del>
      </w:ins>
      <w:del w:id="15" w:author="作成者">
        <w:r w:rsidDel="00C9034C">
          <w:rPr>
            <w:rFonts w:hint="eastAsia"/>
            <w:szCs w:val="21"/>
          </w:rPr>
          <w:delText xml:space="preserve">　</w:delText>
        </w:r>
      </w:del>
      <w:r>
        <w:rPr>
          <w:rFonts w:hint="eastAsia"/>
          <w:szCs w:val="21"/>
        </w:rPr>
        <w:t>E</w:t>
      </w:r>
      <w:r>
        <w:rPr>
          <w:szCs w:val="21"/>
        </w:rPr>
        <w:t>xperimental Condition</w:t>
      </w:r>
      <w:commentRangeEnd w:id="12"/>
      <w:r>
        <w:rPr>
          <w:rStyle w:val="aff6"/>
        </w:rPr>
        <w:commentReference w:id="12"/>
      </w:r>
    </w:p>
    <w:tbl>
      <w:tblPr>
        <w:tblStyle w:val="12"/>
        <w:tblW w:w="0" w:type="auto"/>
        <w:tblLook w:val="04A0" w:firstRow="1" w:lastRow="0" w:firstColumn="1" w:lastColumn="0" w:noHBand="0" w:noVBand="1"/>
      </w:tblPr>
      <w:tblGrid>
        <w:gridCol w:w="1129"/>
        <w:gridCol w:w="1276"/>
        <w:gridCol w:w="2219"/>
      </w:tblGrid>
      <w:tr w:rsidR="00F0144B" w14:paraId="22D20FD3" w14:textId="77777777" w:rsidTr="00DB0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8EE372E" w14:textId="2F6D9EFE" w:rsidR="00F0144B" w:rsidRPr="00DB0A98" w:rsidRDefault="00F0144B" w:rsidP="00DB0A98">
            <w:pPr>
              <w:spacing w:line="240" w:lineRule="exact"/>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276" w:type="dxa"/>
          </w:tcPr>
          <w:p w14:paraId="05C7A792" w14:textId="14902B3F" w:rsidR="00F0144B" w:rsidRPr="00DB0A98" w:rsidRDefault="00F0144B" w:rsidP="00DB0A98">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2219" w:type="dxa"/>
          </w:tcPr>
          <w:p w14:paraId="577446EE" w14:textId="1D0F54F1" w:rsidR="00F0144B" w:rsidRPr="00DB0A98" w:rsidRDefault="00F0144B" w:rsidP="00DB0A98">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693470" w14:paraId="61E671D0"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val="restart"/>
          </w:tcPr>
          <w:p w14:paraId="6FB5D2B0" w14:textId="4A22531D" w:rsidR="00693470" w:rsidRPr="00DB0A98" w:rsidRDefault="00693470" w:rsidP="00DB0A98">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参加者</w:t>
            </w:r>
          </w:p>
        </w:tc>
        <w:tc>
          <w:tcPr>
            <w:tcW w:w="1276" w:type="dxa"/>
          </w:tcPr>
          <w:p w14:paraId="2D609D41" w14:textId="2B719BC0"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人数</w:t>
            </w:r>
          </w:p>
        </w:tc>
        <w:tc>
          <w:tcPr>
            <w:tcW w:w="2219" w:type="dxa"/>
          </w:tcPr>
          <w:p w14:paraId="6E7D8F11" w14:textId="0370EC58"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12</w:t>
            </w:r>
            <w:r w:rsidRPr="00DB0A98">
              <w:rPr>
                <w:rFonts w:asciiTheme="minorEastAsia" w:eastAsiaTheme="minorEastAsia" w:hAnsiTheme="minorEastAsia" w:hint="eastAsia"/>
                <w:bCs/>
                <w:color w:val="000000" w:themeColor="text1"/>
                <w:sz w:val="18"/>
              </w:rPr>
              <w:t>名</w:t>
            </w:r>
          </w:p>
        </w:tc>
      </w:tr>
      <w:tr w:rsidR="00693470" w14:paraId="4FAA0E1A"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60A93551" w14:textId="77777777" w:rsidR="00693470" w:rsidRPr="00DB0A98" w:rsidRDefault="00693470">
            <w:pPr>
              <w:spacing w:line="240" w:lineRule="exact"/>
              <w:rPr>
                <w:rFonts w:asciiTheme="minorEastAsia" w:eastAsiaTheme="minorEastAsia" w:hAnsiTheme="minorEastAsia"/>
                <w:bCs w:val="0"/>
                <w:color w:val="000000" w:themeColor="text1"/>
                <w:sz w:val="18"/>
              </w:rPr>
              <w:pPrChange w:id="16" w:author="作成者">
                <w:pPr/>
              </w:pPrChange>
            </w:pPr>
          </w:p>
        </w:tc>
        <w:tc>
          <w:tcPr>
            <w:tcW w:w="1276" w:type="dxa"/>
          </w:tcPr>
          <w:p w14:paraId="566F4ED3" w14:textId="621A5D83" w:rsidR="00693470" w:rsidRPr="00DB0A98"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Change w:id="17" w:author="作成者">
                <w:pPr>
                  <w:cnfStyle w:val="000000000000" w:firstRow="0" w:lastRow="0" w:firstColumn="0" w:lastColumn="0" w:oddVBand="0" w:evenVBand="0" w:oddHBand="0" w:evenHBand="0" w:firstRowFirstColumn="0" w:firstRowLastColumn="0" w:lastRowFirstColumn="0" w:lastRowLastColumn="0"/>
                </w:pPr>
              </w:pPrChange>
            </w:pPr>
            <w:r w:rsidRPr="00DB0A98">
              <w:rPr>
                <w:rFonts w:asciiTheme="minorEastAsia" w:eastAsiaTheme="minorEastAsia" w:hAnsiTheme="minorEastAsia" w:hint="eastAsia"/>
                <w:bCs/>
                <w:color w:val="000000" w:themeColor="text1"/>
                <w:sz w:val="18"/>
              </w:rPr>
              <w:t>年齢</w:t>
            </w:r>
          </w:p>
        </w:tc>
        <w:tc>
          <w:tcPr>
            <w:tcW w:w="2219" w:type="dxa"/>
          </w:tcPr>
          <w:p w14:paraId="072FCBCC" w14:textId="6AC7461A" w:rsidR="00693470" w:rsidRPr="00DB0A98"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Change w:id="18" w:author="作成者">
                <w:pPr>
                  <w:cnfStyle w:val="000000000000" w:firstRow="0" w:lastRow="0" w:firstColumn="0" w:lastColumn="0" w:oddVBand="0" w:evenVBand="0" w:oddHBand="0" w:evenHBand="0" w:firstRowFirstColumn="0" w:firstRowLastColumn="0" w:lastRowFirstColumn="0" w:lastRowLastColumn="0"/>
                </w:pPr>
              </w:pPrChange>
            </w:pPr>
            <w:r w:rsidRPr="00DB0A98">
              <w:rPr>
                <w:rFonts w:asciiTheme="minorEastAsia" w:eastAsiaTheme="minorEastAsia" w:hAnsiTheme="minorEastAsia"/>
                <w:bCs/>
                <w:color w:val="000000" w:themeColor="text1"/>
                <w:sz w:val="18"/>
              </w:rPr>
              <w:t>20</w:t>
            </w:r>
            <w:r w:rsidRPr="00DB0A98">
              <w:rPr>
                <w:rFonts w:asciiTheme="minorEastAsia" w:eastAsiaTheme="minorEastAsia" w:hAnsiTheme="minorEastAsia" w:hint="eastAsia"/>
                <w:bCs/>
                <w:color w:val="000000" w:themeColor="text1"/>
                <w:sz w:val="18"/>
              </w:rPr>
              <w:t>〜</w:t>
            </w:r>
            <w:r w:rsidRPr="00DB0A98">
              <w:rPr>
                <w:rFonts w:asciiTheme="minorEastAsia" w:eastAsiaTheme="minorEastAsia" w:hAnsiTheme="minorEastAsia"/>
                <w:bCs/>
                <w:color w:val="000000" w:themeColor="text1"/>
                <w:sz w:val="18"/>
              </w:rPr>
              <w:t>22</w:t>
            </w:r>
            <w:r w:rsidRPr="00DB0A98">
              <w:rPr>
                <w:rFonts w:asciiTheme="minorEastAsia" w:eastAsiaTheme="minorEastAsia" w:hAnsiTheme="minorEastAsia" w:hint="eastAsia"/>
                <w:bCs/>
                <w:color w:val="000000" w:themeColor="text1"/>
                <w:sz w:val="18"/>
              </w:rPr>
              <w:t>歳</w:t>
            </w:r>
          </w:p>
        </w:tc>
      </w:tr>
      <w:tr w:rsidR="00693470" w14:paraId="49853F19"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val="restart"/>
          </w:tcPr>
          <w:p w14:paraId="49EBCFBD" w14:textId="1F5A36C6" w:rsidR="00693470" w:rsidRPr="00DB0A98" w:rsidRDefault="00693470" w:rsidP="00DB0A98">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実験仕様</w:t>
            </w:r>
          </w:p>
        </w:tc>
        <w:tc>
          <w:tcPr>
            <w:tcW w:w="1276" w:type="dxa"/>
          </w:tcPr>
          <w:p w14:paraId="768D6CC2" w14:textId="6E377DDC"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制限時間</w:t>
            </w:r>
          </w:p>
        </w:tc>
        <w:tc>
          <w:tcPr>
            <w:tcW w:w="2219" w:type="dxa"/>
          </w:tcPr>
          <w:p w14:paraId="2A924C48" w14:textId="13755B03"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bCs/>
                <w:color w:val="000000" w:themeColor="text1"/>
                <w:sz w:val="18"/>
              </w:rPr>
              <w:t>各ターゲット5 s</w:t>
            </w:r>
          </w:p>
        </w:tc>
      </w:tr>
      <w:tr w:rsidR="00693470" w14:paraId="5AB30E74"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17D26CDD" w14:textId="77777777" w:rsidR="00693470" w:rsidRPr="00DB0A98" w:rsidRDefault="00693470">
            <w:pPr>
              <w:spacing w:line="240" w:lineRule="exact"/>
              <w:rPr>
                <w:rFonts w:asciiTheme="minorEastAsia" w:eastAsiaTheme="minorEastAsia" w:hAnsiTheme="minorEastAsia"/>
                <w:b w:val="0"/>
                <w:color w:val="000000" w:themeColor="text1"/>
                <w:sz w:val="18"/>
              </w:rPr>
              <w:pPrChange w:id="19" w:author="作成者">
                <w:pPr/>
              </w:pPrChange>
            </w:pPr>
          </w:p>
        </w:tc>
        <w:tc>
          <w:tcPr>
            <w:tcW w:w="1276" w:type="dxa"/>
          </w:tcPr>
          <w:p w14:paraId="7EA71866" w14:textId="623F5557" w:rsidR="00693470" w:rsidRPr="00DB0A98"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Change w:id="20" w:author="作成者">
                <w:pPr>
                  <w:cnfStyle w:val="000000000000" w:firstRow="0" w:lastRow="0" w:firstColumn="0" w:lastColumn="0" w:oddVBand="0" w:evenVBand="0" w:oddHBand="0" w:evenHBand="0" w:firstRowFirstColumn="0" w:firstRowLastColumn="0" w:lastRowFirstColumn="0" w:lastRowLastColumn="0"/>
                </w:pPr>
              </w:pPrChange>
            </w:pPr>
            <w:r w:rsidRPr="00DB0A98">
              <w:rPr>
                <w:rFonts w:asciiTheme="minorEastAsia" w:eastAsiaTheme="minorEastAsia" w:hAnsiTheme="minorEastAsia" w:hint="eastAsia"/>
                <w:bCs/>
                <w:color w:val="000000" w:themeColor="text1"/>
                <w:sz w:val="18"/>
              </w:rPr>
              <w:t>ターゲットサイズ</w:t>
            </w:r>
          </w:p>
        </w:tc>
        <w:tc>
          <w:tcPr>
            <w:tcW w:w="2219" w:type="dxa"/>
          </w:tcPr>
          <w:p w14:paraId="6B5FF125" w14:textId="5DCE5004" w:rsidR="00693470" w:rsidRPr="00DB0A98"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Change w:id="21" w:author="作成者">
                <w:pPr>
                  <w:cnfStyle w:val="000000000000" w:firstRow="0" w:lastRow="0" w:firstColumn="0" w:lastColumn="0" w:oddVBand="0" w:evenVBand="0" w:oddHBand="0" w:evenHBand="0" w:firstRowFirstColumn="0" w:firstRowLastColumn="0" w:lastRowFirstColumn="0" w:lastRowLastColumn="0"/>
                </w:pPr>
              </w:pPrChange>
            </w:pPr>
            <w:r w:rsidRPr="00DB0A98">
              <w:rPr>
                <w:rFonts w:asciiTheme="minorEastAsia" w:eastAsiaTheme="minorEastAsia" w:hAnsiTheme="minorEastAsia"/>
                <w:bCs/>
                <w:color w:val="000000" w:themeColor="text1"/>
                <w:sz w:val="18"/>
              </w:rPr>
              <w:t>視</w:t>
            </w:r>
            <w:r w:rsidR="00843F8C">
              <w:rPr>
                <w:rFonts w:asciiTheme="minorEastAsia" w:eastAsiaTheme="minorEastAsia" w:hAnsiTheme="minorEastAsia" w:hint="eastAsia"/>
                <w:bCs/>
                <w:color w:val="000000" w:themeColor="text1"/>
                <w:sz w:val="18"/>
              </w:rPr>
              <w:t>角</w:t>
            </w:r>
            <w:r w:rsidRPr="00DB0A98">
              <w:rPr>
                <w:rFonts w:asciiTheme="minorEastAsia" w:eastAsiaTheme="minorEastAsia" w:hAnsiTheme="minorEastAsia"/>
                <w:bCs/>
                <w:color w:val="000000" w:themeColor="text1"/>
                <w:sz w:val="18"/>
              </w:rPr>
              <w:t>1.5 °</w:t>
            </w:r>
          </w:p>
        </w:tc>
      </w:tr>
      <w:tr w:rsidR="00693470" w14:paraId="159BAA7B"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48E5F58A" w14:textId="77777777" w:rsidR="00693470" w:rsidRPr="00843F8C" w:rsidRDefault="00693470">
            <w:pPr>
              <w:spacing w:line="240" w:lineRule="exact"/>
              <w:rPr>
                <w:rFonts w:asciiTheme="minorEastAsia" w:eastAsiaTheme="minorEastAsia" w:hAnsiTheme="minorEastAsia"/>
                <w:bCs w:val="0"/>
                <w:color w:val="000000" w:themeColor="text1"/>
                <w:sz w:val="18"/>
                <w:rPrChange w:id="22" w:author="作成者">
                  <w:rPr>
                    <w:rFonts w:asciiTheme="minorEastAsia" w:eastAsiaTheme="minorEastAsia" w:hAnsiTheme="minorEastAsia"/>
                    <w:bCs w:val="0"/>
                    <w:color w:val="000000" w:themeColor="text1"/>
                    <w:sz w:val="20"/>
                  </w:rPr>
                </w:rPrChange>
              </w:rPr>
              <w:pPrChange w:id="23" w:author="作成者">
                <w:pPr/>
              </w:pPrChange>
            </w:pPr>
          </w:p>
        </w:tc>
        <w:tc>
          <w:tcPr>
            <w:tcW w:w="1276" w:type="dxa"/>
          </w:tcPr>
          <w:p w14:paraId="39098441" w14:textId="356E106F"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4" w:author="作成者">
                  <w:rPr>
                    <w:rFonts w:asciiTheme="minorEastAsia" w:eastAsiaTheme="minorEastAsia" w:hAnsiTheme="minorEastAsia"/>
                    <w:bCs/>
                    <w:color w:val="000000" w:themeColor="text1"/>
                    <w:sz w:val="20"/>
                  </w:rPr>
                </w:rPrChange>
              </w:rPr>
              <w:pPrChange w:id="25"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26" w:author="作成者">
                  <w:rPr>
                    <w:rFonts w:asciiTheme="minorEastAsia" w:eastAsiaTheme="minorEastAsia" w:hAnsiTheme="minorEastAsia" w:hint="eastAsia"/>
                    <w:bCs/>
                    <w:color w:val="000000" w:themeColor="text1"/>
                    <w:sz w:val="20"/>
                  </w:rPr>
                </w:rPrChange>
              </w:rPr>
              <w:t>ターゲット距離</w:t>
            </w:r>
          </w:p>
        </w:tc>
        <w:tc>
          <w:tcPr>
            <w:tcW w:w="2219" w:type="dxa"/>
          </w:tcPr>
          <w:p w14:paraId="3D237DBE" w14:textId="31E600D1"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27" w:author="作成者">
                  <w:rPr>
                    <w:rFonts w:asciiTheme="minorEastAsia" w:eastAsiaTheme="minorEastAsia" w:hAnsiTheme="minorEastAsia"/>
                    <w:bCs/>
                    <w:color w:val="000000" w:themeColor="text1"/>
                    <w:sz w:val="20"/>
                  </w:rPr>
                </w:rPrChange>
              </w:rPr>
              <w:pPrChange w:id="28"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29" w:author="作成者">
                  <w:rPr>
                    <w:rFonts w:asciiTheme="minorEastAsia" w:eastAsiaTheme="minorEastAsia" w:hAnsiTheme="minorEastAsia"/>
                    <w:bCs/>
                    <w:color w:val="000000" w:themeColor="text1"/>
                    <w:sz w:val="20"/>
                  </w:rPr>
                </w:rPrChange>
              </w:rPr>
              <w:t>仮想空間内1.5m固定</w:t>
            </w:r>
          </w:p>
        </w:tc>
      </w:tr>
      <w:tr w:rsidR="00693470" w14:paraId="3443C34C"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val="restart"/>
          </w:tcPr>
          <w:p w14:paraId="6B4A7C26" w14:textId="26258B2C" w:rsidR="00693470" w:rsidRPr="00DB0A98" w:rsidRDefault="00693470" w:rsidP="00DB0A98">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実験環境</w:t>
            </w:r>
          </w:p>
        </w:tc>
        <w:tc>
          <w:tcPr>
            <w:tcW w:w="1276" w:type="dxa"/>
          </w:tcPr>
          <w:p w14:paraId="2389AE59" w14:textId="67969D6D"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hint="eastAsia"/>
                <w:sz w:val="18"/>
                <w:szCs w:val="21"/>
              </w:rPr>
              <w:t>実施場所</w:t>
            </w:r>
          </w:p>
        </w:tc>
        <w:tc>
          <w:tcPr>
            <w:tcW w:w="2219" w:type="dxa"/>
          </w:tcPr>
          <w:p w14:paraId="73F25F6D" w14:textId="53552C88" w:rsidR="00693470" w:rsidRPr="00DB0A98" w:rsidRDefault="00843F8C"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Pr>
                <w:rFonts w:hint="eastAsia"/>
                <w:sz w:val="18"/>
                <w:szCs w:val="21"/>
              </w:rPr>
              <w:t>静かな実験室</w:t>
            </w:r>
          </w:p>
        </w:tc>
      </w:tr>
      <w:tr w:rsidR="00693470" w14:paraId="63EEDAF1"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02A68B30" w14:textId="77777777" w:rsidR="00693470" w:rsidRPr="00843F8C" w:rsidRDefault="00693470">
            <w:pPr>
              <w:spacing w:line="240" w:lineRule="exact"/>
              <w:rPr>
                <w:rFonts w:asciiTheme="minorEastAsia" w:eastAsiaTheme="minorEastAsia" w:hAnsiTheme="minorEastAsia"/>
                <w:b w:val="0"/>
                <w:color w:val="000000" w:themeColor="text1"/>
                <w:sz w:val="18"/>
                <w:rPrChange w:id="30" w:author="作成者">
                  <w:rPr>
                    <w:rFonts w:asciiTheme="minorEastAsia" w:eastAsiaTheme="minorEastAsia" w:hAnsiTheme="minorEastAsia"/>
                    <w:b w:val="0"/>
                    <w:color w:val="000000" w:themeColor="text1"/>
                    <w:sz w:val="20"/>
                  </w:rPr>
                </w:rPrChange>
              </w:rPr>
              <w:pPrChange w:id="31" w:author="作成者">
                <w:pPr/>
              </w:pPrChange>
            </w:pPr>
          </w:p>
        </w:tc>
        <w:tc>
          <w:tcPr>
            <w:tcW w:w="1276" w:type="dxa"/>
          </w:tcPr>
          <w:p w14:paraId="4A365F91" w14:textId="77DB4451"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32" w:author="作成者">
                  <w:rPr>
                    <w:rFonts w:asciiTheme="minorEastAsia" w:eastAsiaTheme="minorEastAsia" w:hAnsiTheme="minorEastAsia"/>
                    <w:bCs/>
                    <w:color w:val="000000" w:themeColor="text1"/>
                    <w:sz w:val="20"/>
                  </w:rPr>
                </w:rPrChange>
              </w:rPr>
              <w:pPrChange w:id="33"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hint="eastAsia"/>
                <w:sz w:val="18"/>
                <w:szCs w:val="21"/>
                <w:rPrChange w:id="34" w:author="作成者">
                  <w:rPr>
                    <w:rFonts w:hint="eastAsia"/>
                    <w:szCs w:val="21"/>
                  </w:rPr>
                </w:rPrChange>
              </w:rPr>
              <w:t>体位保持具</w:t>
            </w:r>
          </w:p>
        </w:tc>
        <w:tc>
          <w:tcPr>
            <w:tcW w:w="2219" w:type="dxa"/>
          </w:tcPr>
          <w:p w14:paraId="22FD212F" w14:textId="18486E4D"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35" w:author="作成者">
                  <w:rPr>
                    <w:rFonts w:asciiTheme="minorEastAsia" w:eastAsiaTheme="minorEastAsia" w:hAnsiTheme="minorEastAsia"/>
                    <w:bCs/>
                    <w:color w:val="000000" w:themeColor="text1"/>
                    <w:sz w:val="20"/>
                  </w:rPr>
                </w:rPrChange>
              </w:rPr>
              <w:pPrChange w:id="36"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hint="eastAsia"/>
                <w:sz w:val="18"/>
                <w:szCs w:val="21"/>
                <w:rPrChange w:id="37" w:author="作成者">
                  <w:rPr>
                    <w:rFonts w:hint="eastAsia"/>
                    <w:szCs w:val="21"/>
                  </w:rPr>
                </w:rPrChange>
              </w:rPr>
              <w:t>オフィスチェア</w:t>
            </w:r>
            <w:r w:rsidRPr="00843F8C">
              <w:rPr>
                <w:sz w:val="18"/>
                <w:szCs w:val="21"/>
                <w:rPrChange w:id="38" w:author="作成者">
                  <w:rPr>
                    <w:szCs w:val="21"/>
                  </w:rPr>
                </w:rPrChange>
              </w:rPr>
              <w:t>,</w:t>
            </w:r>
            <w:r w:rsidRPr="00843F8C">
              <w:rPr>
                <w:rFonts w:hint="eastAsia"/>
                <w:sz w:val="18"/>
                <w:szCs w:val="21"/>
                <w:rPrChange w:id="39" w:author="作成者">
                  <w:rPr>
                    <w:rFonts w:hint="eastAsia"/>
                    <w:szCs w:val="21"/>
                  </w:rPr>
                </w:rPrChange>
              </w:rPr>
              <w:t>キャンプ用マット</w:t>
            </w:r>
            <w:r w:rsidRPr="00843F8C">
              <w:rPr>
                <w:sz w:val="18"/>
                <w:szCs w:val="21"/>
                <w:rPrChange w:id="40" w:author="作成者">
                  <w:rPr>
                    <w:szCs w:val="21"/>
                  </w:rPr>
                </w:rPrChange>
              </w:rPr>
              <w:t>,</w:t>
            </w:r>
            <w:r w:rsidRPr="00843F8C">
              <w:rPr>
                <w:rFonts w:hint="eastAsia"/>
                <w:sz w:val="18"/>
                <w:szCs w:val="21"/>
                <w:rPrChange w:id="41" w:author="作成者">
                  <w:rPr>
                    <w:rFonts w:hint="eastAsia"/>
                    <w:szCs w:val="21"/>
                  </w:rPr>
                </w:rPrChange>
              </w:rPr>
              <w:t>枕</w:t>
            </w:r>
          </w:p>
        </w:tc>
      </w:tr>
      <w:tr w:rsidR="00693470" w14:paraId="64567604"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val="restart"/>
          </w:tcPr>
          <w:p w14:paraId="63AB6211" w14:textId="1E5A976C" w:rsidR="00693470" w:rsidRPr="00DB0A98" w:rsidRDefault="00693470" w:rsidP="00DB0A98">
            <w:pPr>
              <w:spacing w:line="240" w:lineRule="exact"/>
              <w:rPr>
                <w:rFonts w:asciiTheme="minorEastAsia" w:eastAsiaTheme="minorEastAsia" w:hAnsiTheme="minorEastAsia"/>
                <w:b w:val="0"/>
                <w:color w:val="000000" w:themeColor="text1"/>
                <w:sz w:val="18"/>
              </w:rPr>
            </w:pPr>
            <w:r w:rsidRPr="00DB0A98">
              <w:rPr>
                <w:rFonts w:asciiTheme="minorEastAsia" w:eastAsiaTheme="minorEastAsia" w:hAnsiTheme="minorEastAsia" w:hint="eastAsia"/>
                <w:color w:val="000000" w:themeColor="text1"/>
                <w:sz w:val="18"/>
              </w:rPr>
              <w:t>取得指標</w:t>
            </w:r>
          </w:p>
        </w:tc>
        <w:tc>
          <w:tcPr>
            <w:tcW w:w="1276" w:type="dxa"/>
          </w:tcPr>
          <w:p w14:paraId="40DE099B" w14:textId="146FCC06"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反応時間</w:t>
            </w:r>
          </w:p>
        </w:tc>
        <w:tc>
          <w:tcPr>
            <w:tcW w:w="2219" w:type="dxa"/>
          </w:tcPr>
          <w:p w14:paraId="21235A93" w14:textId="0E981E4D" w:rsidR="00693470" w:rsidRPr="00DB0A98" w:rsidRDefault="00693470" w:rsidP="00DB0A98">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DB0A98">
              <w:rPr>
                <w:rFonts w:asciiTheme="minorEastAsia" w:eastAsiaTheme="minorEastAsia" w:hAnsiTheme="minorEastAsia" w:hint="eastAsia"/>
                <w:bCs/>
                <w:color w:val="000000" w:themeColor="text1"/>
                <w:sz w:val="18"/>
              </w:rPr>
              <w:t>ターゲットクリックまでの時間</w:t>
            </w:r>
            <w:r w:rsidRPr="00DB0A98">
              <w:rPr>
                <w:rFonts w:asciiTheme="minorEastAsia" w:eastAsiaTheme="minorEastAsia" w:hAnsiTheme="minorEastAsia"/>
                <w:bCs/>
                <w:color w:val="000000" w:themeColor="text1"/>
                <w:sz w:val="18"/>
              </w:rPr>
              <w:t>(s)</w:t>
            </w:r>
          </w:p>
        </w:tc>
      </w:tr>
      <w:tr w:rsidR="00693470" w14:paraId="69D387B8"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648BACA2" w14:textId="77777777" w:rsidR="00693470" w:rsidRPr="00843F8C" w:rsidRDefault="00693470">
            <w:pPr>
              <w:spacing w:line="240" w:lineRule="exact"/>
              <w:rPr>
                <w:rFonts w:asciiTheme="minorEastAsia" w:eastAsiaTheme="minorEastAsia" w:hAnsiTheme="minorEastAsia"/>
                <w:b w:val="0"/>
                <w:color w:val="000000" w:themeColor="text1"/>
                <w:sz w:val="18"/>
                <w:rPrChange w:id="42" w:author="作成者">
                  <w:rPr>
                    <w:rFonts w:asciiTheme="minorEastAsia" w:eastAsiaTheme="minorEastAsia" w:hAnsiTheme="minorEastAsia"/>
                    <w:b w:val="0"/>
                    <w:color w:val="000000" w:themeColor="text1"/>
                    <w:sz w:val="20"/>
                  </w:rPr>
                </w:rPrChange>
              </w:rPr>
              <w:pPrChange w:id="43" w:author="作成者">
                <w:pPr/>
              </w:pPrChange>
            </w:pPr>
          </w:p>
        </w:tc>
        <w:tc>
          <w:tcPr>
            <w:tcW w:w="1276" w:type="dxa"/>
          </w:tcPr>
          <w:p w14:paraId="5D6ABCFC" w14:textId="3FF2DFE4"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Change w:id="44" w:author="作成者">
                  <w:rPr>
                    <w:rFonts w:asciiTheme="minorEastAsia" w:eastAsiaTheme="minorEastAsia" w:hAnsiTheme="minorEastAsia"/>
                    <w:bCs/>
                    <w:color w:val="000000" w:themeColor="text1"/>
                    <w:sz w:val="20"/>
                    <w:vertAlign w:val="superscript"/>
                  </w:rPr>
                </w:rPrChange>
              </w:rPr>
              <w:pPrChange w:id="45"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46" w:author="作成者">
                  <w:rPr>
                    <w:rFonts w:asciiTheme="minorEastAsia" w:eastAsiaTheme="minorEastAsia" w:hAnsiTheme="minorEastAsia" w:hint="eastAsia"/>
                    <w:bCs/>
                    <w:color w:val="000000" w:themeColor="text1"/>
                    <w:sz w:val="20"/>
                  </w:rPr>
                </w:rPrChange>
              </w:rPr>
              <w:t>失敗回数</w:t>
            </w:r>
          </w:p>
        </w:tc>
        <w:tc>
          <w:tcPr>
            <w:tcW w:w="2219" w:type="dxa"/>
          </w:tcPr>
          <w:p w14:paraId="62E0EC3B" w14:textId="6383F6E2"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47" w:author="作成者">
                  <w:rPr>
                    <w:rFonts w:asciiTheme="minorEastAsia" w:eastAsiaTheme="minorEastAsia" w:hAnsiTheme="minorEastAsia"/>
                    <w:bCs/>
                    <w:color w:val="000000" w:themeColor="text1"/>
                    <w:sz w:val="20"/>
                  </w:rPr>
                </w:rPrChange>
              </w:rPr>
              <w:pPrChange w:id="48"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49" w:author="作成者">
                  <w:rPr>
                    <w:rFonts w:asciiTheme="minorEastAsia" w:eastAsiaTheme="minorEastAsia" w:hAnsiTheme="minorEastAsia"/>
                    <w:bCs/>
                    <w:color w:val="000000" w:themeColor="text1"/>
                    <w:sz w:val="20"/>
                  </w:rPr>
                </w:rPrChange>
              </w:rPr>
              <w:t>ターゲットクリックに失敗した回数</w:t>
            </w:r>
          </w:p>
        </w:tc>
      </w:tr>
      <w:tr w:rsidR="00693470" w14:paraId="4CC3D530"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2EC18103" w14:textId="58A319C3" w:rsidR="00693470" w:rsidRPr="00843F8C" w:rsidRDefault="00693470">
            <w:pPr>
              <w:spacing w:line="240" w:lineRule="exact"/>
              <w:rPr>
                <w:rFonts w:asciiTheme="minorEastAsia" w:eastAsiaTheme="minorEastAsia" w:hAnsiTheme="minorEastAsia"/>
                <w:b w:val="0"/>
                <w:color w:val="000000" w:themeColor="text1"/>
                <w:sz w:val="18"/>
                <w:rPrChange w:id="50" w:author="作成者">
                  <w:rPr>
                    <w:rFonts w:asciiTheme="minorEastAsia" w:eastAsiaTheme="minorEastAsia" w:hAnsiTheme="minorEastAsia"/>
                    <w:b w:val="0"/>
                    <w:color w:val="000000" w:themeColor="text1"/>
                    <w:sz w:val="20"/>
                  </w:rPr>
                </w:rPrChange>
              </w:rPr>
              <w:pPrChange w:id="51" w:author="作成者">
                <w:pPr/>
              </w:pPrChange>
            </w:pPr>
          </w:p>
        </w:tc>
        <w:tc>
          <w:tcPr>
            <w:tcW w:w="1276" w:type="dxa"/>
          </w:tcPr>
          <w:p w14:paraId="507F1BEB" w14:textId="042029A2"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52" w:author="作成者">
                  <w:rPr>
                    <w:rFonts w:asciiTheme="minorEastAsia" w:eastAsiaTheme="minorEastAsia" w:hAnsiTheme="minorEastAsia"/>
                    <w:bCs/>
                    <w:color w:val="000000" w:themeColor="text1"/>
                    <w:sz w:val="20"/>
                  </w:rPr>
                </w:rPrChange>
              </w:rPr>
              <w:pPrChange w:id="53"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54" w:author="作成者">
                  <w:rPr>
                    <w:rFonts w:asciiTheme="minorEastAsia" w:eastAsiaTheme="minorEastAsia" w:hAnsiTheme="minorEastAsia" w:hint="eastAsia"/>
                    <w:bCs/>
                    <w:color w:val="000000" w:themeColor="text1"/>
                    <w:sz w:val="20"/>
                  </w:rPr>
                </w:rPrChange>
              </w:rPr>
              <w:t>頭部移動量</w:t>
            </w:r>
          </w:p>
        </w:tc>
        <w:tc>
          <w:tcPr>
            <w:tcW w:w="2219" w:type="dxa"/>
          </w:tcPr>
          <w:p w14:paraId="375ED951" w14:textId="2E31E5E0"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55" w:author="作成者">
                  <w:rPr>
                    <w:rFonts w:asciiTheme="minorEastAsia" w:eastAsiaTheme="minorEastAsia" w:hAnsiTheme="minorEastAsia"/>
                    <w:bCs/>
                    <w:color w:val="000000" w:themeColor="text1"/>
                    <w:sz w:val="20"/>
                  </w:rPr>
                </w:rPrChange>
              </w:rPr>
              <w:pPrChange w:id="56"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57" w:author="作成者">
                  <w:rPr>
                    <w:rFonts w:asciiTheme="minorEastAsia" w:eastAsiaTheme="minorEastAsia" w:hAnsiTheme="minorEastAsia" w:hint="eastAsia"/>
                    <w:bCs/>
                    <w:color w:val="000000" w:themeColor="text1"/>
                    <w:sz w:val="20"/>
                  </w:rPr>
                </w:rPrChange>
              </w:rPr>
              <w:t>頭部移動の総距離</w:t>
            </w:r>
            <w:r w:rsidRPr="00843F8C">
              <w:rPr>
                <w:rFonts w:asciiTheme="minorEastAsia" w:eastAsiaTheme="minorEastAsia" w:hAnsiTheme="minorEastAsia"/>
                <w:bCs/>
                <w:color w:val="000000" w:themeColor="text1"/>
                <w:sz w:val="18"/>
                <w:rPrChange w:id="58" w:author="作成者">
                  <w:rPr>
                    <w:rFonts w:asciiTheme="minorEastAsia" w:eastAsiaTheme="minorEastAsia" w:hAnsiTheme="minorEastAsia"/>
                    <w:bCs/>
                    <w:color w:val="000000" w:themeColor="text1"/>
                    <w:sz w:val="20"/>
                  </w:rPr>
                </w:rPrChange>
              </w:rPr>
              <w:t>(m)</w:t>
            </w:r>
          </w:p>
        </w:tc>
      </w:tr>
      <w:tr w:rsidR="00693470" w14:paraId="7EABDF98" w14:textId="77777777" w:rsidTr="00DB0A98">
        <w:tc>
          <w:tcPr>
            <w:cnfStyle w:val="001000000000" w:firstRow="0" w:lastRow="0" w:firstColumn="1" w:lastColumn="0" w:oddVBand="0" w:evenVBand="0" w:oddHBand="0" w:evenHBand="0" w:firstRowFirstColumn="0" w:firstRowLastColumn="0" w:lastRowFirstColumn="0" w:lastRowLastColumn="0"/>
            <w:tcW w:w="1129" w:type="dxa"/>
            <w:vMerge/>
          </w:tcPr>
          <w:p w14:paraId="4CEB44A8" w14:textId="77777777" w:rsidR="00693470" w:rsidRPr="00843F8C" w:rsidRDefault="00693470">
            <w:pPr>
              <w:spacing w:line="240" w:lineRule="exact"/>
              <w:rPr>
                <w:rFonts w:asciiTheme="minorEastAsia" w:eastAsiaTheme="minorEastAsia" w:hAnsiTheme="minorEastAsia"/>
                <w:b w:val="0"/>
                <w:color w:val="000000" w:themeColor="text1"/>
                <w:sz w:val="18"/>
                <w:rPrChange w:id="59" w:author="作成者">
                  <w:rPr>
                    <w:rFonts w:asciiTheme="minorEastAsia" w:eastAsiaTheme="minorEastAsia" w:hAnsiTheme="minorEastAsia"/>
                    <w:b w:val="0"/>
                    <w:color w:val="000000" w:themeColor="text1"/>
                    <w:sz w:val="20"/>
                  </w:rPr>
                </w:rPrChange>
              </w:rPr>
              <w:pPrChange w:id="60" w:author="作成者">
                <w:pPr/>
              </w:pPrChange>
            </w:pPr>
          </w:p>
        </w:tc>
        <w:tc>
          <w:tcPr>
            <w:tcW w:w="1276" w:type="dxa"/>
          </w:tcPr>
          <w:p w14:paraId="78B5CC40" w14:textId="7E8A3B78"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61" w:author="作成者">
                  <w:rPr>
                    <w:rFonts w:asciiTheme="minorEastAsia" w:eastAsiaTheme="minorEastAsia" w:hAnsiTheme="minorEastAsia"/>
                    <w:bCs/>
                    <w:color w:val="000000" w:themeColor="text1"/>
                    <w:sz w:val="20"/>
                  </w:rPr>
                </w:rPrChange>
              </w:rPr>
              <w:pPrChange w:id="62"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63" w:author="作成者">
                  <w:rPr>
                    <w:rFonts w:asciiTheme="minorEastAsia" w:eastAsiaTheme="minorEastAsia" w:hAnsiTheme="minorEastAsia" w:hint="eastAsia"/>
                    <w:bCs/>
                    <w:color w:val="000000" w:themeColor="text1"/>
                    <w:sz w:val="20"/>
                  </w:rPr>
                </w:rPrChange>
              </w:rPr>
              <w:t>右手コントローラの総軌跡長</w:t>
            </w:r>
          </w:p>
        </w:tc>
        <w:tc>
          <w:tcPr>
            <w:tcW w:w="2219" w:type="dxa"/>
          </w:tcPr>
          <w:p w14:paraId="7169B0AD" w14:textId="00585ABF"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64" w:author="作成者">
                  <w:rPr>
                    <w:rFonts w:asciiTheme="minorEastAsia" w:eastAsiaTheme="minorEastAsia" w:hAnsiTheme="minorEastAsia"/>
                    <w:bCs/>
                    <w:color w:val="000000" w:themeColor="text1"/>
                    <w:sz w:val="20"/>
                  </w:rPr>
                </w:rPrChange>
              </w:rPr>
              <w:pPrChange w:id="65"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hint="eastAsia"/>
                <w:bCs/>
                <w:color w:val="000000" w:themeColor="text1"/>
                <w:sz w:val="18"/>
                <w:rPrChange w:id="66" w:author="作成者">
                  <w:rPr>
                    <w:rFonts w:asciiTheme="minorEastAsia" w:eastAsiaTheme="minorEastAsia" w:hAnsiTheme="minorEastAsia" w:hint="eastAsia"/>
                    <w:bCs/>
                    <w:color w:val="000000" w:themeColor="text1"/>
                    <w:sz w:val="20"/>
                  </w:rPr>
                </w:rPrChange>
              </w:rPr>
              <w:t>ターゲットクリックまでの右手</w:t>
            </w:r>
            <w:r w:rsidRPr="00843F8C">
              <w:rPr>
                <w:rFonts w:asciiTheme="minorEastAsia" w:eastAsiaTheme="minorEastAsia" w:hAnsiTheme="minorEastAsia"/>
                <w:bCs/>
                <w:color w:val="000000" w:themeColor="text1"/>
                <w:sz w:val="18"/>
                <w:rPrChange w:id="67" w:author="作成者">
                  <w:rPr>
                    <w:rFonts w:asciiTheme="minorEastAsia" w:eastAsiaTheme="minorEastAsia" w:hAnsiTheme="minorEastAsia"/>
                    <w:bCs/>
                    <w:color w:val="000000" w:themeColor="text1"/>
                    <w:sz w:val="20"/>
                  </w:rPr>
                </w:rPrChange>
              </w:rPr>
              <w:t>コントローラ</w:t>
            </w:r>
            <w:r w:rsidRPr="00843F8C">
              <w:rPr>
                <w:rFonts w:asciiTheme="minorEastAsia" w:eastAsiaTheme="minorEastAsia" w:hAnsiTheme="minorEastAsia" w:hint="eastAsia"/>
                <w:bCs/>
                <w:color w:val="000000" w:themeColor="text1"/>
                <w:sz w:val="18"/>
                <w:rPrChange w:id="68" w:author="作成者">
                  <w:rPr>
                    <w:rFonts w:asciiTheme="minorEastAsia" w:eastAsiaTheme="minorEastAsia" w:hAnsiTheme="minorEastAsia" w:hint="eastAsia"/>
                    <w:bCs/>
                    <w:color w:val="000000" w:themeColor="text1"/>
                    <w:sz w:val="20"/>
                  </w:rPr>
                </w:rPrChange>
              </w:rPr>
              <w:t>の</w:t>
            </w:r>
            <w:r w:rsidRPr="00843F8C">
              <w:rPr>
                <w:rFonts w:asciiTheme="minorEastAsia" w:eastAsiaTheme="minorEastAsia" w:hAnsiTheme="minorEastAsia"/>
                <w:bCs/>
                <w:color w:val="000000" w:themeColor="text1"/>
                <w:sz w:val="18"/>
                <w:rPrChange w:id="69" w:author="作成者">
                  <w:rPr>
                    <w:rFonts w:asciiTheme="minorEastAsia" w:eastAsiaTheme="minorEastAsia" w:hAnsiTheme="minorEastAsia"/>
                    <w:bCs/>
                    <w:color w:val="000000" w:themeColor="text1"/>
                    <w:sz w:val="20"/>
                  </w:rPr>
                </w:rPrChange>
              </w:rPr>
              <w:t>移動距離（mm）</w:t>
            </w:r>
          </w:p>
        </w:tc>
      </w:tr>
      <w:tr w:rsidR="00693470" w14:paraId="1E8ED411" w14:textId="77777777" w:rsidTr="00DB0A98">
        <w:trPr>
          <w:trHeight w:val="33"/>
        </w:trPr>
        <w:tc>
          <w:tcPr>
            <w:cnfStyle w:val="001000000000" w:firstRow="0" w:lastRow="0" w:firstColumn="1" w:lastColumn="0" w:oddVBand="0" w:evenVBand="0" w:oddHBand="0" w:evenHBand="0" w:firstRowFirstColumn="0" w:firstRowLastColumn="0" w:lastRowFirstColumn="0" w:lastRowLastColumn="0"/>
            <w:tcW w:w="1129" w:type="dxa"/>
            <w:vMerge/>
          </w:tcPr>
          <w:p w14:paraId="0BCAF682" w14:textId="77777777" w:rsidR="00693470" w:rsidRPr="00843F8C" w:rsidRDefault="00693470">
            <w:pPr>
              <w:spacing w:line="240" w:lineRule="exact"/>
              <w:rPr>
                <w:rFonts w:asciiTheme="minorEastAsia" w:eastAsiaTheme="minorEastAsia" w:hAnsiTheme="minorEastAsia"/>
                <w:b w:val="0"/>
                <w:color w:val="000000" w:themeColor="text1"/>
                <w:sz w:val="18"/>
                <w:rPrChange w:id="70" w:author="作成者">
                  <w:rPr>
                    <w:rFonts w:asciiTheme="minorEastAsia" w:eastAsiaTheme="minorEastAsia" w:hAnsiTheme="minorEastAsia"/>
                    <w:b w:val="0"/>
                    <w:color w:val="000000" w:themeColor="text1"/>
                    <w:sz w:val="20"/>
                  </w:rPr>
                </w:rPrChange>
              </w:rPr>
              <w:pPrChange w:id="71" w:author="作成者">
                <w:pPr/>
              </w:pPrChange>
            </w:pPr>
          </w:p>
        </w:tc>
        <w:tc>
          <w:tcPr>
            <w:tcW w:w="1276" w:type="dxa"/>
          </w:tcPr>
          <w:p w14:paraId="045F9506" w14:textId="686A619F"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72" w:author="作成者">
                  <w:rPr>
                    <w:rFonts w:asciiTheme="minorEastAsia" w:eastAsiaTheme="minorEastAsia" w:hAnsiTheme="minorEastAsia"/>
                    <w:bCs/>
                    <w:color w:val="000000" w:themeColor="text1"/>
                    <w:sz w:val="20"/>
                  </w:rPr>
                </w:rPrChange>
              </w:rPr>
              <w:pPrChange w:id="73"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74" w:author="作成者">
                  <w:rPr>
                    <w:rFonts w:asciiTheme="minorEastAsia" w:eastAsiaTheme="minorEastAsia" w:hAnsiTheme="minorEastAsia"/>
                    <w:bCs/>
                    <w:color w:val="000000" w:themeColor="text1"/>
                    <w:sz w:val="20"/>
                  </w:rPr>
                </w:rPrChange>
              </w:rPr>
              <w:t>VR</w:t>
            </w:r>
            <w:r w:rsidRPr="00843F8C">
              <w:rPr>
                <w:rFonts w:ascii="Apple Color Emoji" w:eastAsiaTheme="minorEastAsia" w:hAnsi="Apple Color Emoji" w:cs="Apple Color Emoji" w:hint="eastAsia"/>
                <w:bCs/>
                <w:color w:val="000000" w:themeColor="text1"/>
                <w:sz w:val="18"/>
                <w:rPrChange w:id="75" w:author="作成者">
                  <w:rPr>
                    <w:rFonts w:ascii="Apple Color Emoji" w:eastAsiaTheme="minorEastAsia" w:hAnsi="Apple Color Emoji" w:cs="Apple Color Emoji" w:hint="eastAsia"/>
                    <w:bCs/>
                    <w:color w:val="000000" w:themeColor="text1"/>
                    <w:sz w:val="20"/>
                  </w:rPr>
                </w:rPrChange>
              </w:rPr>
              <w:t>酔いスコア</w:t>
            </w:r>
          </w:p>
        </w:tc>
        <w:tc>
          <w:tcPr>
            <w:tcW w:w="2219" w:type="dxa"/>
          </w:tcPr>
          <w:p w14:paraId="61E4B8B5" w14:textId="4AEBDF18" w:rsidR="00693470" w:rsidRPr="00843F8C" w:rsidRDefault="00693470">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76" w:author="作成者">
                  <w:rPr>
                    <w:rFonts w:asciiTheme="minorEastAsia" w:eastAsiaTheme="minorEastAsia" w:hAnsiTheme="minorEastAsia"/>
                    <w:bCs/>
                    <w:color w:val="000000" w:themeColor="text1"/>
                    <w:sz w:val="20"/>
                  </w:rPr>
                </w:rPrChange>
              </w:rPr>
              <w:pPrChange w:id="77" w:author="作成者">
                <w:pPr>
                  <w:cnfStyle w:val="000000000000" w:firstRow="0" w:lastRow="0" w:firstColumn="0" w:lastColumn="0" w:oddVBand="0" w:evenVBand="0" w:oddHBand="0" w:evenHBand="0" w:firstRowFirstColumn="0" w:firstRowLastColumn="0" w:lastRowFirstColumn="0" w:lastRowLastColumn="0"/>
                </w:pPr>
              </w:pPrChange>
            </w:pPr>
            <w:r w:rsidRPr="00843F8C">
              <w:rPr>
                <w:rFonts w:asciiTheme="minorEastAsia" w:eastAsiaTheme="minorEastAsia" w:hAnsiTheme="minorEastAsia"/>
                <w:bCs/>
                <w:color w:val="000000" w:themeColor="text1"/>
                <w:sz w:val="18"/>
                <w:rPrChange w:id="78" w:author="作成者">
                  <w:rPr>
                    <w:rFonts w:asciiTheme="minorEastAsia" w:eastAsiaTheme="minorEastAsia" w:hAnsiTheme="minorEastAsia"/>
                    <w:bCs/>
                    <w:color w:val="000000" w:themeColor="text1"/>
                    <w:sz w:val="20"/>
                  </w:rPr>
                </w:rPrChange>
              </w:rPr>
              <w:t>CSQ-VRを基礎とした6項目の自己申告評価（7段階リッカート</w:t>
            </w:r>
            <w:r w:rsidRPr="00843F8C">
              <w:rPr>
                <w:rFonts w:asciiTheme="minorEastAsia" w:eastAsiaTheme="minorEastAsia" w:hAnsiTheme="minorEastAsia" w:hint="eastAsia"/>
                <w:bCs/>
                <w:color w:val="000000" w:themeColor="text1"/>
                <w:sz w:val="18"/>
                <w:rPrChange w:id="79" w:author="作成者">
                  <w:rPr>
                    <w:rFonts w:asciiTheme="minorEastAsia" w:eastAsiaTheme="minorEastAsia" w:hAnsiTheme="minorEastAsia" w:hint="eastAsia"/>
                    <w:bCs/>
                    <w:color w:val="000000" w:themeColor="text1"/>
                    <w:sz w:val="20"/>
                  </w:rPr>
                </w:rPrChange>
              </w:rPr>
              <w:t>尺度</w:t>
            </w:r>
            <w:r w:rsidRPr="00843F8C">
              <w:rPr>
                <w:rFonts w:asciiTheme="minorEastAsia" w:eastAsiaTheme="minorEastAsia" w:hAnsiTheme="minorEastAsia"/>
                <w:bCs/>
                <w:color w:val="000000" w:themeColor="text1"/>
                <w:sz w:val="18"/>
                <w:rPrChange w:id="80" w:author="作成者">
                  <w:rPr>
                    <w:rFonts w:asciiTheme="minorEastAsia" w:eastAsiaTheme="minorEastAsia" w:hAnsiTheme="minorEastAsia"/>
                    <w:bCs/>
                    <w:color w:val="000000" w:themeColor="text1"/>
                    <w:sz w:val="20"/>
                  </w:rPr>
                </w:rPrChange>
              </w:rPr>
              <w:t>）</w:t>
            </w:r>
          </w:p>
        </w:tc>
      </w:tr>
    </w:tbl>
    <w:p w14:paraId="4AE4886E" w14:textId="02487C3A" w:rsidR="00843F8C" w:rsidRDefault="00843F8C" w:rsidP="001B2007">
      <w:pPr>
        <w:jc w:val="center"/>
        <w:rPr>
          <w:ins w:id="81" w:author="作成者"/>
          <w:sz w:val="20"/>
          <w:szCs w:val="20"/>
        </w:rPr>
      </w:pPr>
    </w:p>
    <w:p w14:paraId="178CEC57" w14:textId="77777777" w:rsidR="00D51298" w:rsidRPr="00A16FD7" w:rsidRDefault="00D51298" w:rsidP="001B2007">
      <w:pPr>
        <w:jc w:val="center"/>
        <w:rPr>
          <w:sz w:val="20"/>
          <w:szCs w:val="20"/>
        </w:rPr>
      </w:pPr>
    </w:p>
    <w:p w14:paraId="253C8F9C" w14:textId="0B4D1367"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EF3A37">
        <w:rPr>
          <w:rFonts w:ascii="Times New Roman" w:eastAsia="ＭＳ ゴシック" w:hAnsi="Times New Roman"/>
          <w:b/>
          <w:color w:val="000000" w:themeColor="text1"/>
          <w:sz w:val="20"/>
        </w:rPr>
        <w:t>2</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3C880D71" w:rsidR="00F54EDD" w:rsidRPr="00F54EDD" w:rsidRDefault="00856AD2" w:rsidP="00F54EDD">
      <w:pPr>
        <w:rPr>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lastRenderedPageBreak/>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FD1A0A">
        <w:rPr>
          <w:rFonts w:asciiTheme="minorEastAsia" w:eastAsiaTheme="minorEastAsia" w:hAnsiTheme="minorEastAsia" w:hint="eastAsia"/>
          <w:bCs/>
          <w:color w:val="000000" w:themeColor="text1"/>
          <w:sz w:val="20"/>
        </w:rPr>
        <w:t>３</w:t>
      </w:r>
      <w:r w:rsidR="00433571" w:rsidRPr="00433571">
        <w:rPr>
          <w:rFonts w:asciiTheme="minorEastAsia" w:eastAsiaTheme="minorEastAsia" w:hAnsiTheme="minorEastAsia"/>
          <w:bCs/>
          <w:color w:val="000000" w:themeColor="text1"/>
          <w:sz w:val="20"/>
        </w:rPr>
        <w:t>に示す.反応時間は座位が最も短く</w:t>
      </w:r>
      <w:commentRangeStart w:id="82"/>
      <w:r w:rsidR="00433571" w:rsidRPr="00433571">
        <w:rPr>
          <w:rFonts w:asciiTheme="minorEastAsia" w:eastAsiaTheme="minorEastAsia" w:hAnsiTheme="minorEastAsia"/>
          <w:bCs/>
          <w:color w:val="000000" w:themeColor="text1"/>
          <w:sz w:val="20"/>
        </w:rPr>
        <w:t>（0.848 s）</w:t>
      </w:r>
      <w:commentRangeEnd w:id="82"/>
      <w:r w:rsidR="0079392B">
        <w:rPr>
          <w:rStyle w:val="aff6"/>
        </w:rPr>
        <w:commentReference w:id="82"/>
      </w:r>
      <w:r w:rsidR="00433571" w:rsidRPr="00433571">
        <w:rPr>
          <w:rFonts w:asciiTheme="minorEastAsia" w:eastAsiaTheme="minorEastAsia" w:hAnsiTheme="minorEastAsia"/>
          <w:bCs/>
          <w:color w:val="000000" w:themeColor="text1"/>
          <w:sz w:val="20"/>
        </w:rPr>
        <w:t>,半座位（0.960 s）,仰臥位（1.019 s）の順に延長しており,背中角度の減少に伴ってパフォーマンスが低下する傾向が確認された.失敗回数は座位で0.042 回,半座位で0.069</w:t>
      </w:r>
      <w:r w:rsidR="00FB102B">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回,仰臥位で0.156</w:t>
      </w:r>
      <w:r w:rsidR="00A0121D">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回となり,誤操作も仰臥位で最も増加していた.</w:t>
      </w:r>
    </w:p>
    <w:p w14:paraId="74BA79C0" w14:textId="7605A97E" w:rsidR="00656E40" w:rsidRDefault="004D4E0A" w:rsidP="00656E40">
      <w:pPr>
        <w:rPr>
          <w:rFonts w:asciiTheme="minorEastAsia" w:eastAsiaTheme="minorEastAsia" w:hAnsiTheme="minorEastAsia"/>
          <w:bCs/>
          <w:color w:val="000000" w:themeColor="text1"/>
          <w:sz w:val="20"/>
        </w:rPr>
      </w:pPr>
      <w:commentRangeStart w:id="83"/>
      <w:r>
        <w:rPr>
          <w:rFonts w:asciiTheme="minorEastAsia" w:eastAsiaTheme="minorEastAsia" w:hAnsiTheme="minorEastAsia" w:hint="eastAsia"/>
          <w:bCs/>
          <w:noProof/>
          <w:color w:val="000000" w:themeColor="text1"/>
          <w:sz w:val="20"/>
        </w:rPr>
        <mc:AlternateContent>
          <mc:Choice Requires="wpg">
            <w:drawing>
              <wp:inline distT="0" distB="0" distL="0" distR="0" wp14:anchorId="524440AE" wp14:editId="7938B8F1">
                <wp:extent cx="2942590" cy="2311285"/>
                <wp:effectExtent l="0" t="0" r="3810" b="635"/>
                <wp:docPr id="1030663405" name="グループ化 6"/>
                <wp:cNvGraphicFramePr/>
                <a:graphic xmlns:a="http://schemas.openxmlformats.org/drawingml/2006/main">
                  <a:graphicData uri="http://schemas.microsoft.com/office/word/2010/wordprocessingGroup">
                    <wpg:wgp>
                      <wpg:cNvGrpSpPr/>
                      <wpg:grpSpPr>
                        <a:xfrm>
                          <a:off x="0" y="0"/>
                          <a:ext cx="2942590" cy="2311285"/>
                          <a:chOff x="-268670" y="-888386"/>
                          <a:chExt cx="3346812" cy="2557874"/>
                        </a:xfrm>
                      </wpg:grpSpPr>
                      <wps:wsp>
                        <wps:cNvPr id="1302027330" name="テキスト ボックス 5"/>
                        <wps:cNvSpPr txBox="1"/>
                        <wps:spPr>
                          <a:xfrm>
                            <a:off x="-137953" y="1245408"/>
                            <a:ext cx="3216095" cy="424080"/>
                          </a:xfrm>
                          <a:prstGeom prst="rect">
                            <a:avLst/>
                          </a:prstGeom>
                          <a:solidFill>
                            <a:schemeClr val="lt1"/>
                          </a:solidFill>
                          <a:ln w="6350">
                            <a:noFill/>
                          </a:ln>
                        </wps:spPr>
                        <wps:txbx>
                          <w:txbxContent>
                            <w:p w14:paraId="02F8B228" w14:textId="77777777" w:rsidR="00806123" w:rsidRDefault="00806123" w:rsidP="004D4E0A">
                              <w:pPr>
                                <w:jc w:val="center"/>
                                <w:rPr>
                                  <w:ins w:id="84" w:author="作成者"/>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46BB0B0D" w:rsidR="00333589" w:rsidRPr="00450790" w:rsidRDefault="00333589" w:rsidP="00333589">
                              <w:pPr>
                                <w:jc w:val="center"/>
                                <w:rPr>
                                  <w:ins w:id="85" w:author="作成者"/>
                                  <w:rFonts w:hint="eastAsia"/>
                                  <w:sz w:val="20"/>
                                  <w:szCs w:val="20"/>
                                </w:rPr>
                              </w:pPr>
                              <w:ins w:id="86" w:author="作成者">
                                <w:r>
                                  <w:rPr>
                                    <w:rFonts w:hint="eastAsia"/>
                                    <w:sz w:val="20"/>
                                    <w:szCs w:val="20"/>
                                  </w:rPr>
                                  <w:t>Fig.</w:t>
                                </w:r>
                                <w:r>
                                  <w:rPr>
                                    <w:sz w:val="20"/>
                                    <w:szCs w:val="20"/>
                                  </w:rPr>
                                  <w:t>3</w:t>
                                </w:r>
                                <w:r>
                                  <w:rPr>
                                    <w:rFonts w:hint="eastAsia"/>
                                    <w:sz w:val="20"/>
                                    <w:szCs w:val="20"/>
                                  </w:rPr>
                                  <w:t xml:space="preserve"> </w:t>
                                </w:r>
                                <w:r w:rsidRPr="00333589">
                                  <w:rPr>
                                    <w:sz w:val="20"/>
                                    <w:szCs w:val="20"/>
                                  </w:rPr>
                                  <w:t>Reaction Times across Different Posture Conditions</w:t>
                                </w:r>
                              </w:ins>
                            </w:p>
                            <w:p w14:paraId="4DD99678" w14:textId="77777777" w:rsidR="00333589" w:rsidRPr="00450790" w:rsidRDefault="00333589" w:rsidP="004D4E0A">
                              <w:pPr>
                                <w:jc w:val="center"/>
                                <w:rPr>
                                  <w:rFonts w:hint="eastAsia"/>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32337059" name="図 9"/>
                          <pic:cNvPicPr>
                            <a:picLocks noChangeAspect="1"/>
                          </pic:cNvPicPr>
                        </pic:nvPicPr>
                        <pic:blipFill>
                          <a:blip r:embed="rId16" cstate="print">
                            <a:extLst>
                              <a:ext uri="{28A0092B-C50C-407E-A947-70E740481C1C}">
                                <a14:useLocalDpi xmlns:a14="http://schemas.microsoft.com/office/drawing/2010/main"/>
                              </a:ext>
                            </a:extLst>
                          </a:blip>
                          <a:srcRect/>
                          <a:stretch/>
                        </pic:blipFill>
                        <pic:spPr>
                          <a:xfrm>
                            <a:off x="-268670" y="-888386"/>
                            <a:ext cx="3242426" cy="2133839"/>
                          </a:xfrm>
                          <a:prstGeom prst="rect">
                            <a:avLst/>
                          </a:prstGeom>
                        </pic:spPr>
                      </pic:pic>
                    </wpg:wgp>
                  </a:graphicData>
                </a:graphic>
              </wp:inline>
            </w:drawing>
          </mc:Choice>
          <mc:Fallback>
            <w:pict>
              <v:group w14:anchorId="524440AE" id="_x0000_s1035" style="width:231.7pt;height:182pt;mso-position-horizontal-relative:char;mso-position-vertical-relative:line" coordorigin="-2686,-8883" coordsize="33468,255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">
                <v:shape id="テキスト ボックス 5" o:spid="_x0000_s1036"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" fillcolor="white [3201]" stroked="f" strokeweight=".5pt">
                  <v:textbox inset="0,0,0,0">
                    <w:txbxContent>
                      <w:p w14:paraId="02F8B228" w14:textId="77777777" w:rsidR="00806123" w:rsidRDefault="00806123" w:rsidP="004D4E0A">
                        <w:pPr>
                          <w:jc w:val="center"/>
                          <w:rPr>
                            <w:ins w:id="87" w:author="作成者"/>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p w14:paraId="5F21DB94" w14:textId="46BB0B0D" w:rsidR="00333589" w:rsidRPr="00450790" w:rsidRDefault="00333589" w:rsidP="00333589">
                        <w:pPr>
                          <w:jc w:val="center"/>
                          <w:rPr>
                            <w:ins w:id="88" w:author="作成者"/>
                            <w:rFonts w:hint="eastAsia"/>
                            <w:sz w:val="20"/>
                            <w:szCs w:val="20"/>
                          </w:rPr>
                        </w:pPr>
                        <w:ins w:id="89" w:author="作成者">
                          <w:r>
                            <w:rPr>
                              <w:rFonts w:hint="eastAsia"/>
                              <w:sz w:val="20"/>
                              <w:szCs w:val="20"/>
                            </w:rPr>
                            <w:t>Fig.</w:t>
                          </w:r>
                          <w:r>
                            <w:rPr>
                              <w:sz w:val="20"/>
                              <w:szCs w:val="20"/>
                            </w:rPr>
                            <w:t>3</w:t>
                          </w:r>
                          <w:r>
                            <w:rPr>
                              <w:rFonts w:hint="eastAsia"/>
                              <w:sz w:val="20"/>
                              <w:szCs w:val="20"/>
                            </w:rPr>
                            <w:t xml:space="preserve"> </w:t>
                          </w:r>
                          <w:r w:rsidRPr="00333589">
                            <w:rPr>
                              <w:sz w:val="20"/>
                              <w:szCs w:val="20"/>
                            </w:rPr>
                            <w:t>Reaction Times across Different Posture Conditions</w:t>
                          </w:r>
                        </w:ins>
                      </w:p>
                      <w:p w14:paraId="4DD99678" w14:textId="77777777" w:rsidR="00333589" w:rsidRPr="00450790" w:rsidRDefault="00333589" w:rsidP="004D4E0A">
                        <w:pPr>
                          <w:jc w:val="center"/>
                          <w:rPr>
                            <w:rFonts w:hint="eastAsia"/>
                            <w:sz w:val="20"/>
                            <w:szCs w:val="20"/>
                          </w:rPr>
                        </w:pPr>
                      </w:p>
                    </w:txbxContent>
                  </v:textbox>
                </v:shape>
                <v:shape id="図 9" o:spid="_x0000_s1037" type="#_x0000_t75" style="position:absolute;left:-2686;top:-8883;width:32423;height:213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">
                  <v:imagedata r:id="rId17" o:title=""/>
                </v:shape>
                <w10:anchorlock/>
              </v:group>
            </w:pict>
          </mc:Fallback>
        </mc:AlternateContent>
      </w:r>
      <w:commentRangeEnd w:id="83"/>
      <w:r w:rsidR="00806123">
        <w:rPr>
          <w:rStyle w:val="aff6"/>
        </w:rPr>
        <w:commentReference w:id="83"/>
      </w:r>
    </w:p>
    <w:p w14:paraId="34045640" w14:textId="77777777" w:rsidR="004D4E0A" w:rsidRDefault="004D4E0A" w:rsidP="00656E40">
      <w:pPr>
        <w:rPr>
          <w:rFonts w:asciiTheme="minorEastAsia" w:eastAsiaTheme="minorEastAsia" w:hAnsiTheme="minorEastAsia"/>
          <w:bCs/>
          <w:color w:val="000000" w:themeColor="text1"/>
          <w:sz w:val="20"/>
        </w:rPr>
      </w:pPr>
    </w:p>
    <w:p w14:paraId="45721830" w14:textId="0554E03C" w:rsidR="00B60B27" w:rsidRDefault="009C2FFE"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 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 t 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p>
    <w:p w14:paraId="058B390C" w14:textId="11F7F19D" w:rsidR="009456C3" w:rsidRDefault="007B1F83"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つぎに</w:t>
      </w:r>
      <w:r w:rsidR="00BE60BB">
        <w:rPr>
          <w:rFonts w:asciiTheme="minorEastAsia" w:eastAsiaTheme="minorEastAsia" w:hAnsiTheme="minorEastAsia" w:hint="eastAsia"/>
          <w:bCs/>
          <w:color w:val="000000" w:themeColor="text1"/>
          <w:sz w:val="20"/>
        </w:rPr>
        <w:t>,</w:t>
      </w:r>
      <w:r>
        <w:rPr>
          <w:rFonts w:asciiTheme="minorEastAsia" w:eastAsiaTheme="minorEastAsia" w:hAnsiTheme="minorEastAsia" w:hint="eastAsia"/>
          <w:bCs/>
          <w:color w:val="000000" w:themeColor="text1"/>
          <w:sz w:val="20"/>
        </w:rPr>
        <w:t>体位条件別の角度別平均反応時間を比較する</w:t>
      </w:r>
      <w:r w:rsidR="00BE60BB">
        <w:rPr>
          <w:rFonts w:asciiTheme="minorEastAsia" w:eastAsiaTheme="minorEastAsia" w:hAnsiTheme="minorEastAsia" w:hint="eastAsia"/>
          <w:bCs/>
          <w:color w:val="000000" w:themeColor="text1"/>
          <w:sz w:val="20"/>
        </w:rPr>
        <w:t>.</w:t>
      </w:r>
      <w:r w:rsidRPr="007B1F83">
        <w:rPr>
          <w:rFonts w:asciiTheme="minorEastAsia" w:eastAsiaTheme="minorEastAsia" w:hAnsiTheme="minorEastAsia"/>
          <w:bCs/>
          <w:color w:val="000000" w:themeColor="text1"/>
          <w:sz w:val="20"/>
        </w:rPr>
        <w:t>分析にはKruskal-Wallis 検定を用い</w:t>
      </w:r>
      <w:r w:rsidR="00BE60BB">
        <w:rPr>
          <w:rFonts w:asciiTheme="minorEastAsia" w:eastAsiaTheme="minorEastAsia" w:hAnsiTheme="minorEastAsia"/>
          <w:bCs/>
          <w:color w:val="000000" w:themeColor="text1"/>
          <w:sz w:val="20"/>
        </w:rPr>
        <w:t>,</w:t>
      </w:r>
      <w:r w:rsidRPr="007B1F83">
        <w:rPr>
          <w:rFonts w:asciiTheme="minorEastAsia" w:eastAsiaTheme="minorEastAsia" w:hAnsiTheme="minorEastAsia"/>
          <w:bCs/>
          <w:color w:val="000000" w:themeColor="text1"/>
          <w:sz w:val="20"/>
        </w:rPr>
        <w:t>事後検定としてBonferroni補正を伴うMann-WhitneyのU検定およびWelchのt検定を併用した</w:t>
      </w:r>
      <w:r w:rsidR="00BE60BB">
        <w:rPr>
          <w:rFonts w:asciiTheme="minorEastAsia" w:eastAsiaTheme="minorEastAsia" w:hAnsiTheme="minorEastAsia"/>
          <w:bCs/>
          <w:color w:val="000000" w:themeColor="text1"/>
          <w:sz w:val="20"/>
        </w:rPr>
        <w:t>.</w:t>
      </w:r>
    </w:p>
    <w:p w14:paraId="60E9C1AD" w14:textId="002D2AD8" w:rsidR="005F66FC" w:rsidRDefault="00C7397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commentRangeStart w:id="90"/>
      <w:r w:rsidR="005F66FC" w:rsidRPr="005F66FC">
        <w:rPr>
          <w:rFonts w:asciiTheme="minorEastAsia" w:eastAsiaTheme="minorEastAsia" w:hAnsiTheme="minorEastAsia"/>
          <w:bCs/>
          <w:color w:val="000000" w:themeColor="text1"/>
          <w:sz w:val="20"/>
        </w:rPr>
        <w:t>図</w:t>
      </w:r>
      <w:r w:rsidR="005F66FC">
        <w:rPr>
          <w:rFonts w:asciiTheme="minorEastAsia" w:eastAsiaTheme="minorEastAsia" w:hAnsiTheme="minorEastAsia" w:hint="eastAsia"/>
          <w:bCs/>
          <w:color w:val="000000" w:themeColor="text1"/>
          <w:sz w:val="20"/>
        </w:rPr>
        <w:t>４</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図５,図６</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commentRangeEnd w:id="90"/>
      <w:r w:rsidR="00806123">
        <w:rPr>
          <w:rStyle w:val="aff6"/>
        </w:rPr>
        <w:commentReference w:id="90"/>
      </w:r>
    </w:p>
    <w:p w14:paraId="552C7CFE" w14:textId="029DF305" w:rsidR="00B80ED8" w:rsidRDefault="00C94E21"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74EEA5AA" wp14:editId="6946A7CB">
                <wp:extent cx="3010860" cy="2831566"/>
                <wp:effectExtent l="0" t="0" r="0" b="635"/>
                <wp:docPr id="527132456" name="グループ化 6"/>
                <wp:cNvGraphicFramePr/>
                <a:graphic xmlns:a="http://schemas.openxmlformats.org/drawingml/2006/main">
                  <a:graphicData uri="http://schemas.microsoft.com/office/word/2010/wordprocessingGroup">
                    <wpg:wgp>
                      <wpg:cNvGrpSpPr/>
                      <wpg:grpSpPr>
                        <a:xfrm>
                          <a:off x="0" y="0"/>
                          <a:ext cx="3010860" cy="2831566"/>
                          <a:chOff x="-280841" y="-1061561"/>
                          <a:chExt cx="3369869" cy="3083321"/>
                        </a:xfrm>
                      </wpg:grpSpPr>
                      <wps:wsp>
                        <wps:cNvPr id="654315714" name="テキスト ボックス 5"/>
                        <wps:cNvSpPr txBox="1"/>
                        <wps:spPr>
                          <a:xfrm>
                            <a:off x="-137966" y="1404602"/>
                            <a:ext cx="3216095" cy="617158"/>
                          </a:xfrm>
                          <a:prstGeom prst="rect">
                            <a:avLst/>
                          </a:prstGeom>
                          <a:solidFill>
                            <a:schemeClr val="lt1"/>
                          </a:solidFill>
                          <a:ln w="6350">
                            <a:noFill/>
                          </a:ln>
                        </wps:spPr>
                        <wps:txbx>
                          <w:txbxContent>
                            <w:p w14:paraId="3EB254E2" w14:textId="440BF054" w:rsidR="00806123" w:rsidRDefault="00806123" w:rsidP="00C94E21">
                              <w:pPr>
                                <w:jc w:val="center"/>
                                <w:rPr>
                                  <w:ins w:id="91" w:author="作成者"/>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CE57B5C" w14:textId="6418303C" w:rsidR="00FD354C" w:rsidRPr="00450790" w:rsidRDefault="00FD354C" w:rsidP="00C94E21">
                              <w:pPr>
                                <w:jc w:val="center"/>
                                <w:rPr>
                                  <w:rFonts w:hint="eastAsia"/>
                                  <w:sz w:val="20"/>
                                  <w:szCs w:val="20"/>
                                </w:rPr>
                              </w:pPr>
                              <w:ins w:id="92" w:author="作成者">
                                <w:r>
                                  <w:rPr>
                                    <w:sz w:val="20"/>
                                    <w:szCs w:val="20"/>
                                  </w:rPr>
                                  <w:t xml:space="preserve">Fig.4 </w:t>
                                </w:r>
                                <w:r w:rsidRPr="00FD354C">
                                  <w:rPr>
                                    <w:sz w:val="20"/>
                                    <w:szCs w:val="20"/>
                                  </w:rPr>
                                  <w:t>Average reaction times for different angles (Sitting)</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32743549" name="図 9"/>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280841" y="-1061561"/>
                            <a:ext cx="3369869" cy="2466056"/>
                          </a:xfrm>
                          <a:prstGeom prst="rect">
                            <a:avLst/>
                          </a:prstGeom>
                        </pic:spPr>
                      </pic:pic>
                    </wpg:wgp>
                  </a:graphicData>
                </a:graphic>
              </wp:inline>
            </w:drawing>
          </mc:Choice>
          <mc:Fallback>
            <w:pict>
              <v:group w14:anchorId="74EEA5AA" id="_x0000_s1038" style="width:237.1pt;height:222.95pt;mso-position-horizontal-relative:char;mso-position-vertical-relative:line" coordorigin="-2808,-10615" coordsize="33698,308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">
                <v:shape id="テキスト ボックス 5" o:spid="_x0000_s1039" type="#_x0000_t202" style="position:absolute;left:-1379;top:14046;width:32160;height:61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" fillcolor="white [3201]" stroked="f" strokeweight=".5pt">
                  <v:textbox inset="0,0,0,0">
                    <w:txbxContent>
                      <w:p w14:paraId="3EB254E2" w14:textId="440BF054" w:rsidR="00806123" w:rsidRDefault="00806123" w:rsidP="00C94E21">
                        <w:pPr>
                          <w:jc w:val="center"/>
                          <w:rPr>
                            <w:ins w:id="93" w:author="作成者"/>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p w14:paraId="7CE57B5C" w14:textId="6418303C" w:rsidR="00FD354C" w:rsidRPr="00450790" w:rsidRDefault="00FD354C" w:rsidP="00C94E21">
                        <w:pPr>
                          <w:jc w:val="center"/>
                          <w:rPr>
                            <w:rFonts w:hint="eastAsia"/>
                            <w:sz w:val="20"/>
                            <w:szCs w:val="20"/>
                          </w:rPr>
                        </w:pPr>
                        <w:ins w:id="94" w:author="作成者">
                          <w:r>
                            <w:rPr>
                              <w:sz w:val="20"/>
                              <w:szCs w:val="20"/>
                            </w:rPr>
                            <w:t xml:space="preserve">Fig.4 </w:t>
                          </w:r>
                          <w:r w:rsidRPr="00FD354C">
                            <w:rPr>
                              <w:sz w:val="20"/>
                              <w:szCs w:val="20"/>
                            </w:rPr>
                            <w:t>Average reaction times for different angles (Sitting)</w:t>
                          </w:r>
                        </w:ins>
                      </w:p>
                    </w:txbxContent>
                  </v:textbox>
                </v:shape>
                <v:shape id="図 9" o:spid="_x0000_s1040" type="#_x0000_t75" style="position:absolute;left:-2808;top:-10615;width:33698;height:246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">
                  <v:imagedata r:id="rId19" o:title=""/>
                </v:shape>
                <w10:anchorlock/>
              </v:group>
            </w:pict>
          </mc:Fallback>
        </mc:AlternateContent>
      </w:r>
    </w:p>
    <w:p w14:paraId="12069CA8" w14:textId="14844928" w:rsidR="00595AA1" w:rsidRPr="00595AA1" w:rsidRDefault="00C413B7"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水平方向および垂直方向のいずれにおいても有意な反応時間の差が認められた</w:t>
      </w:r>
      <w:r w:rsidR="00BE60BB">
        <w:rPr>
          <w:rFonts w:asciiTheme="minorEastAsia" w:eastAsiaTheme="minorEastAsia" w:hAnsiTheme="minorEastAsia" w:hint="eastAsia"/>
          <w:bCs/>
          <w:color w:val="000000" w:themeColor="text1"/>
          <w:sz w:val="20"/>
        </w:rPr>
        <w:t>.</w:t>
      </w:r>
    </w:p>
    <w:p w14:paraId="5659C9EC" w14:textId="2CE19661" w:rsidR="00576049" w:rsidRDefault="006C5C4A"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F35090">
        <w:rPr>
          <w:rFonts w:asciiTheme="minorEastAsia" w:eastAsiaTheme="minorEastAsia" w:hAnsiTheme="minorEastAsia"/>
          <w:bCs/>
          <w:color w:val="000000" w:themeColor="text1"/>
          <w:sz w:val="20"/>
        </w:rPr>
        <w:t>695</w:t>
      </w:r>
      <w:r w:rsidR="00595AA1" w:rsidRPr="00595AA1">
        <w:rPr>
          <w:rFonts w:asciiTheme="minorEastAsia" w:eastAsiaTheme="minorEastAsia" w:hAnsiTheme="minorEastAsia" w:hint="eastAsia"/>
          <w:bCs/>
          <w:color w:val="000000" w:themeColor="text1"/>
          <w:sz w:val="20"/>
        </w:rPr>
        <w:t xml:space="preserve"> s）が最も速く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左右に離れるに従って反応時間は遅延する傾向を示した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°（0.785 s）に比べ60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°（1.0</w:t>
      </w:r>
      <w:r w:rsidR="00E100F4">
        <w:rPr>
          <w:rFonts w:asciiTheme="minorEastAsia" w:eastAsiaTheme="minorEastAsia" w:hAnsiTheme="minorEastAsia"/>
          <w:bCs/>
          <w:color w:val="000000" w:themeColor="text1"/>
          <w:sz w:val="20"/>
        </w:rPr>
        <w:t>99</w:t>
      </w:r>
      <w:r w:rsidR="00595AA1" w:rsidRPr="00595AA1">
        <w:rPr>
          <w:rFonts w:asciiTheme="minorEastAsia" w:eastAsiaTheme="minorEastAsia" w:hAnsiTheme="minorEastAsia" w:hint="eastAsia"/>
          <w:bCs/>
          <w:color w:val="000000" w:themeColor="text1"/>
          <w:sz w:val="20"/>
        </w:rPr>
        <w:t xml:space="preserve"> s）で顕著な遅延が認められた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から上下に離れるほど反応時間が有意に長くなる傾向が確認された</w:t>
      </w:r>
      <w:r w:rsidR="00BE60BB">
        <w:rPr>
          <w:rFonts w:asciiTheme="minorEastAsia" w:eastAsiaTheme="minorEastAsia" w:hAnsiTheme="minorEastAsia" w:hint="eastAsia"/>
          <w:bCs/>
          <w:color w:val="000000" w:themeColor="text1"/>
          <w:sz w:val="20"/>
        </w:rPr>
        <w:t>.</w:t>
      </w:r>
    </w:p>
    <w:p w14:paraId="188FB906" w14:textId="651B7520" w:rsidR="00616D88" w:rsidRDefault="008D24C0"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69693B41" wp14:editId="3E80ABAB">
                <wp:extent cx="2976686" cy="2780864"/>
                <wp:effectExtent l="0" t="0" r="0" b="635"/>
                <wp:docPr id="1333892088" name="グループ化 6"/>
                <wp:cNvGraphicFramePr/>
                <a:graphic xmlns:a="http://schemas.openxmlformats.org/drawingml/2006/main">
                  <a:graphicData uri="http://schemas.microsoft.com/office/word/2010/wordprocessingGroup">
                    <wpg:wgp>
                      <wpg:cNvGrpSpPr/>
                      <wpg:grpSpPr>
                        <a:xfrm>
                          <a:off x="0" y="0"/>
                          <a:ext cx="2976686" cy="2780864"/>
                          <a:chOff x="-253477" y="-1076815"/>
                          <a:chExt cx="3331619" cy="3028109"/>
                        </a:xfrm>
                      </wpg:grpSpPr>
                      <wps:wsp>
                        <wps:cNvPr id="843457963" name="テキスト ボックス 5"/>
                        <wps:cNvSpPr txBox="1"/>
                        <wps:spPr>
                          <a:xfrm>
                            <a:off x="-137953" y="1345706"/>
                            <a:ext cx="3216095" cy="605588"/>
                          </a:xfrm>
                          <a:prstGeom prst="rect">
                            <a:avLst/>
                          </a:prstGeom>
                          <a:solidFill>
                            <a:schemeClr val="lt1"/>
                          </a:solidFill>
                          <a:ln w="6350">
                            <a:noFill/>
                          </a:ln>
                        </wps:spPr>
                        <wps:txbx>
                          <w:txbxContent>
                            <w:p w14:paraId="235DEB60" w14:textId="77777777" w:rsidR="00806123" w:rsidRDefault="00806123" w:rsidP="008D24C0">
                              <w:pPr>
                                <w:jc w:val="center"/>
                                <w:rPr>
                                  <w:ins w:id="95" w:author="作成者"/>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7CA4B411" w14:textId="0B8F0B03" w:rsidR="00531149" w:rsidRPr="00450790" w:rsidRDefault="00531149" w:rsidP="00531149">
                              <w:pPr>
                                <w:jc w:val="center"/>
                                <w:rPr>
                                  <w:ins w:id="96" w:author="作成者"/>
                                  <w:rFonts w:hint="eastAsia"/>
                                  <w:sz w:val="20"/>
                                  <w:szCs w:val="20"/>
                                </w:rPr>
                              </w:pPr>
                              <w:ins w:id="97" w:author="作成者">
                                <w:r>
                                  <w:rPr>
                                    <w:sz w:val="20"/>
                                    <w:szCs w:val="20"/>
                                  </w:rPr>
                                  <w:t>Fig.</w:t>
                                </w:r>
                                <w:r>
                                  <w:rPr>
                                    <w:sz w:val="20"/>
                                    <w:szCs w:val="20"/>
                                  </w:rPr>
                                  <w:t>5</w:t>
                                </w:r>
                                <w:r>
                                  <w:rPr>
                                    <w:sz w:val="20"/>
                                    <w:szCs w:val="20"/>
                                  </w:rPr>
                                  <w:t xml:space="preserve"> </w:t>
                                </w:r>
                                <w:r w:rsidRPr="00FD354C">
                                  <w:rPr>
                                    <w:sz w:val="20"/>
                                    <w:szCs w:val="20"/>
                                  </w:rPr>
                                  <w:t>Average reaction times for different angles (</w:t>
                                </w:r>
                                <w:r>
                                  <w:rPr>
                                    <w:sz w:val="20"/>
                                    <w:szCs w:val="20"/>
                                  </w:rPr>
                                  <w:t>Semi s</w:t>
                                </w:r>
                                <w:r w:rsidRPr="00FD354C">
                                  <w:rPr>
                                    <w:sz w:val="20"/>
                                    <w:szCs w:val="20"/>
                                  </w:rPr>
                                  <w:t>itting)</w:t>
                                </w:r>
                              </w:ins>
                            </w:p>
                            <w:p w14:paraId="3561A4CD" w14:textId="77777777" w:rsidR="00531149" w:rsidRPr="00531149" w:rsidRDefault="00531149" w:rsidP="008D24C0">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23889952" name="図 9"/>
                          <pic:cNvPicPr>
                            <a:picLocks noChangeAspect="1"/>
                          </pic:cNvPicPr>
                        </pic:nvPicPr>
                        <pic:blipFill>
                          <a:blip r:embed="rId20" cstate="print">
                            <a:extLst>
                              <a:ext uri="{28A0092B-C50C-407E-A947-70E740481C1C}">
                                <a14:useLocalDpi xmlns:a14="http://schemas.microsoft.com/office/drawing/2010/main" val="0"/>
                              </a:ext>
                            </a:extLst>
                          </a:blip>
                          <a:srcRect/>
                          <a:stretch/>
                        </pic:blipFill>
                        <pic:spPr>
                          <a:xfrm>
                            <a:off x="-253477" y="-1076815"/>
                            <a:ext cx="3310028" cy="2422524"/>
                          </a:xfrm>
                          <a:prstGeom prst="rect">
                            <a:avLst/>
                          </a:prstGeom>
                        </pic:spPr>
                      </pic:pic>
                    </wpg:wgp>
                  </a:graphicData>
                </a:graphic>
              </wp:inline>
            </w:drawing>
          </mc:Choice>
          <mc:Fallback>
            <w:pict>
              <v:group w14:anchorId="69693B41" id="_x0000_s1041" style="width:234.4pt;height:218.95pt;mso-position-horizontal-relative:char;mso-position-vertical-relative:line" coordorigin="-2534,-10768" coordsize="33316,302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">
                <v:shape id="テキスト ボックス 5" o:spid="_x0000_s1042" type="#_x0000_t202" style="position:absolute;left:-1379;top:13457;width:32160;height:60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" fillcolor="white [3201]" stroked="f" strokeweight=".5pt">
                  <v:textbox inset="0,0,0,0">
                    <w:txbxContent>
                      <w:p w14:paraId="235DEB60" w14:textId="77777777" w:rsidR="00806123" w:rsidRDefault="00806123" w:rsidP="008D24C0">
                        <w:pPr>
                          <w:jc w:val="center"/>
                          <w:rPr>
                            <w:ins w:id="98" w:author="作成者"/>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p w14:paraId="7CA4B411" w14:textId="0B8F0B03" w:rsidR="00531149" w:rsidRPr="00450790" w:rsidRDefault="00531149" w:rsidP="00531149">
                        <w:pPr>
                          <w:jc w:val="center"/>
                          <w:rPr>
                            <w:ins w:id="99" w:author="作成者"/>
                            <w:rFonts w:hint="eastAsia"/>
                            <w:sz w:val="20"/>
                            <w:szCs w:val="20"/>
                          </w:rPr>
                        </w:pPr>
                        <w:ins w:id="100" w:author="作成者">
                          <w:r>
                            <w:rPr>
                              <w:sz w:val="20"/>
                              <w:szCs w:val="20"/>
                            </w:rPr>
                            <w:t>Fig.</w:t>
                          </w:r>
                          <w:r>
                            <w:rPr>
                              <w:sz w:val="20"/>
                              <w:szCs w:val="20"/>
                            </w:rPr>
                            <w:t>5</w:t>
                          </w:r>
                          <w:r>
                            <w:rPr>
                              <w:sz w:val="20"/>
                              <w:szCs w:val="20"/>
                            </w:rPr>
                            <w:t xml:space="preserve"> </w:t>
                          </w:r>
                          <w:r w:rsidRPr="00FD354C">
                            <w:rPr>
                              <w:sz w:val="20"/>
                              <w:szCs w:val="20"/>
                            </w:rPr>
                            <w:t>Average reaction times for different angles (</w:t>
                          </w:r>
                          <w:r>
                            <w:rPr>
                              <w:sz w:val="20"/>
                              <w:szCs w:val="20"/>
                            </w:rPr>
                            <w:t>Semi s</w:t>
                          </w:r>
                          <w:r w:rsidRPr="00FD354C">
                            <w:rPr>
                              <w:sz w:val="20"/>
                              <w:szCs w:val="20"/>
                            </w:rPr>
                            <w:t>itting)</w:t>
                          </w:r>
                        </w:ins>
                      </w:p>
                      <w:p w14:paraId="3561A4CD" w14:textId="77777777" w:rsidR="00531149" w:rsidRPr="00531149" w:rsidRDefault="00531149" w:rsidP="008D24C0">
                        <w:pPr>
                          <w:jc w:val="center"/>
                          <w:rPr>
                            <w:sz w:val="20"/>
                            <w:szCs w:val="20"/>
                          </w:rPr>
                        </w:pPr>
                      </w:p>
                    </w:txbxContent>
                  </v:textbox>
                </v:shape>
                <v:shape id="図 9" o:spid="_x0000_s1043" type="#_x0000_t75" style="position:absolute;left:-2534;top:-10768;width:33099;height:242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">
                  <v:imagedata r:id="rId21" o:title=""/>
                </v:shape>
                <w10:anchorlock/>
              </v:group>
            </w:pict>
          </mc:Fallback>
        </mc:AlternateContent>
      </w:r>
    </w:p>
    <w:p w14:paraId="79EAEDF3" w14:textId="77777777" w:rsidR="00002260" w:rsidRDefault="00002260" w:rsidP="00656E40">
      <w:pPr>
        <w:rPr>
          <w:rFonts w:asciiTheme="minorEastAsia" w:eastAsiaTheme="minorEastAsia" w:hAnsiTheme="minorEastAsia"/>
          <w:bCs/>
          <w:color w:val="000000" w:themeColor="text1"/>
          <w:sz w:val="20"/>
        </w:rPr>
      </w:pPr>
    </w:p>
    <w:p w14:paraId="71FE29D7" w14:textId="4F3674BB" w:rsidR="00AA6146" w:rsidRDefault="00771F7D"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 xml:space="preserve"> 　水平方向においては</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正面（0.758 s）が最も速く</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左右に離れるに従って反応時間は遅延する傾向を示し</w:t>
      </w:r>
      <w:r w:rsidRPr="00771F7D">
        <w:rPr>
          <w:rFonts w:asciiTheme="minorEastAsia" w:eastAsiaTheme="minorEastAsia" w:hAnsiTheme="minorEastAsia"/>
          <w:bCs/>
          <w:color w:val="000000" w:themeColor="text1"/>
          <w:sz w:val="20"/>
        </w:rPr>
        <w:lastRenderedPageBreak/>
        <w:t>た</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上方向では30</w:t>
      </w:r>
      <w:r w:rsidR="008409C1">
        <w:rPr>
          <w:rFonts w:asciiTheme="minorEastAsia" w:eastAsiaTheme="minorEastAsia" w:hAnsiTheme="minorEastAsia"/>
          <w:bCs/>
          <w:color w:val="000000" w:themeColor="text1"/>
          <w:sz w:val="20"/>
        </w:rPr>
        <w:t xml:space="preserve"> </w:t>
      </w:r>
      <w:r w:rsidRPr="00771F7D">
        <w:rPr>
          <w:rFonts w:asciiTheme="minorEastAsia" w:eastAsiaTheme="minorEastAsia" w:hAnsiTheme="minorEastAsia"/>
          <w:bCs/>
          <w:color w:val="000000" w:themeColor="text1"/>
          <w:sz w:val="20"/>
        </w:rPr>
        <w:t>°（0.77</w:t>
      </w:r>
      <w:r w:rsidR="00C067E6">
        <w:rPr>
          <w:rFonts w:asciiTheme="minorEastAsia" w:eastAsiaTheme="minorEastAsia" w:hAnsiTheme="minorEastAsia"/>
          <w:bCs/>
          <w:color w:val="000000" w:themeColor="text1"/>
          <w:sz w:val="20"/>
        </w:rPr>
        <w:t>1</w:t>
      </w:r>
      <w:r w:rsidRPr="00771F7D">
        <w:rPr>
          <w:rFonts w:asciiTheme="minorEastAsia" w:eastAsiaTheme="minorEastAsia" w:hAnsiTheme="minorEastAsia"/>
          <w:bCs/>
          <w:color w:val="000000" w:themeColor="text1"/>
          <w:sz w:val="20"/>
        </w:rPr>
        <w:t xml:space="preserve"> s）に比べ60</w:t>
      </w:r>
      <w:r w:rsidR="008409C1">
        <w:rPr>
          <w:rFonts w:asciiTheme="minorEastAsia" w:eastAsiaTheme="minorEastAsia" w:hAnsiTheme="minorEastAsia"/>
          <w:bCs/>
          <w:color w:val="000000" w:themeColor="text1"/>
          <w:sz w:val="20"/>
        </w:rPr>
        <w:t xml:space="preserve"> </w:t>
      </w:r>
      <w:r w:rsidRPr="00771F7D">
        <w:rPr>
          <w:rFonts w:asciiTheme="minorEastAsia" w:eastAsiaTheme="minorEastAsia" w:hAnsiTheme="minorEastAsia"/>
          <w:bCs/>
          <w:color w:val="000000" w:themeColor="text1"/>
          <w:sz w:val="20"/>
        </w:rPr>
        <w:t>°（1.091 s）で大幅な遅延が認められた</w:t>
      </w:r>
      <w:r w:rsidR="00526EF1">
        <w:rPr>
          <w:rFonts w:asciiTheme="minorEastAsia" w:eastAsiaTheme="minorEastAsia" w:hAnsiTheme="minorEastAsia"/>
          <w:bCs/>
          <w:color w:val="000000" w:themeColor="text1"/>
          <w:sz w:val="20"/>
        </w:rPr>
        <w:t>.</w:t>
      </w:r>
    </w:p>
    <w:p w14:paraId="7FD60FA3" w14:textId="58AD3D85" w:rsidR="00C94E21" w:rsidRDefault="00F35090"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91E076A" wp14:editId="6785414E">
                <wp:extent cx="3057582" cy="2978108"/>
                <wp:effectExtent l="0" t="0" r="3175" b="0"/>
                <wp:docPr id="2061009413" name="グループ化 6"/>
                <wp:cNvGraphicFramePr/>
                <a:graphic xmlns:a="http://schemas.openxmlformats.org/drawingml/2006/main">
                  <a:graphicData uri="http://schemas.microsoft.com/office/word/2010/wordprocessingGroup">
                    <wpg:wgp>
                      <wpg:cNvGrpSpPr/>
                      <wpg:grpSpPr>
                        <a:xfrm>
                          <a:off x="0" y="0"/>
                          <a:ext cx="3057582" cy="2978108"/>
                          <a:chOff x="-366401" y="-1147345"/>
                          <a:chExt cx="3422161" cy="3242892"/>
                        </a:xfrm>
                      </wpg:grpSpPr>
                      <wps:wsp>
                        <wps:cNvPr id="1878164551" name="テキスト ボックス 5"/>
                        <wps:cNvSpPr txBox="1"/>
                        <wps:spPr>
                          <a:xfrm>
                            <a:off x="-222371" y="1459937"/>
                            <a:ext cx="3216094" cy="635610"/>
                          </a:xfrm>
                          <a:prstGeom prst="rect">
                            <a:avLst/>
                          </a:prstGeom>
                          <a:solidFill>
                            <a:schemeClr val="lt1"/>
                          </a:solidFill>
                          <a:ln w="6350">
                            <a:noFill/>
                          </a:ln>
                        </wps:spPr>
                        <wps:txbx>
                          <w:txbxContent>
                            <w:p w14:paraId="5ECB5EBF" w14:textId="54396487" w:rsidR="00806123" w:rsidRDefault="00806123" w:rsidP="00F35090">
                              <w:pPr>
                                <w:jc w:val="center"/>
                                <w:rPr>
                                  <w:ins w:id="101" w:author="作成者"/>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0386DF42" w14:textId="5A7EE60B" w:rsidR="00586728" w:rsidRPr="00450790" w:rsidRDefault="00586728" w:rsidP="00586728">
                              <w:pPr>
                                <w:jc w:val="center"/>
                                <w:rPr>
                                  <w:ins w:id="102" w:author="作成者"/>
                                  <w:rFonts w:hint="eastAsia"/>
                                  <w:sz w:val="20"/>
                                  <w:szCs w:val="20"/>
                                </w:rPr>
                              </w:pPr>
                              <w:ins w:id="103" w:author="作成者">
                                <w:r>
                                  <w:rPr>
                                    <w:sz w:val="20"/>
                                    <w:szCs w:val="20"/>
                                  </w:rPr>
                                  <w:t>Fig.</w:t>
                                </w:r>
                                <w:r w:rsidR="005D5D87">
                                  <w:rPr>
                                    <w:sz w:val="20"/>
                                    <w:szCs w:val="20"/>
                                  </w:rPr>
                                  <w:t>6</w:t>
                                </w:r>
                                <w:del w:id="104" w:author="作成者">
                                  <w:r w:rsidDel="005D5D87">
                                    <w:rPr>
                                      <w:sz w:val="20"/>
                                      <w:szCs w:val="20"/>
                                    </w:rPr>
                                    <w:delText>5</w:delText>
                                  </w:r>
                                </w:del>
                                <w:r>
                                  <w:rPr>
                                    <w:sz w:val="20"/>
                                    <w:szCs w:val="20"/>
                                  </w:rPr>
                                  <w:t xml:space="preserve"> </w:t>
                                </w:r>
                                <w:r w:rsidRPr="00FD354C">
                                  <w:rPr>
                                    <w:sz w:val="20"/>
                                    <w:szCs w:val="20"/>
                                  </w:rPr>
                                  <w:t>Average reaction times for different angles (S</w:t>
                                </w:r>
                                <w:r>
                                  <w:rPr>
                                    <w:sz w:val="20"/>
                                    <w:szCs w:val="20"/>
                                  </w:rPr>
                                  <w:t>upine</w:t>
                                </w:r>
                                <w:r w:rsidRPr="00FD354C">
                                  <w:rPr>
                                    <w:sz w:val="20"/>
                                    <w:szCs w:val="20"/>
                                  </w:rPr>
                                  <w:t>)</w:t>
                                </w:r>
                              </w:ins>
                            </w:p>
                            <w:p w14:paraId="36431F0C" w14:textId="77777777" w:rsidR="00586728" w:rsidRPr="00586728" w:rsidRDefault="00586728" w:rsidP="00F35090">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67382722" name="図 9"/>
                          <pic:cNvPicPr>
                            <a:picLocks noChangeAspect="1"/>
                          </pic:cNvPicPr>
                        </pic:nvPicPr>
                        <pic:blipFill>
                          <a:blip r:embed="rId22" cstate="print">
                            <a:extLst>
                              <a:ext uri="{28A0092B-C50C-407E-A947-70E740481C1C}">
                                <a14:useLocalDpi xmlns:a14="http://schemas.microsoft.com/office/drawing/2010/main" val="0"/>
                              </a:ext>
                            </a:extLst>
                          </a:blip>
                          <a:srcRect/>
                          <a:stretch/>
                        </pic:blipFill>
                        <pic:spPr>
                          <a:xfrm>
                            <a:off x="-366401" y="-1147345"/>
                            <a:ext cx="3422161" cy="2504646"/>
                          </a:xfrm>
                          <a:prstGeom prst="rect">
                            <a:avLst/>
                          </a:prstGeom>
                        </pic:spPr>
                      </pic:pic>
                    </wpg:wgp>
                  </a:graphicData>
                </a:graphic>
              </wp:inline>
            </w:drawing>
          </mc:Choice>
          <mc:Fallback>
            <w:pict>
              <v:group w14:anchorId="091E076A" id="_x0000_s1044" style="width:240.75pt;height:234.5pt;mso-position-horizontal-relative:char;mso-position-vertical-relative:line" coordorigin="-3664,-11473" coordsize="34221,324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">
                <v:shape id="テキスト ボックス 5" o:spid="_x0000_s1045" type="#_x0000_t202" style="position:absolute;left:-2223;top:14599;width:32160;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" fillcolor="white [3201]" stroked="f" strokeweight=".5pt">
                  <v:textbox inset="0,0,0,0">
                    <w:txbxContent>
                      <w:p w14:paraId="5ECB5EBF" w14:textId="54396487" w:rsidR="00806123" w:rsidRDefault="00806123" w:rsidP="00F35090">
                        <w:pPr>
                          <w:jc w:val="center"/>
                          <w:rPr>
                            <w:ins w:id="105" w:author="作成者"/>
                            <w:sz w:val="20"/>
                            <w:szCs w:val="20"/>
                          </w:rPr>
                        </w:pPr>
                        <w:r w:rsidRPr="00450790">
                          <w:rPr>
                            <w:rFonts w:hint="eastAsia"/>
                            <w:sz w:val="20"/>
                            <w:szCs w:val="20"/>
                          </w:rPr>
                          <w:t>図</w:t>
                        </w:r>
                        <w:r>
                          <w:rPr>
                            <w:rFonts w:hint="eastAsia"/>
                            <w:sz w:val="20"/>
                            <w:szCs w:val="20"/>
                          </w:rPr>
                          <w:t>６</w:t>
                        </w:r>
                        <w:r>
                          <w:rPr>
                            <w:sz w:val="20"/>
                            <w:szCs w:val="20"/>
                          </w:rPr>
                          <w:t xml:space="preserve"> </w:t>
                        </w:r>
                        <w:r>
                          <w:rPr>
                            <w:rFonts w:hint="eastAsia"/>
                            <w:sz w:val="20"/>
                            <w:szCs w:val="20"/>
                          </w:rPr>
                          <w:t>仰臥位における角度別平均反応時間</w:t>
                        </w:r>
                      </w:p>
                      <w:p w14:paraId="0386DF42" w14:textId="5A7EE60B" w:rsidR="00586728" w:rsidRPr="00450790" w:rsidRDefault="00586728" w:rsidP="00586728">
                        <w:pPr>
                          <w:jc w:val="center"/>
                          <w:rPr>
                            <w:ins w:id="106" w:author="作成者"/>
                            <w:rFonts w:hint="eastAsia"/>
                            <w:sz w:val="20"/>
                            <w:szCs w:val="20"/>
                          </w:rPr>
                        </w:pPr>
                        <w:ins w:id="107" w:author="作成者">
                          <w:r>
                            <w:rPr>
                              <w:sz w:val="20"/>
                              <w:szCs w:val="20"/>
                            </w:rPr>
                            <w:t>Fig.</w:t>
                          </w:r>
                          <w:r w:rsidR="005D5D87">
                            <w:rPr>
                              <w:sz w:val="20"/>
                              <w:szCs w:val="20"/>
                            </w:rPr>
                            <w:t>6</w:t>
                          </w:r>
                          <w:del w:id="108" w:author="作成者">
                            <w:r w:rsidDel="005D5D87">
                              <w:rPr>
                                <w:sz w:val="20"/>
                                <w:szCs w:val="20"/>
                              </w:rPr>
                              <w:delText>5</w:delText>
                            </w:r>
                          </w:del>
                          <w:r>
                            <w:rPr>
                              <w:sz w:val="20"/>
                              <w:szCs w:val="20"/>
                            </w:rPr>
                            <w:t xml:space="preserve"> </w:t>
                          </w:r>
                          <w:r w:rsidRPr="00FD354C">
                            <w:rPr>
                              <w:sz w:val="20"/>
                              <w:szCs w:val="20"/>
                            </w:rPr>
                            <w:t>Average reaction times for different angles (S</w:t>
                          </w:r>
                          <w:r>
                            <w:rPr>
                              <w:sz w:val="20"/>
                              <w:szCs w:val="20"/>
                            </w:rPr>
                            <w:t>upine</w:t>
                          </w:r>
                          <w:r w:rsidRPr="00FD354C">
                            <w:rPr>
                              <w:sz w:val="20"/>
                              <w:szCs w:val="20"/>
                            </w:rPr>
                            <w:t>)</w:t>
                          </w:r>
                        </w:ins>
                      </w:p>
                      <w:p w14:paraId="36431F0C" w14:textId="77777777" w:rsidR="00586728" w:rsidRPr="00586728" w:rsidRDefault="00586728" w:rsidP="00F35090">
                        <w:pPr>
                          <w:jc w:val="center"/>
                          <w:rPr>
                            <w:sz w:val="20"/>
                            <w:szCs w:val="20"/>
                          </w:rPr>
                        </w:pPr>
                      </w:p>
                    </w:txbxContent>
                  </v:textbox>
                </v:shape>
                <v:shape id="図 9" o:spid="_x0000_s1046" type="#_x0000_t75" style="position:absolute;left:-3664;top:-11473;width:34221;height:250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">
                  <v:imagedata r:id="rId23" o:title=""/>
                </v:shape>
                <w10:anchorlock/>
              </v:group>
            </w:pict>
          </mc:Fallback>
        </mc:AlternateContent>
      </w:r>
    </w:p>
    <w:p w14:paraId="248E10F5" w14:textId="77777777" w:rsidR="00DF7E80" w:rsidRDefault="00DF7E80" w:rsidP="00F54EDD">
      <w:pPr>
        <w:rPr>
          <w:rFonts w:ascii="ＭＳ ゴシック" w:eastAsia="ＭＳ ゴシック" w:hAnsi="ＭＳ ゴシック"/>
          <w:b/>
          <w:color w:val="000000" w:themeColor="text1"/>
          <w:sz w:val="20"/>
        </w:rPr>
      </w:pPr>
    </w:p>
    <w:p w14:paraId="4E69275A" w14:textId="5E7367AF" w:rsidR="00F54EDD" w:rsidRDefault="00881BE8" w:rsidP="00F54EDD">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000000" w:themeColor="text1"/>
          <w:sz w:val="20"/>
        </w:rPr>
        <w:t xml:space="preserve">　</w:t>
      </w:r>
      <w:r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Pr="00881BE8">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正面（0.74</w:t>
      </w:r>
      <w:r w:rsidR="00E77F35">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°（0.73</w:t>
      </w:r>
      <w:r w:rsidR="00FC6AFA">
        <w:rPr>
          <w:rFonts w:asciiTheme="minorEastAsia" w:eastAsiaTheme="minorEastAsia" w:hAnsiTheme="minorEastAsia"/>
          <w:bCs/>
          <w:color w:val="000000" w:themeColor="text1"/>
          <w:sz w:val="20"/>
        </w:rPr>
        <w:t>8</w:t>
      </w:r>
      <w:r w:rsidRPr="00881BE8">
        <w:rPr>
          <w:rFonts w:asciiTheme="minorEastAsia" w:eastAsiaTheme="minorEastAsia" w:hAnsiTheme="minorEastAsia"/>
          <w:bCs/>
          <w:color w:val="000000" w:themeColor="text1"/>
          <w:sz w:val="20"/>
        </w:rPr>
        <w:t xml:space="preserve"> s）に比べ60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°（1.02</w:t>
      </w:r>
      <w:r w:rsidR="00FF527D">
        <w:rPr>
          <w:rFonts w:asciiTheme="minorEastAsia" w:eastAsiaTheme="minorEastAsia" w:hAnsiTheme="minorEastAsia"/>
          <w:bCs/>
          <w:color w:val="000000" w:themeColor="text1"/>
          <w:sz w:val="20"/>
        </w:rPr>
        <w:t>4</w:t>
      </w:r>
      <w:r w:rsidRPr="00881BE8">
        <w:rPr>
          <w:rFonts w:asciiTheme="minorEastAsia" w:eastAsiaTheme="minorEastAsia" w:hAnsiTheme="minorEastAsia"/>
          <w:bCs/>
          <w:color w:val="000000" w:themeColor="text1"/>
          <w:sz w:val="20"/>
        </w:rPr>
        <w:t xml:space="preserve"> s）で顕著な遅延が認められた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また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下方向においては60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°（1.68</w:t>
      </w:r>
      <w:r w:rsidR="00231851">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s）で反応時間が極めて有意に長くなっており</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垂直方向の周辺部において他の姿勢よりも大幅な反応遅延が生じる傾向が確認された</w:t>
      </w:r>
      <w:r w:rsidR="00526EF1">
        <w:rPr>
          <w:rFonts w:asciiTheme="minorEastAsia" w:eastAsiaTheme="minorEastAsia" w:hAnsiTheme="minorEastAsia"/>
          <w:bCs/>
          <w:color w:val="000000" w:themeColor="text1"/>
          <w:sz w:val="20"/>
        </w:rPr>
        <w:t>.</w:t>
      </w:r>
    </w:p>
    <w:p w14:paraId="20956703" w14:textId="7025D8E7" w:rsidR="001B4A74" w:rsidRPr="00111930" w:rsidRDefault="00BB163B" w:rsidP="00F54EDD">
      <w:pPr>
        <w:rPr>
          <w:rFonts w:asciiTheme="minorEastAsia" w:eastAsiaTheme="minorEastAsia" w:hAnsiTheme="minorEastAsia"/>
          <w:b/>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「上の方が最もクリックが難しかった」と複数人が回答しており</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p>
    <w:p w14:paraId="450F7ED1" w14:textId="0A2BBBE4" w:rsidR="00BD3890" w:rsidRDefault="004D41DD" w:rsidP="00314620">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
          <w:color w:val="000000" w:themeColor="text1"/>
          <w:sz w:val="20"/>
        </w:rPr>
        <w:t xml:space="preserve">　</w:t>
      </w:r>
      <w:r w:rsidR="00726FB0" w:rsidRPr="00726FB0">
        <w:rPr>
          <w:rFonts w:asciiTheme="minorEastAsia" w:eastAsiaTheme="minorEastAsia" w:hAnsiTheme="minorEastAsia" w:hint="eastAsia"/>
          <w:bCs/>
          <w:color w:val="000000" w:themeColor="text1"/>
          <w:sz w:val="20"/>
        </w:rPr>
        <w:t>体位条件ごとの頭部移動量を比較した結果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平均値は半座位で最も大きく（2.835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次いで座位（2.364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仰臥位（2.204 m）の順となった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commentRangeStart w:id="109"/>
      <w:commentRangeStart w:id="110"/>
      <w:r w:rsidR="00726FB0" w:rsidRPr="00726FB0">
        <w:rPr>
          <w:rFonts w:asciiTheme="minorEastAsia" w:eastAsiaTheme="minorEastAsia" w:hAnsiTheme="minorEastAsia" w:hint="eastAsia"/>
          <w:bCs/>
          <w:color w:val="000000" w:themeColor="text1"/>
          <w:sz w:val="20"/>
        </w:rPr>
        <w:t>検定</w:t>
      </w:r>
      <w:commentRangeEnd w:id="109"/>
      <w:r w:rsidR="004478A6">
        <w:rPr>
          <w:rStyle w:val="aff6"/>
        </w:rPr>
        <w:commentReference w:id="109"/>
      </w:r>
      <w:commentRangeEnd w:id="110"/>
      <w:r w:rsidR="0093275A">
        <w:rPr>
          <w:rStyle w:val="aff6"/>
        </w:rPr>
        <w:commentReference w:id="110"/>
      </w:r>
      <w:r w:rsidR="00726FB0" w:rsidRPr="00726FB0">
        <w:rPr>
          <w:rFonts w:asciiTheme="minorEastAsia" w:eastAsiaTheme="minorEastAsia" w:hAnsiTheme="minorEastAsia" w:hint="eastAsia"/>
          <w:bCs/>
          <w:color w:val="000000" w:themeColor="text1"/>
          <w:sz w:val="20"/>
        </w:rPr>
        <w:t>を行った結果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統計的な有意差は認められなかった（H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15F159E5" w14:textId="3C552CC9" w:rsidR="00A940EC" w:rsidRDefault="00BD3890" w:rsidP="0093275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62D95" w:rsidRPr="00562D95">
        <w:rPr>
          <w:rFonts w:asciiTheme="minorEastAsia" w:eastAsiaTheme="minorEastAsia" w:hAnsiTheme="minorEastAsia" w:hint="eastAsia"/>
          <w:bCs/>
          <w:color w:val="000000" w:themeColor="text1"/>
          <w:sz w:val="20"/>
        </w:rPr>
        <w:t>主観的なVR酔いの評価には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CSQ-VRを用いた</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VR環境における酔い（VRISE）を評価するためにKourtesisらによって開発された指標であり</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吐き気（Nausea）</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前庭感覚（Vestibular）</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眼球運動</w:t>
      </w:r>
      <w:r w:rsidR="00562D95" w:rsidRPr="00562D95">
        <w:rPr>
          <w:rFonts w:asciiTheme="minorEastAsia" w:eastAsiaTheme="minorEastAsia" w:hAnsiTheme="minorEastAsia" w:hint="eastAsia"/>
          <w:bCs/>
          <w:color w:val="000000" w:themeColor="text1"/>
          <w:sz w:val="20"/>
        </w:rPr>
        <w:t>（Oculomotor）の3カテゴリー</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計6項目で構成されている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各項目は「1：Absent（なし）」から「7：Extreme（極限）」までの7段階のリッカート尺度で回答を求めるものである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スコアの算出にあたっては</w:t>
      </w:r>
      <w:r w:rsidR="00B2397A">
        <w:rPr>
          <w:rFonts w:asciiTheme="minorEastAsia" w:eastAsiaTheme="minorEastAsia" w:hAnsiTheme="minorEastAsia" w:hint="eastAsia"/>
          <w:bCs/>
          <w:color w:val="000000" w:themeColor="text1"/>
          <w:sz w:val="20"/>
        </w:rPr>
        <w:t>,</w:t>
      </w:r>
      <w:r w:rsidR="00E36A13">
        <w:rPr>
          <w:rFonts w:asciiTheme="minorEastAsia" w:eastAsiaTheme="minorEastAsia" w:hAnsiTheme="minorEastAsia" w:hint="eastAsia"/>
          <w:bCs/>
          <w:color w:val="000000" w:themeColor="text1"/>
          <w:sz w:val="20"/>
        </w:rPr>
        <w:t>各項目の</w:t>
      </w:r>
      <w:r w:rsidR="00562D95" w:rsidRPr="00562D95">
        <w:rPr>
          <w:rFonts w:asciiTheme="minorEastAsia" w:eastAsiaTheme="minorEastAsia" w:hAnsiTheme="minorEastAsia" w:hint="eastAsia"/>
          <w:bCs/>
          <w:color w:val="000000" w:themeColor="text1"/>
          <w:sz w:val="20"/>
        </w:rPr>
        <w:t>合計値を</w:t>
      </w:r>
      <w:r w:rsidR="00377CFA">
        <w:rPr>
          <w:rFonts w:asciiTheme="minorEastAsia" w:eastAsiaTheme="minorEastAsia" w:hAnsiTheme="minorEastAsia" w:hint="eastAsia"/>
          <w:bCs/>
          <w:color w:val="000000" w:themeColor="text1"/>
          <w:sz w:val="20"/>
        </w:rPr>
        <w:t>「</w:t>
      </w:r>
      <w:r w:rsidR="00B6550D">
        <w:rPr>
          <w:rFonts w:asciiTheme="minorEastAsia" w:eastAsiaTheme="minorEastAsia" w:hAnsiTheme="minorEastAsia"/>
          <w:bCs/>
          <w:color w:val="000000" w:themeColor="text1"/>
          <w:sz w:val="20"/>
        </w:rPr>
        <w:t>VR</w:t>
      </w:r>
      <w:r w:rsidR="00B6550D">
        <w:rPr>
          <w:rFonts w:asciiTheme="minorEastAsia" w:eastAsiaTheme="minorEastAsia" w:hAnsiTheme="minorEastAsia" w:hint="eastAsia"/>
          <w:bCs/>
          <w:color w:val="000000" w:themeColor="text1"/>
          <w:sz w:val="20"/>
        </w:rPr>
        <w:t>酔い</w:t>
      </w:r>
      <w:r w:rsidR="00562D95" w:rsidRPr="00562D95">
        <w:rPr>
          <w:rFonts w:asciiTheme="minorEastAsia" w:eastAsiaTheme="minorEastAsia" w:hAnsiTheme="minorEastAsia" w:hint="eastAsia"/>
          <w:bCs/>
          <w:color w:val="000000" w:themeColor="text1"/>
          <w:sz w:val="20"/>
        </w:rPr>
        <w:t>スコア</w:t>
      </w:r>
      <w:r w:rsidR="00377CF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とした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bCs/>
          <w:color w:val="000000" w:themeColor="text1"/>
          <w:sz w:val="20"/>
        </w:rPr>
        <w:t>この算出方法により</w:t>
      </w:r>
      <w:r w:rsidR="00B2397A">
        <w:rPr>
          <w:rFonts w:asciiTheme="minorEastAsia" w:eastAsiaTheme="minorEastAsia" w:hAnsiTheme="minor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bCs/>
          <w:color w:val="000000" w:themeColor="text1"/>
          <w:sz w:val="20"/>
        </w:rPr>
        <w:t>の理論上の最小値は6</w:t>
      </w:r>
      <w:r w:rsidR="00B2397A">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bCs/>
          <w:color w:val="000000" w:themeColor="text1"/>
          <w:sz w:val="20"/>
        </w:rPr>
        <w:t>最大値は42となる</w:t>
      </w:r>
      <w:r w:rsidR="00B2397A">
        <w:rPr>
          <w:rFonts w:asciiTheme="minorEastAsia" w:eastAsiaTheme="minorEastAsia" w:hAnsiTheme="minorEastAsia"/>
          <w:bCs/>
          <w:color w:val="000000" w:themeColor="text1"/>
          <w:sz w:val="20"/>
        </w:rPr>
        <w:t>.</w:t>
      </w:r>
      <w:ins w:id="111" w:author="作成者">
        <w:r w:rsidR="0093275A" w:rsidRPr="00562D95" w:rsidDel="0093275A">
          <w:rPr>
            <w:rFonts w:asciiTheme="minorEastAsia" w:eastAsiaTheme="minorEastAsia" w:hAnsiTheme="minorEastAsia"/>
            <w:bCs/>
            <w:color w:val="000000" w:themeColor="text1"/>
            <w:sz w:val="20"/>
          </w:rPr>
          <w:t xml:space="preserve"> </w:t>
        </w:r>
      </w:ins>
    </w:p>
    <w:p w14:paraId="1F6415F5" w14:textId="687D08E0" w:rsidR="00170AE1" w:rsidRPr="007D4B4C" w:rsidRDefault="00562D95" w:rsidP="007D4B4C">
      <w:pPr>
        <w:rPr>
          <w:rFonts w:asciiTheme="minorEastAsia" w:eastAsiaTheme="minorEastAsia" w:hAnsiTheme="minorEastAsia"/>
          <w:bCs/>
          <w:color w:val="000000" w:themeColor="text1"/>
          <w:sz w:val="20"/>
        </w:rPr>
      </w:pPr>
      <w:r w:rsidRPr="00562D95">
        <w:rPr>
          <w:rFonts w:asciiTheme="minorEastAsia" w:eastAsiaTheme="minorEastAsia" w:hAnsiTheme="minorEastAsia" w:hint="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8562C1">
        <w:rPr>
          <w:rFonts w:asciiTheme="minorEastAsia" w:eastAsiaTheme="minorEastAsia" w:hAnsiTheme="minorEastAsia" w:hint="eastAsia"/>
          <w:bCs/>
          <w:color w:val="000000" w:themeColor="text1"/>
          <w:sz w:val="20"/>
        </w:rPr>
        <w:t>７</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 12.92</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 15.0</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 17.17であった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p>
    <w:p w14:paraId="00F7088B" w14:textId="00DB04C1" w:rsidR="001B4A74" w:rsidRDefault="007D4B4C" w:rsidP="00562D95">
      <w:pPr>
        <w:rPr>
          <w:rFonts w:asciiTheme="minorEastAsia" w:eastAsiaTheme="minorEastAsia" w:hAnsiTheme="minorEastAsia"/>
          <w:bCs/>
          <w:color w:val="000000" w:themeColor="text1"/>
          <w:sz w:val="20"/>
        </w:rPr>
      </w:pPr>
      <w:r w:rsidRPr="007D4B4C">
        <w:rPr>
          <w:rFonts w:asciiTheme="minorEastAsia" w:eastAsiaTheme="minorEastAsia" w:hAnsiTheme="minorEastAsia" w:hint="eastAsia"/>
          <w:bCs/>
          <w:color w:val="000000" w:themeColor="text1"/>
          <w:sz w:val="20"/>
        </w:rPr>
        <w:t xml:space="preserve">　しかし</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VR酔いスコアに統計的な有意差は認められなかった（F(2,33)</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以上のことから</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本</w:t>
      </w:r>
      <w:r w:rsidR="00B214A1">
        <w:rPr>
          <w:rFonts w:asciiTheme="minorEastAsia" w:eastAsiaTheme="minorEastAsia" w:hAnsiTheme="minorEastAsia" w:hint="eastAsia"/>
          <w:bCs/>
          <w:color w:val="000000" w:themeColor="text1"/>
          <w:sz w:val="20"/>
        </w:rPr>
        <w:t>実験</w:t>
      </w:r>
      <w:r w:rsidRPr="007D4B4C">
        <w:rPr>
          <w:rFonts w:asciiTheme="minorEastAsia" w:eastAsiaTheme="minorEastAsia" w:hAnsiTheme="minorEastAsia" w:hint="eastAsia"/>
          <w:bCs/>
          <w:color w:val="000000" w:themeColor="text1"/>
          <w:sz w:val="20"/>
        </w:rPr>
        <w:t>の条件下においては</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背中角度の変動が主観的なVR酔いの強さに及ぼす影響は</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統計的に明確なものとは言えないことが示唆された</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ただし</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平均値の順序は「座位 ＜ 半座位 ＜ 仰臥位」と一貫しており</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サンプルサイズの拡大やVRコンテンツの曝露時間の調整により</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異なる結果が得られる可能性も残されている</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1E6F60C5">
                <wp:extent cx="2942590" cy="2776654"/>
                <wp:effectExtent l="0" t="0" r="3810" b="5080"/>
                <wp:docPr id="624605700" name="グループ化 6"/>
                <wp:cNvGraphicFramePr/>
                <a:graphic xmlns:a="http://schemas.openxmlformats.org/drawingml/2006/main">
                  <a:graphicData uri="http://schemas.microsoft.com/office/word/2010/wordprocessingGroup">
                    <wpg:wgp>
                      <wpg:cNvGrpSpPr/>
                      <wpg:grpSpPr>
                        <a:xfrm>
                          <a:off x="0" y="0"/>
                          <a:ext cx="2942590" cy="2776654"/>
                          <a:chOff x="-414970" y="-1130693"/>
                          <a:chExt cx="3331229" cy="3061410"/>
                        </a:xfrm>
                      </wpg:grpSpPr>
                      <wps:wsp>
                        <wps:cNvPr id="1151604953" name="テキスト ボックス 5"/>
                        <wps:cNvSpPr txBox="1"/>
                        <wps:spPr>
                          <a:xfrm>
                            <a:off x="-299836" y="1448035"/>
                            <a:ext cx="3216095" cy="482682"/>
                          </a:xfrm>
                          <a:prstGeom prst="rect">
                            <a:avLst/>
                          </a:prstGeom>
                          <a:solidFill>
                            <a:schemeClr val="lt1"/>
                          </a:solidFill>
                          <a:ln w="6350">
                            <a:noFill/>
                          </a:ln>
                        </wps:spPr>
                        <wps:txbx>
                          <w:txbxContent>
                            <w:p w14:paraId="35A92F51" w14:textId="77777777" w:rsidR="00806123" w:rsidRDefault="00806123" w:rsidP="008F093D">
                              <w:pPr>
                                <w:jc w:val="center"/>
                                <w:rPr>
                                  <w:ins w:id="112" w:author="作成者"/>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937376" w:rsidRPr="00450790" w:rsidRDefault="00937376" w:rsidP="008F093D">
                              <w:pPr>
                                <w:jc w:val="center"/>
                                <w:rPr>
                                  <w:rFonts w:hint="eastAsia"/>
                                  <w:sz w:val="20"/>
                                  <w:szCs w:val="20"/>
                                </w:rPr>
                              </w:pPr>
                              <w:ins w:id="113" w:author="作成者">
                                <w:r>
                                  <w:rPr>
                                    <w:sz w:val="20"/>
                                    <w:szCs w:val="20"/>
                                  </w:rPr>
                                  <w:t xml:space="preserve">Fig.7 </w:t>
                                </w:r>
                                <w:r w:rsidRPr="00937376">
                                  <w:rPr>
                                    <w:sz w:val="20"/>
                                    <w:szCs w:val="20"/>
                                  </w:rPr>
                                  <w:t>VR sickness scores by posture condition</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4" cstate="print">
                            <a:extLst>
                              <a:ext uri="{28A0092B-C50C-407E-A947-70E740481C1C}">
                                <a14:useLocalDpi xmlns:a14="http://schemas.microsoft.com/office/drawing/2010/main"/>
                              </a:ext>
                            </a:extLst>
                          </a:blip>
                          <a:srcRect/>
                          <a:stretch/>
                        </pic:blipFill>
                        <pic:spPr>
                          <a:xfrm>
                            <a:off x="-414970" y="-1130693"/>
                            <a:ext cx="3327449" cy="2578931"/>
                          </a:xfrm>
                          <a:prstGeom prst="rect">
                            <a:avLst/>
                          </a:prstGeom>
                        </pic:spPr>
                      </pic:pic>
                    </wpg:wgp>
                  </a:graphicData>
                </a:graphic>
              </wp:inline>
            </w:drawing>
          </mc:Choice>
          <mc:Fallback>
            <w:pict>
              <v:group w14:anchorId="40DAAE0D" id="_x0000_s1047" style="width:231.7pt;height:218.65pt;mso-position-horizontal-relative:char;mso-position-vertical-relative:line" coordorigin="-4149,-11306" coordsize="33312,3061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">
                <v:shape id="テキスト ボックス 5" o:spid="_x0000_s1048" type="#_x0000_t202" style="position:absolute;left:-2998;top:14480;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77777777" w:rsidR="00806123" w:rsidRDefault="00806123" w:rsidP="008F093D">
                        <w:pPr>
                          <w:jc w:val="center"/>
                          <w:rPr>
                            <w:ins w:id="114" w:author="作成者"/>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2ECB9EB6" w:rsidR="00937376" w:rsidRPr="00450790" w:rsidRDefault="00937376" w:rsidP="008F093D">
                        <w:pPr>
                          <w:jc w:val="center"/>
                          <w:rPr>
                            <w:rFonts w:hint="eastAsia"/>
                            <w:sz w:val="20"/>
                            <w:szCs w:val="20"/>
                          </w:rPr>
                        </w:pPr>
                        <w:ins w:id="115" w:author="作成者">
                          <w:r>
                            <w:rPr>
                              <w:sz w:val="20"/>
                              <w:szCs w:val="20"/>
                            </w:rPr>
                            <w:t xml:space="preserve">Fig.7 </w:t>
                          </w:r>
                          <w:r w:rsidRPr="00937376">
                            <w:rPr>
                              <w:sz w:val="20"/>
                              <w:szCs w:val="20"/>
                            </w:rPr>
                            <w:t>VR sickness scores by posture condition</w:t>
                          </w:r>
                        </w:ins>
                      </w:p>
                    </w:txbxContent>
                  </v:textbox>
                </v:shape>
                <v:shape id="図 9" o:spid="_x0000_s1049" type="#_x0000_t75" style="position:absolute;left:-4149;top:-11306;width:33273;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">
                  <v:imagedata r:id="rId25" o:title=""/>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1913DB2F" w14:textId="75BE3D4E" w:rsidR="00133842" w:rsidRDefault="00D8287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右手</w:t>
      </w:r>
      <w:r w:rsidRPr="00D82872">
        <w:rPr>
          <w:rFonts w:asciiTheme="minorEastAsia" w:eastAsiaTheme="minorEastAsia" w:hAnsiTheme="minorEastAsia"/>
          <w:bCs/>
          <w:color w:val="000000" w:themeColor="text1"/>
          <w:sz w:val="20"/>
        </w:rPr>
        <w:t>コントローラの操作特性を定量化するために</w:t>
      </w:r>
      <w:r w:rsidR="008F3703">
        <w:rPr>
          <w:rFonts w:asciiTheme="minorEastAsia" w:eastAsiaTheme="minorEastAsia" w:hAnsiTheme="minorEastAsia"/>
          <w:bCs/>
          <w:color w:val="000000" w:themeColor="text1"/>
          <w:sz w:val="20"/>
        </w:rPr>
        <w:t>,</w:t>
      </w:r>
      <w:r w:rsidRPr="00D82872">
        <w:rPr>
          <w:rFonts w:asciiTheme="minorEastAsia" w:eastAsiaTheme="minorEastAsia" w:hAnsiTheme="minorEastAsia"/>
          <w:bCs/>
          <w:color w:val="000000" w:themeColor="text1"/>
          <w:sz w:val="20"/>
        </w:rPr>
        <w:t>以下の指標を算出した</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各サンプルの位置</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を</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タイムスタンプを</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とすると</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各サンプル間の速度</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は式</w:t>
      </w:r>
      <w:r w:rsidR="0079392B">
        <w:rPr>
          <w:rFonts w:asciiTheme="minorEastAsia" w:eastAsiaTheme="minorEastAsia" w:hAnsiTheme="minorEastAsia" w:hint="eastAsia"/>
          <w:bCs/>
          <w:color w:val="000000" w:themeColor="text1"/>
          <w:sz w:val="20"/>
        </w:rPr>
        <w:t>(</w:t>
      </w:r>
      <w:r w:rsidR="0079392B">
        <w:rPr>
          <w:rFonts w:asciiTheme="minorEastAsia" w:eastAsiaTheme="minorEastAsia" w:hAnsiTheme="minorEastAsia"/>
          <w:bCs/>
          <w:color w:val="000000" w:themeColor="text1"/>
          <w:sz w:val="20"/>
        </w:rPr>
        <w:t>1)</w:t>
      </w:r>
      <w:r w:rsidR="004558D2" w:rsidRPr="004558D2">
        <w:rPr>
          <w:rFonts w:asciiTheme="minorEastAsia" w:eastAsiaTheme="minorEastAsia" w:hAnsiTheme="minorEastAsia"/>
          <w:bCs/>
          <w:color w:val="000000" w:themeColor="text1"/>
          <w:sz w:val="20"/>
        </w:rPr>
        <w:t>で定義される</w:t>
      </w:r>
      <w:r w:rsidR="008F3703">
        <w:rPr>
          <w:rFonts w:asciiTheme="minorEastAsia" w:eastAsiaTheme="minorEastAsia" w:hAnsiTheme="minorEastAsia"/>
          <w:bCs/>
          <w:color w:val="000000" w:themeColor="text1"/>
          <w:sz w:val="20"/>
        </w:rPr>
        <w:t>.</w:t>
      </w:r>
    </w:p>
    <w:p w14:paraId="73659345" w14:textId="51032DBB" w:rsidR="004558D2" w:rsidRPr="00D863A1" w:rsidRDefault="00000000" w:rsidP="0068184F">
      <w:pPr>
        <w:jc w:val="center"/>
        <w:rPr>
          <w:szCs w:val="21"/>
        </w:rPr>
      </w:pP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 xml:space="preserve"> = </m:t>
        </m:r>
        <m:f>
          <m:fPr>
            <m:ctrlPr>
              <w:rPr>
                <w:rFonts w:ascii="Cambria Math" w:hAnsi="Cambria Math"/>
                <w:i/>
                <w:szCs w:val="21"/>
              </w:rPr>
            </m:ctrlPr>
          </m:fPr>
          <m:num>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i-1</m:t>
                </m:r>
              </m:sub>
            </m:sSub>
            <m:r>
              <w:rPr>
                <w:rFonts w:ascii="Cambria Math" w:hAnsi="Cambria Math"/>
                <w:szCs w:val="21"/>
              </w:rPr>
              <m:t>|</m:t>
            </m:r>
          </m:num>
          <m:den>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i-1</m:t>
                </m:r>
              </m:sub>
            </m:sSub>
          </m:den>
        </m:f>
      </m:oMath>
      <w:r w:rsidR="0079392B">
        <w:rPr>
          <w:rFonts w:hint="eastAsia"/>
          <w:szCs w:val="21"/>
        </w:rPr>
        <w:t xml:space="preserve">　　</w:t>
      </w:r>
      <w:r w:rsidR="0079392B">
        <w:rPr>
          <w:rFonts w:hint="eastAsia"/>
          <w:szCs w:val="21"/>
        </w:rPr>
        <w:t>(</w:t>
      </w:r>
      <w:r w:rsidR="0079392B">
        <w:rPr>
          <w:szCs w:val="21"/>
        </w:rPr>
        <w:t>1)</w:t>
      </w:r>
    </w:p>
    <w:p w14:paraId="0217D108" w14:textId="2A696F57" w:rsidR="004558D2" w:rsidRDefault="00D875DD"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D875DD">
        <w:rPr>
          <w:rFonts w:asciiTheme="minorEastAsia" w:eastAsiaTheme="minorEastAsia" w:hAnsiTheme="minorEastAsia"/>
          <w:bCs/>
          <w:color w:val="000000" w:themeColor="text1"/>
          <w:sz w:val="20"/>
        </w:rPr>
        <w:t>これに基づき</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全サンプルの平均速度</w:t>
      </w:r>
      <w:r w:rsidR="0020445B">
        <w:rPr>
          <w:szCs w:val="21"/>
        </w:rPr>
        <w:lastRenderedPageBreak/>
        <w:t>(</w:t>
      </w:r>
      <m:oMath>
        <m:r>
          <w:rPr>
            <w:rFonts w:ascii="Cambria Math" w:hAnsi="Cambria Math"/>
            <w:szCs w:val="21"/>
          </w:rPr>
          <m:t>Mean Velocity = 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oMath>
      <w:r w:rsidRPr="00D875DD">
        <w:rPr>
          <w:rFonts w:asciiTheme="minorEastAsia" w:eastAsiaTheme="minorEastAsia" w:hAnsiTheme="minorEastAsia"/>
          <w:bCs/>
          <w:color w:val="000000" w:themeColor="text1"/>
          <w:sz w:val="20"/>
        </w:rPr>
        <w:t>を求めた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また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動作の滑らかさ指標(Smoothness)は速度の変動係数として定義し</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式</w:t>
      </w:r>
      <w:r w:rsidR="004478A6">
        <w:rPr>
          <w:rFonts w:asciiTheme="minorEastAsia" w:eastAsiaTheme="minorEastAsia" w:hAnsiTheme="minorEastAsia" w:hint="eastAsia"/>
          <w:bCs/>
          <w:color w:val="000000" w:themeColor="text1"/>
          <w:sz w:val="20"/>
        </w:rPr>
        <w:t>(</w:t>
      </w:r>
      <w:r w:rsidR="004478A6">
        <w:rPr>
          <w:rFonts w:asciiTheme="minorEastAsia" w:eastAsiaTheme="minorEastAsia" w:hAnsiTheme="minorEastAsia"/>
          <w:bCs/>
          <w:color w:val="000000" w:themeColor="text1"/>
          <w:sz w:val="20"/>
        </w:rPr>
        <w:t>2)</w:t>
      </w:r>
      <w:r w:rsidRPr="00D875DD">
        <w:rPr>
          <w:rFonts w:asciiTheme="minorEastAsia" w:eastAsiaTheme="minorEastAsia" w:hAnsiTheme="minorEastAsia"/>
          <w:bCs/>
          <w:color w:val="000000" w:themeColor="text1"/>
          <w:sz w:val="20"/>
        </w:rPr>
        <w:t>を用いて算出した</w:t>
      </w:r>
      <w:r w:rsidR="008F3703">
        <w:rPr>
          <w:rFonts w:asciiTheme="minorEastAsia" w:eastAsiaTheme="minorEastAsia" w:hAnsiTheme="minorEastAsia"/>
          <w:bCs/>
          <w:color w:val="000000" w:themeColor="text1"/>
          <w:sz w:val="20"/>
        </w:rPr>
        <w:t>.</w:t>
      </w:r>
    </w:p>
    <w:p w14:paraId="4850972A" w14:textId="1119FE11" w:rsidR="00CE7638" w:rsidRPr="00355785" w:rsidRDefault="00CE7638" w:rsidP="0068184F">
      <w:pPr>
        <w:jc w:val="center"/>
        <w:rPr>
          <w:szCs w:val="21"/>
        </w:rPr>
      </w:pPr>
      <m:oMath>
        <m:r>
          <w:rPr>
            <w:rFonts w:ascii="Cambria Math" w:hAnsi="Cambria Math"/>
            <w:szCs w:val="21"/>
          </w:rPr>
          <m:t xml:space="preserve">Smoothness = </m:t>
        </m:r>
        <m:f>
          <m:fPr>
            <m:ctrlPr>
              <w:rPr>
                <w:rFonts w:ascii="Cambria Math" w:hAnsi="Cambria Math"/>
                <w:i/>
                <w:szCs w:val="21"/>
              </w:rPr>
            </m:ctrlPr>
          </m:fPr>
          <m:num>
            <m:r>
              <w:rPr>
                <w:rFonts w:ascii="Cambria Math" w:hAnsi="Cambria Math"/>
                <w:szCs w:val="21"/>
              </w:rPr>
              <m:t>std(</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num>
          <m:den>
            <m:r>
              <w:rPr>
                <w:rFonts w:ascii="Cambria Math" w:hAnsi="Cambria Math"/>
                <w:szCs w:val="21"/>
              </w:rPr>
              <m:t>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den>
        </m:f>
      </m:oMath>
      <w:r w:rsidR="0079392B">
        <w:rPr>
          <w:rFonts w:hint="eastAsia"/>
          <w:szCs w:val="21"/>
        </w:rPr>
        <w:t xml:space="preserve"> </w:t>
      </w:r>
      <w:r w:rsidR="0079392B">
        <w:rPr>
          <w:szCs w:val="21"/>
        </w:rPr>
        <w:t xml:space="preserve">  (2)</w:t>
      </w:r>
    </w:p>
    <w:p w14:paraId="2DFDDB70" w14:textId="00CC6492" w:rsidR="00C92DF1" w:rsidRDefault="0013384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92DF1" w:rsidRPr="00C92DF1">
        <w:rPr>
          <w:rFonts w:asciiTheme="minorEastAsia" w:eastAsiaTheme="minorEastAsia" w:hAnsiTheme="minorEastAsia"/>
          <w:bCs/>
          <w:color w:val="000000" w:themeColor="text1"/>
          <w:sz w:val="20"/>
        </w:rPr>
        <w:t>なお</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本指標は値が小さいほど動作が滑らかであることを示す</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さらに</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速度列の勾配から加速度</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およびジャーク</w:t>
      </w:r>
      <m:oMath>
        <m:sSub>
          <m:sSubPr>
            <m:ctrlPr>
              <w:rPr>
                <w:rFonts w:ascii="Cambria Math" w:hAnsi="Cambria Math"/>
                <w:i/>
                <w:szCs w:val="21"/>
              </w:rPr>
            </m:ctrlPr>
          </m:sSubPr>
          <m:e>
            <m:r>
              <w:rPr>
                <w:rFonts w:ascii="Cambria Math" w:hAnsi="Cambria Math"/>
                <w:szCs w:val="21"/>
              </w:rPr>
              <m:t>j</m:t>
            </m:r>
          </m:e>
          <m:sub>
            <m:r>
              <w:rPr>
                <w:rFonts w:ascii="Cambria Math" w:hAnsi="Cambria Math"/>
                <w:szCs w:val="21"/>
              </w:rPr>
              <m:t>i</m:t>
            </m:r>
          </m:sub>
        </m:sSub>
      </m:oMath>
      <w:r w:rsidR="00C92DF1" w:rsidRPr="00C92DF1">
        <w:rPr>
          <w:rFonts w:asciiTheme="minorEastAsia" w:eastAsiaTheme="minorEastAsia" w:hAnsiTheme="minorEastAsia"/>
          <w:bCs/>
          <w:color w:val="000000" w:themeColor="text1"/>
          <w:sz w:val="20"/>
        </w:rPr>
        <w:t>を順次求め</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その平均値</w:t>
      </w:r>
      <m:oMath>
        <m:r>
          <w:rPr>
            <w:rFonts w:ascii="Cambria Math" w:hAnsi="Cambria Math"/>
            <w:szCs w:val="21"/>
          </w:rPr>
          <m:t>(Mean Jerk)</m:t>
        </m:r>
      </m:oMath>
      <w:r w:rsidR="00C92DF1" w:rsidRPr="00C92DF1">
        <w:rPr>
          <w:rFonts w:asciiTheme="minorEastAsia" w:eastAsiaTheme="minorEastAsia" w:hAnsiTheme="minorEastAsia"/>
          <w:bCs/>
          <w:color w:val="000000" w:themeColor="text1"/>
          <w:sz w:val="20"/>
        </w:rPr>
        <w:t>を算出した</w:t>
      </w:r>
      <w:r w:rsidR="008F3703">
        <w:rPr>
          <w:rFonts w:asciiTheme="minorEastAsia" w:eastAsiaTheme="minorEastAsia" w:hAnsiTheme="minorEastAsia"/>
          <w:bCs/>
          <w:color w:val="000000" w:themeColor="text1"/>
          <w:sz w:val="20"/>
        </w:rPr>
        <w:t>.</w:t>
      </w:r>
    </w:p>
    <w:p w14:paraId="0F418240" w14:textId="0FE22E49" w:rsidR="00C55983" w:rsidRPr="00C55983" w:rsidRDefault="00C92DF1" w:rsidP="00C55983">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 21.06 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 mm 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仰臥位が 22.66 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p>
    <w:p w14:paraId="68FE5029" w14:textId="77777777" w:rsidR="002743AA" w:rsidRDefault="00C55983" w:rsidP="00C55983">
      <w:pPr>
        <w:rPr>
          <w:rFonts w:asciiTheme="minorEastAsia" w:eastAsiaTheme="minorEastAsia" w:hAnsiTheme="minorEastAsia"/>
          <w:bCs/>
          <w:color w:val="000000" w:themeColor="text1"/>
          <w:sz w:val="20"/>
        </w:rPr>
      </w:pPr>
      <w:r w:rsidRPr="00C55983">
        <w:rPr>
          <w:rFonts w:asciiTheme="minorEastAsia" w:eastAsiaTheme="minorEastAsia" w:hAnsiTheme="minorEastAsia" w:hint="eastAsia"/>
          <w:bCs/>
          <w:color w:val="000000" w:themeColor="text1"/>
          <w:sz w:val="20"/>
        </w:rPr>
        <w:t xml:space="preserve">　一元配置分散分析の結果</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0.479）のいずれについても有意差は認められなかった</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これらの結果から</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背中角度の違いはクリックに至るまでの「時間」には影響を与える一方で</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コントローラの空間軌跡そのものの形状や滑らかさには統計的に明確な差を生じさせていないといえる</w:t>
      </w:r>
      <w:r w:rsidR="008F3703">
        <w:rPr>
          <w:rFonts w:asciiTheme="minorEastAsia" w:eastAsiaTheme="minorEastAsia" w:hAnsiTheme="minorEastAsia" w:hint="eastAsia"/>
          <w:bCs/>
          <w:color w:val="000000" w:themeColor="text1"/>
          <w:sz w:val="20"/>
        </w:rPr>
        <w:t>.</w:t>
      </w:r>
    </w:p>
    <w:p w14:paraId="74A0AD60" w14:textId="06CE1B7B" w:rsidR="009C4721" w:rsidRDefault="002743AA"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すなわち</w:t>
      </w:r>
      <w:r w:rsidR="008F3703">
        <w:rPr>
          <w:rFonts w:asciiTheme="minorEastAsia" w:eastAsiaTheme="minorEastAsia" w:hAnsiTheme="minorEastAsia" w:hint="eastAsia"/>
          <w:bCs/>
          <w:color w:val="000000" w:themeColor="text1"/>
          <w:sz w:val="20"/>
        </w:rPr>
        <w:t>,</w:t>
      </w:r>
      <w:r w:rsidR="00EA0286" w:rsidRPr="00EA0286">
        <w:rPr>
          <w:rFonts w:asciiTheme="minorEastAsia" w:eastAsiaTheme="minorEastAsia" w:hAnsiTheme="minorEastAsia"/>
          <w:bCs/>
          <w:color w:val="000000" w:themeColor="text1"/>
          <w:sz w:val="20"/>
        </w:rPr>
        <w:t>本実験の課題設定の範囲内では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操作軌跡の</w:t>
      </w:r>
      <w:r w:rsidR="00526597">
        <w:rPr>
          <w:rFonts w:asciiTheme="minorEastAsia" w:eastAsiaTheme="minorEastAsia" w:hAnsiTheme="minorEastAsia" w:hint="eastAsia"/>
          <w:bCs/>
          <w:color w:val="000000" w:themeColor="text1"/>
          <w:sz w:val="20"/>
        </w:rPr>
        <w:t>正確性や動作の平滑性</w:t>
      </w:r>
      <w:r w:rsidR="00EA0286" w:rsidRPr="00EA0286">
        <w:rPr>
          <w:rFonts w:asciiTheme="minorEastAsia" w:eastAsiaTheme="minorEastAsia" w:hAnsiTheme="minorEastAsia"/>
          <w:bCs/>
          <w:color w:val="000000" w:themeColor="text1"/>
          <w:sz w:val="20"/>
        </w:rPr>
        <w:t>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体位条件によらず比較的一貫していると結論付けられる</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体位の変化によって変動するのは主に開始から到達までの時間的経過であり</w:t>
      </w:r>
      <w:r w:rsidR="0068779B">
        <w:rPr>
          <w:rFonts w:asciiTheme="minorEastAsia" w:eastAsiaTheme="minorEastAsia" w:hAnsiTheme="minorEastAsia"/>
          <w:bCs/>
          <w:color w:val="000000" w:themeColor="text1"/>
          <w:sz w:val="20"/>
        </w:rPr>
        <w:t>,</w:t>
      </w:r>
      <w:r w:rsidR="00EC784F">
        <w:rPr>
          <w:rFonts w:asciiTheme="minorEastAsia" w:eastAsiaTheme="minorEastAsia" w:hAnsiTheme="minorEastAsia" w:hint="eastAsia"/>
          <w:bCs/>
          <w:color w:val="000000" w:themeColor="text1"/>
          <w:sz w:val="20"/>
        </w:rPr>
        <w:t>タスク内における</w:t>
      </w:r>
      <w:r w:rsidR="000E7344">
        <w:rPr>
          <w:rFonts w:asciiTheme="minorEastAsia" w:eastAsiaTheme="minorEastAsia" w:hAnsiTheme="minorEastAsia" w:hint="eastAsia"/>
          <w:bCs/>
          <w:color w:val="000000" w:themeColor="text1"/>
          <w:sz w:val="20"/>
        </w:rPr>
        <w:t>ターゲットポインティング</w:t>
      </w:r>
      <w:r w:rsidR="00EA0286" w:rsidRPr="00EA0286">
        <w:rPr>
          <w:rFonts w:asciiTheme="minorEastAsia" w:eastAsiaTheme="minorEastAsia" w:hAnsiTheme="minorEastAsia"/>
          <w:bCs/>
          <w:color w:val="000000" w:themeColor="text1"/>
          <w:sz w:val="20"/>
        </w:rPr>
        <w:t>の操作の精度そのものは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姿勢の変化に対して高い安定性を有しているといえる</w:t>
      </w:r>
      <w:r w:rsidR="0068779B">
        <w:rPr>
          <w:rFonts w:asciiTheme="minorEastAsia" w:eastAsiaTheme="minorEastAsia" w:hAnsiTheme="minor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29D740AC"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Pr>
          <w:rFonts w:ascii="Times New Roman" w:eastAsia="ＭＳ ゴシック" w:hAnsi="Times New Roman"/>
          <w:b/>
          <w:color w:val="000000" w:themeColor="text1"/>
          <w:sz w:val="20"/>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4E08E579" w14:textId="29871417" w:rsidR="00D1482E" w:rsidRPr="00B86C08" w:rsidRDefault="00D1482E" w:rsidP="00D1482E">
      <w:pPr>
        <w:rPr>
          <w:rFonts w:asciiTheme="minorEastAsia" w:eastAsiaTheme="minorEastAsia" w:hAnsiTheme="minorEastAsia"/>
          <w:bCs/>
          <w:color w:val="000000" w:themeColor="text1"/>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 xml:space="preserve"> </w:t>
      </w:r>
    </w:p>
    <w:p w14:paraId="7E938212" w14:textId="47B03BCC" w:rsidR="00D1482E"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反応時間および失敗回数において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座位と比較して仰臥位で有意な低下が見られた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右手コントローラの総軌跡長に有意差が見られなかった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BA116B" w:rsidRPr="00BA116B">
        <w:rPr>
          <w:rFonts w:asciiTheme="minorEastAsia" w:eastAsiaTheme="minorEastAsia" w:hAnsiTheme="minorEastAsia"/>
          <w:bCs/>
          <w:color w:val="000000" w:themeColor="text1"/>
          <w:sz w:val="20"/>
          <w:szCs w:val="20"/>
        </w:rPr>
        <w:t>特にAnastasopoulos</w:t>
      </w:r>
      <w:r w:rsidR="00BA116B" w:rsidRPr="00BA116B">
        <w:rPr>
          <w:rFonts w:asciiTheme="minorEastAsia" w:eastAsiaTheme="minorEastAsia" w:hAnsiTheme="minorEastAsia"/>
          <w:bCs/>
          <w:color w:val="000000" w:themeColor="text1"/>
          <w:sz w:val="20"/>
          <w:szCs w:val="20"/>
        </w:rPr>
        <w:t>ら</w:t>
      </w:r>
      <w:r w:rsidR="00E25038">
        <w:rPr>
          <w:rFonts w:asciiTheme="minorEastAsia" w:eastAsiaTheme="minorEastAsia" w:hAnsiTheme="minorEastAsia"/>
          <w:bCs/>
          <w:color w:val="000000" w:themeColor="text1"/>
          <w:sz w:val="20"/>
          <w:szCs w:val="20"/>
          <w:vertAlign w:val="superscript"/>
        </w:rPr>
        <w:t>6)</w:t>
      </w:r>
      <w:r w:rsidR="00BA116B" w:rsidRPr="00BA116B">
        <w:rPr>
          <w:rFonts w:asciiTheme="minorEastAsia" w:eastAsiaTheme="minorEastAsia" w:hAnsiTheme="minorEastAsia"/>
          <w:bCs/>
          <w:color w:val="000000" w:themeColor="text1"/>
          <w:sz w:val="20"/>
          <w:szCs w:val="20"/>
        </w:rPr>
        <w:t>が指摘するように，身体の傾斜は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4075067D" w14:textId="77777777" w:rsidR="008F3703" w:rsidRPr="00B86C08" w:rsidRDefault="008F3703" w:rsidP="00D1482E">
      <w:pPr>
        <w:rPr>
          <w:rFonts w:asciiTheme="minorEastAsia" w:eastAsiaTheme="minorEastAsia" w:hAnsiTheme="minorEastAsia"/>
          <w:bCs/>
          <w:color w:val="000000" w:themeColor="text1"/>
          <w:sz w:val="20"/>
          <w:szCs w:val="20"/>
        </w:rPr>
      </w:pPr>
    </w:p>
    <w:p w14:paraId="55668458" w14:textId="2337883D" w:rsidR="00D1482E"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904144">
        <w:rPr>
          <w:rFonts w:asciiTheme="minorEastAsia" w:eastAsiaTheme="minorEastAsia" w:hAnsiTheme="minorEastAsia"/>
          <w:bCs/>
          <w:color w:val="000000" w:themeColor="text1"/>
          <w:sz w:val="20"/>
          <w:szCs w:val="20"/>
          <w:vertAlign w:val="superscript"/>
        </w:rPr>
        <w:t>7</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参加者は下方の操作困難性を事前に正しく予測できず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ユーザー自身が操作困難性を正確に認識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p>
    <w:p w14:paraId="7FC4DE0C" w14:textId="77777777" w:rsidR="00D1482E" w:rsidRPr="00B86C08" w:rsidRDefault="00D1482E" w:rsidP="00D1482E">
      <w:pPr>
        <w:rPr>
          <w:rFonts w:asciiTheme="minorEastAsia" w:eastAsiaTheme="minorEastAsia" w:hAnsiTheme="minorEastAsia"/>
          <w:bCs/>
          <w:color w:val="000000" w:themeColor="text1"/>
          <w:sz w:val="20"/>
          <w:szCs w:val="20"/>
        </w:rPr>
      </w:pPr>
    </w:p>
    <w:p w14:paraId="7B1E1C90" w14:textId="734062BA"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身体的負担を感じやすい「上方領域での疲労」を考慮し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3DF89CEE"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目的と</w:t>
      </w:r>
      <w:r w:rsidR="004478A6">
        <w:rPr>
          <w:rFonts w:ascii="Times New Roman" w:eastAsia="ＭＳ ゴシック" w:hAnsi="Times New Roman" w:hint="eastAsia"/>
          <w:b/>
          <w:color w:val="000000" w:themeColor="text1"/>
          <w:sz w:val="20"/>
          <w:szCs w:val="20"/>
        </w:rPr>
        <w:t>方法</w:t>
      </w:r>
    </w:p>
    <w:p w14:paraId="3A566475" w14:textId="622B817C" w:rsidR="00905AEF" w:rsidRDefault="00E224BE" w:rsidP="008462F6">
      <w:pPr>
        <w:ind w:firstLineChars="100" w:firstLine="195"/>
        <w:rPr>
          <w:rFonts w:ascii="Times New Roman" w:hAnsi="Times New Roman"/>
          <w:color w:val="000000" w:themeColor="text1"/>
          <w:sz w:val="20"/>
          <w:szCs w:val="20"/>
        </w:rPr>
      </w:pPr>
      <w:r w:rsidRPr="002975FA">
        <w:rPr>
          <w:rFonts w:ascii="Times New Roman" w:hAnsi="Times New Roman"/>
          <w:color w:val="000000" w:themeColor="text1"/>
          <w:sz w:val="20"/>
          <w:szCs w:val="20"/>
        </w:rPr>
        <w:t>本章では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sidR="002739AF">
        <w:rPr>
          <w:rFonts w:ascii="Times New Roman" w:hAnsi="Times New Roman"/>
          <w:color w:val="000000" w:themeColor="text1"/>
          <w:sz w:val="20"/>
          <w:szCs w:val="20"/>
        </w:rPr>
        <w:t>.</w:t>
      </w:r>
      <w:r w:rsidR="00F1519C">
        <w:rPr>
          <w:rFonts w:ascii="Times New Roman" w:hAnsi="Times New Roman" w:hint="eastAsia"/>
          <w:color w:val="000000" w:themeColor="text1"/>
          <w:sz w:val="20"/>
          <w:szCs w:val="20"/>
        </w:rPr>
        <w:t>これにより</w:t>
      </w:r>
      <w:r w:rsidR="00F1519C">
        <w:rPr>
          <w:rFonts w:ascii="Times New Roman" w:hAnsi="Times New Roman"/>
          <w:color w:val="000000" w:themeColor="text1"/>
          <w:sz w:val="20"/>
          <w:szCs w:val="20"/>
        </w:rPr>
        <w:t>,</w:t>
      </w:r>
      <w:r w:rsidR="00494809" w:rsidRPr="00494809">
        <w:rPr>
          <w:rFonts w:ascii="Times New Roman" w:hAnsi="Times New Roman"/>
          <w:color w:val="000000" w:themeColor="text1"/>
          <w:sz w:val="20"/>
          <w:szCs w:val="20"/>
        </w:rPr>
        <w:t>長期的な利用や習熟を前提とした</w:t>
      </w:r>
      <w:r w:rsidR="00494809" w:rsidRPr="00494809">
        <w:rPr>
          <w:rFonts w:ascii="Times New Roman" w:hAnsi="Times New Roman"/>
          <w:color w:val="000000" w:themeColor="text1"/>
          <w:sz w:val="20"/>
          <w:szCs w:val="20"/>
        </w:rPr>
        <w:t>VR</w:t>
      </w:r>
      <w:r w:rsidR="00494809" w:rsidRPr="00494809">
        <w:rPr>
          <w:rFonts w:ascii="Times New Roman" w:hAnsi="Times New Roman"/>
          <w:color w:val="000000" w:themeColor="text1"/>
          <w:sz w:val="20"/>
          <w:szCs w:val="20"/>
        </w:rPr>
        <w:t>インターフェ</w:t>
      </w:r>
      <w:r w:rsidR="003459FE">
        <w:rPr>
          <w:rFonts w:ascii="Times New Roman" w:hAnsi="Times New Roman" w:hint="eastAsia"/>
          <w:color w:val="000000" w:themeColor="text1"/>
          <w:sz w:val="20"/>
          <w:szCs w:val="20"/>
        </w:rPr>
        <w:t>イ</w:t>
      </w:r>
      <w:r w:rsidR="00494809" w:rsidRPr="00494809">
        <w:rPr>
          <w:rFonts w:ascii="Times New Roman" w:hAnsi="Times New Roman"/>
          <w:color w:val="000000" w:themeColor="text1"/>
          <w:sz w:val="20"/>
          <w:szCs w:val="20"/>
        </w:rPr>
        <w:t>ス設計における指針を得る</w:t>
      </w:r>
      <w:r w:rsidR="000B08B0">
        <w:rPr>
          <w:rFonts w:ascii="Times New Roman" w:hAnsi="Times New Roman" w:hint="eastAsia"/>
          <w:color w:val="000000" w:themeColor="text1"/>
          <w:sz w:val="20"/>
          <w:szCs w:val="20"/>
        </w:rPr>
        <w:t>ことを目的とする</w:t>
      </w:r>
      <w:r w:rsidR="000B08B0">
        <w:rPr>
          <w:rFonts w:ascii="Times New Roman" w:hAnsi="Times New Roman"/>
          <w:color w:val="000000" w:themeColor="text1"/>
          <w:sz w:val="20"/>
          <w:szCs w:val="20"/>
        </w:rPr>
        <w:t>.</w:t>
      </w:r>
    </w:p>
    <w:p w14:paraId="6280B184" w14:textId="7B8AD8E8" w:rsidR="00CF1121" w:rsidRDefault="005110CE" w:rsidP="008462F6">
      <w:pPr>
        <w:ind w:firstLineChars="100" w:firstLine="195"/>
        <w:rPr>
          <w:rFonts w:ascii="Times New Roman" w:hAnsi="Times New Roman"/>
          <w:color w:val="000000" w:themeColor="text1"/>
          <w:sz w:val="20"/>
          <w:szCs w:val="20"/>
        </w:rPr>
      </w:pPr>
      <w:r w:rsidRPr="005110CE">
        <w:rPr>
          <w:rFonts w:ascii="Times New Roman" w:hAnsi="Times New Roman"/>
          <w:color w:val="000000" w:themeColor="text1"/>
          <w:sz w:val="20"/>
          <w:szCs w:val="20"/>
        </w:rPr>
        <w:t>実験の基本構成は前章の実験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本実験では</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比較対</w:t>
      </w:r>
      <w:r w:rsidRPr="005110CE">
        <w:rPr>
          <w:rFonts w:ascii="Times New Roman" w:hAnsi="Times New Roman"/>
          <w:color w:val="000000" w:themeColor="text1"/>
          <w:sz w:val="20"/>
          <w:szCs w:val="20"/>
        </w:rPr>
        <w:lastRenderedPageBreak/>
        <w:t>象となる</w:t>
      </w:r>
      <w:commentRangeStart w:id="116"/>
      <w:r w:rsidRPr="005110CE">
        <w:rPr>
          <w:rFonts w:ascii="Times New Roman" w:hAnsi="Times New Roman"/>
          <w:color w:val="000000" w:themeColor="text1"/>
          <w:sz w:val="20"/>
          <w:szCs w:val="20"/>
        </w:rPr>
        <w:t>「座位」「半座位」「仰臥位」の</w:t>
      </w:r>
      <w:r w:rsidRPr="005110CE">
        <w:rPr>
          <w:rFonts w:ascii="Times New Roman" w:hAnsi="Times New Roman"/>
          <w:color w:val="000000" w:themeColor="text1"/>
          <w:sz w:val="20"/>
          <w:szCs w:val="20"/>
        </w:rPr>
        <w:t>3</w:t>
      </w:r>
      <w:r w:rsidRPr="005110CE">
        <w:rPr>
          <w:rFonts w:ascii="Times New Roman" w:hAnsi="Times New Roman"/>
          <w:color w:val="000000" w:themeColor="text1"/>
          <w:sz w:val="20"/>
          <w:szCs w:val="20"/>
        </w:rPr>
        <w:t>条件に加え</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仰臥位姿勢において連続して</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セッション（セッション</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・セッション</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）を実施する</w:t>
      </w:r>
      <w:commentRangeEnd w:id="116"/>
      <w:r w:rsidR="004478A6">
        <w:rPr>
          <w:rStyle w:val="aff6"/>
        </w:rPr>
        <w:commentReference w:id="116"/>
      </w:r>
      <w:r w:rsidRPr="005110CE">
        <w:rPr>
          <w:rFonts w:ascii="Times New Roman" w:hAnsi="Times New Roman"/>
          <w:color w:val="000000" w:themeColor="text1"/>
          <w:sz w:val="20"/>
          <w:szCs w:val="20"/>
        </w:rPr>
        <w:t>ことで</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習熟の影響を評価した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また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姿勢保持における頭部の安定性や探索行動を評価するため</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新たに体位条件ごとの頭部回転</w:t>
      </w:r>
      <w:r w:rsidR="00B60D7B">
        <w:rPr>
          <w:rFonts w:ascii="Times New Roman" w:hAnsi="Times New Roman" w:hint="eastAsia"/>
          <w:color w:val="000000" w:themeColor="text1"/>
          <w:sz w:val="20"/>
          <w:szCs w:val="20"/>
        </w:rPr>
        <w:t>角</w:t>
      </w:r>
      <w:r w:rsidRPr="005110CE">
        <w:rPr>
          <w:rFonts w:ascii="Times New Roman" w:hAnsi="Times New Roman"/>
          <w:color w:val="000000" w:themeColor="text1"/>
          <w:sz w:val="20"/>
          <w:szCs w:val="20"/>
        </w:rPr>
        <w:t>を取得した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からの変更点および追加された実験条件を表</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70FD5884" w14:textId="68663F05"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ins w:id="117" w:author="作成者"/>
          <w:rFonts w:ascii="Times New Roman" w:hAnsi="Times New Roman"/>
          <w:color w:val="000000" w:themeColor="text1"/>
          <w:sz w:val="20"/>
          <w:szCs w:val="20"/>
        </w:rPr>
      </w:pPr>
    </w:p>
    <w:p w14:paraId="5F6B9B14" w14:textId="77777777" w:rsidR="00D8064D" w:rsidRDefault="00D8064D" w:rsidP="00D8064D">
      <w:pPr>
        <w:jc w:val="center"/>
        <w:rPr>
          <w:moveTo w:id="118" w:author="作成者" w16du:dateUtc="2025-12-27T14:49:00Z"/>
          <w:sz w:val="20"/>
          <w:szCs w:val="20"/>
        </w:rPr>
      </w:pPr>
      <w:moveToRangeStart w:id="119" w:author="作成者" w:name="move217771786"/>
      <w:commentRangeStart w:id="120"/>
      <w:moveTo w:id="121" w:author="作成者" w16du:dateUtc="2025-12-27T14:49:00Z">
        <w:r>
          <w:rPr>
            <w:rFonts w:hint="eastAsia"/>
            <w:sz w:val="20"/>
            <w:szCs w:val="20"/>
          </w:rPr>
          <w:t>表２変更および追加された実験条件</w:t>
        </w:r>
        <w:commentRangeEnd w:id="120"/>
        <w:r>
          <w:rPr>
            <w:rStyle w:val="aff6"/>
          </w:rPr>
          <w:commentReference w:id="120"/>
        </w:r>
      </w:moveTo>
    </w:p>
    <w:moveToRangeEnd w:id="119"/>
    <w:p w14:paraId="37EA6DF3" w14:textId="063501E2" w:rsidR="00D8064D" w:rsidRPr="00D8064D" w:rsidRDefault="00D8064D" w:rsidP="00D8064D">
      <w:pPr>
        <w:jc w:val="center"/>
        <w:rPr>
          <w:rFonts w:hint="eastAsia"/>
          <w:szCs w:val="21"/>
          <w:rPrChange w:id="122" w:author="作成者">
            <w:rPr>
              <w:rFonts w:ascii="Times New Roman" w:hAnsi="Times New Roman" w:hint="eastAsia"/>
              <w:color w:val="000000" w:themeColor="text1"/>
              <w:sz w:val="20"/>
              <w:szCs w:val="20"/>
            </w:rPr>
          </w:rPrChange>
        </w:rPr>
        <w:pPrChange w:id="123" w:author="作成者">
          <w:pPr>
            <w:ind w:firstLineChars="100" w:firstLine="205"/>
          </w:pPr>
        </w:pPrChange>
      </w:pPr>
      <w:ins w:id="124" w:author="作成者">
        <w:r>
          <w:rPr>
            <w:rFonts w:hint="eastAsia"/>
            <w:szCs w:val="21"/>
          </w:rPr>
          <w:t xml:space="preserve">Table </w:t>
        </w:r>
        <w:r>
          <w:rPr>
            <w:szCs w:val="21"/>
          </w:rPr>
          <w:t>2</w:t>
        </w:r>
        <w:r>
          <w:rPr>
            <w:rFonts w:hint="eastAsia"/>
            <w:szCs w:val="21"/>
          </w:rPr>
          <w:t xml:space="preserve">　</w:t>
        </w:r>
        <w:r w:rsidR="006D1382" w:rsidRPr="006D1382">
          <w:t xml:space="preserve"> </w:t>
        </w:r>
        <w:r w:rsidR="006D1382" w:rsidRPr="006D1382">
          <w:rPr>
            <w:szCs w:val="21"/>
          </w:rPr>
          <w:t>Changes and Additions to Experimental Conditions</w:t>
        </w:r>
        <w:del w:id="125" w:author="作成者">
          <w:r w:rsidDel="006D1382">
            <w:rPr>
              <w:rFonts w:hint="eastAsia"/>
              <w:szCs w:val="21"/>
            </w:rPr>
            <w:delText>E</w:delText>
          </w:r>
          <w:r w:rsidDel="006D1382">
            <w:rPr>
              <w:szCs w:val="21"/>
            </w:rPr>
            <w:delText>xperimental Condition</w:delText>
          </w:r>
          <w:commentRangeStart w:id="126"/>
          <w:commentRangeEnd w:id="126"/>
          <w:r w:rsidDel="006D1382">
            <w:rPr>
              <w:rStyle w:val="aff6"/>
            </w:rPr>
            <w:commentReference w:id="126"/>
          </w:r>
        </w:del>
      </w:ins>
    </w:p>
    <w:tbl>
      <w:tblPr>
        <w:tblStyle w:val="12"/>
        <w:tblW w:w="0" w:type="auto"/>
        <w:tblLook w:val="04A0" w:firstRow="1" w:lastRow="0" w:firstColumn="1" w:lastColumn="0" w:noHBand="0" w:noVBand="1"/>
      </w:tblPr>
      <w:tblGrid>
        <w:gridCol w:w="1129"/>
        <w:gridCol w:w="1276"/>
        <w:gridCol w:w="2219"/>
      </w:tblGrid>
      <w:tr w:rsidR="00872995" w14:paraId="29134A07" w14:textId="77777777" w:rsidTr="008061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BC9DD8D" w14:textId="77777777" w:rsidR="00872995" w:rsidRPr="0068184F" w:rsidRDefault="00872995" w:rsidP="00806123">
            <w:pPr>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4478A6" w14:paraId="77F7419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val="restart"/>
          </w:tcPr>
          <w:p w14:paraId="640BBB1E" w14:textId="77777777" w:rsidR="004478A6" w:rsidRPr="0068184F" w:rsidRDefault="004478A6"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Pr>
          <w:p w14:paraId="3116602A" w14:textId="11297809"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Pr>
          <w:p w14:paraId="4274052C" w14:textId="75B91B8F" w:rsidR="004478A6" w:rsidRPr="0068184F"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bCs/>
                <w:color w:val="000000" w:themeColor="text1"/>
                <w:sz w:val="18"/>
              </w:rPr>
              <w:t>13</w:t>
            </w:r>
            <w:r w:rsidRPr="0068184F">
              <w:rPr>
                <w:rFonts w:asciiTheme="minorEastAsia" w:eastAsiaTheme="minorEastAsia" w:hAnsiTheme="minorEastAsia" w:hint="eastAsia"/>
                <w:bCs/>
                <w:color w:val="000000" w:themeColor="text1"/>
                <w:sz w:val="18"/>
              </w:rPr>
              <w:t>名</w:t>
            </w:r>
          </w:p>
        </w:tc>
      </w:tr>
      <w:tr w:rsidR="004478A6" w14:paraId="2EE74C0F" w14:textId="77777777" w:rsidTr="00806123">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4478A6" w:rsidRPr="004214C0" w:rsidRDefault="004478A6" w:rsidP="00806123">
            <w:pPr>
              <w:rPr>
                <w:rFonts w:asciiTheme="minorEastAsia" w:eastAsiaTheme="minorEastAsia" w:hAnsiTheme="minorEastAsia"/>
                <w:bCs w:val="0"/>
                <w:color w:val="000000" w:themeColor="text1"/>
                <w:sz w:val="18"/>
                <w:rPrChange w:id="127" w:author="作成者">
                  <w:rPr>
                    <w:rFonts w:asciiTheme="minorEastAsia" w:eastAsiaTheme="minorEastAsia" w:hAnsiTheme="minorEastAsia"/>
                    <w:bCs w:val="0"/>
                    <w:color w:val="000000" w:themeColor="text1"/>
                    <w:sz w:val="20"/>
                  </w:rPr>
                </w:rPrChange>
              </w:rPr>
            </w:pPr>
          </w:p>
        </w:tc>
        <w:tc>
          <w:tcPr>
            <w:tcW w:w="1276" w:type="dxa"/>
          </w:tcPr>
          <w:p w14:paraId="29542D4B" w14:textId="77777777" w:rsidR="004478A6" w:rsidRPr="004214C0"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28" w:author="作成者">
                  <w:rPr>
                    <w:rFonts w:asciiTheme="minorEastAsia" w:eastAsiaTheme="minorEastAsia" w:hAnsiTheme="minorEastAsia"/>
                    <w:bCs/>
                    <w:color w:val="000000" w:themeColor="text1"/>
                    <w:sz w:val="20"/>
                  </w:rPr>
                </w:rPrChange>
              </w:rPr>
            </w:pPr>
            <w:r w:rsidRPr="004214C0">
              <w:rPr>
                <w:rFonts w:asciiTheme="minorEastAsia" w:eastAsiaTheme="minorEastAsia" w:hAnsiTheme="minorEastAsia" w:hint="eastAsia"/>
                <w:bCs/>
                <w:color w:val="000000" w:themeColor="text1"/>
                <w:sz w:val="18"/>
                <w:rPrChange w:id="129" w:author="作成者">
                  <w:rPr>
                    <w:rFonts w:asciiTheme="minorEastAsia" w:eastAsiaTheme="minorEastAsia" w:hAnsiTheme="minorEastAsia" w:hint="eastAsia"/>
                    <w:bCs/>
                    <w:color w:val="000000" w:themeColor="text1"/>
                    <w:sz w:val="20"/>
                  </w:rPr>
                </w:rPrChange>
              </w:rPr>
              <w:t>年齢</w:t>
            </w:r>
          </w:p>
        </w:tc>
        <w:tc>
          <w:tcPr>
            <w:tcW w:w="2219" w:type="dxa"/>
          </w:tcPr>
          <w:p w14:paraId="1D5A5E7B" w14:textId="77777777" w:rsidR="004478A6" w:rsidRPr="004214C0" w:rsidRDefault="004478A6"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Change w:id="130" w:author="作成者">
                  <w:rPr>
                    <w:rFonts w:asciiTheme="minorEastAsia" w:eastAsiaTheme="minorEastAsia" w:hAnsiTheme="minorEastAsia"/>
                    <w:bCs/>
                    <w:color w:val="000000" w:themeColor="text1"/>
                    <w:sz w:val="20"/>
                  </w:rPr>
                </w:rPrChange>
              </w:rPr>
            </w:pPr>
            <w:r w:rsidRPr="004214C0">
              <w:rPr>
                <w:rFonts w:asciiTheme="minorEastAsia" w:eastAsiaTheme="minorEastAsia" w:hAnsiTheme="minorEastAsia"/>
                <w:bCs/>
                <w:color w:val="000000" w:themeColor="text1"/>
                <w:sz w:val="18"/>
                <w:rPrChange w:id="131" w:author="作成者">
                  <w:rPr>
                    <w:rFonts w:asciiTheme="minorEastAsia" w:eastAsiaTheme="minorEastAsia" w:hAnsiTheme="minorEastAsia"/>
                    <w:bCs/>
                    <w:color w:val="000000" w:themeColor="text1"/>
                    <w:sz w:val="20"/>
                  </w:rPr>
                </w:rPrChange>
              </w:rPr>
              <w:t>20</w:t>
            </w:r>
            <w:r w:rsidRPr="004214C0">
              <w:rPr>
                <w:rFonts w:asciiTheme="minorEastAsia" w:eastAsiaTheme="minorEastAsia" w:hAnsiTheme="minorEastAsia" w:hint="eastAsia"/>
                <w:bCs/>
                <w:color w:val="000000" w:themeColor="text1"/>
                <w:sz w:val="18"/>
                <w:rPrChange w:id="132" w:author="作成者">
                  <w:rPr>
                    <w:rFonts w:asciiTheme="minorEastAsia" w:eastAsiaTheme="minorEastAsia" w:hAnsiTheme="minorEastAsia" w:hint="eastAsia"/>
                    <w:bCs/>
                    <w:color w:val="000000" w:themeColor="text1"/>
                    <w:sz w:val="20"/>
                  </w:rPr>
                </w:rPrChange>
              </w:rPr>
              <w:t>〜</w:t>
            </w:r>
            <w:r w:rsidRPr="004214C0">
              <w:rPr>
                <w:rFonts w:asciiTheme="minorEastAsia" w:eastAsiaTheme="minorEastAsia" w:hAnsiTheme="minorEastAsia"/>
                <w:bCs/>
                <w:color w:val="000000" w:themeColor="text1"/>
                <w:sz w:val="18"/>
                <w:rPrChange w:id="133" w:author="作成者">
                  <w:rPr>
                    <w:rFonts w:asciiTheme="minorEastAsia" w:eastAsiaTheme="minorEastAsia" w:hAnsiTheme="minorEastAsia"/>
                    <w:bCs/>
                    <w:color w:val="000000" w:themeColor="text1"/>
                    <w:sz w:val="20"/>
                  </w:rPr>
                </w:rPrChange>
              </w:rPr>
              <w:t>22</w:t>
            </w:r>
            <w:r w:rsidRPr="004214C0">
              <w:rPr>
                <w:rFonts w:asciiTheme="minorEastAsia" w:eastAsiaTheme="minorEastAsia" w:hAnsiTheme="minorEastAsia" w:hint="eastAsia"/>
                <w:bCs/>
                <w:color w:val="000000" w:themeColor="text1"/>
                <w:sz w:val="18"/>
                <w:rPrChange w:id="134" w:author="作成者">
                  <w:rPr>
                    <w:rFonts w:asciiTheme="minorEastAsia" w:eastAsiaTheme="minorEastAsia" w:hAnsiTheme="minorEastAsia" w:hint="eastAsia"/>
                    <w:bCs/>
                    <w:color w:val="000000" w:themeColor="text1"/>
                    <w:sz w:val="20"/>
                  </w:rPr>
                </w:rPrChange>
              </w:rPr>
              <w:t>歳</w:t>
            </w:r>
          </w:p>
        </w:tc>
      </w:tr>
      <w:tr w:rsidR="00872995" w14:paraId="410DD6CD" w14:textId="77777777" w:rsidTr="00806123">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872995" w:rsidRPr="0068184F" w:rsidRDefault="00872995" w:rsidP="00806123">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w:t>
            </w:r>
            <w:r w:rsidR="00E77025" w:rsidRPr="0068184F">
              <w:rPr>
                <w:rFonts w:asciiTheme="minorEastAsia" w:eastAsiaTheme="minorEastAsia" w:hAnsiTheme="minorEastAsia" w:hint="eastAsia"/>
                <w:bCs/>
                <w:color w:val="000000" w:themeColor="text1"/>
                <w:sz w:val="18"/>
              </w:rPr>
              <w:t>角</w:t>
            </w:r>
          </w:p>
        </w:tc>
        <w:tc>
          <w:tcPr>
            <w:tcW w:w="2219" w:type="dxa"/>
          </w:tcPr>
          <w:p w14:paraId="0A783820" w14:textId="19E047DB" w:rsidR="00872995" w:rsidRPr="0068184F" w:rsidRDefault="00D2282F" w:rsidP="00806123">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61E52FD3" w14:textId="525D347F" w:rsidR="002975FA" w:rsidDel="00D8064D" w:rsidRDefault="00D70781" w:rsidP="00554045">
      <w:pPr>
        <w:jc w:val="center"/>
        <w:rPr>
          <w:moveFrom w:id="135" w:author="作成者" w16du:dateUtc="2025-12-27T14:49:00Z"/>
          <w:sz w:val="20"/>
          <w:szCs w:val="20"/>
        </w:rPr>
      </w:pPr>
      <w:moveFromRangeStart w:id="136" w:author="作成者" w:name="move217771786"/>
      <w:commentRangeStart w:id="137"/>
      <w:moveFrom w:id="138" w:author="作成者" w16du:dateUtc="2025-12-27T14:49:00Z">
        <w:r w:rsidDel="00D8064D">
          <w:rPr>
            <w:rFonts w:hint="eastAsia"/>
            <w:sz w:val="20"/>
            <w:szCs w:val="20"/>
          </w:rPr>
          <w:t>表２</w:t>
        </w:r>
        <w:r w:rsidR="009862BF" w:rsidDel="00D8064D">
          <w:rPr>
            <w:rFonts w:hint="eastAsia"/>
            <w:sz w:val="20"/>
            <w:szCs w:val="20"/>
          </w:rPr>
          <w:t>変更および追加された</w:t>
        </w:r>
        <w:r w:rsidDel="00D8064D">
          <w:rPr>
            <w:rFonts w:hint="eastAsia"/>
            <w:sz w:val="20"/>
            <w:szCs w:val="20"/>
          </w:rPr>
          <w:t>実験条件</w:t>
        </w:r>
        <w:commentRangeEnd w:id="137"/>
        <w:r w:rsidR="004478A6" w:rsidDel="00D8064D">
          <w:rPr>
            <w:rStyle w:val="aff6"/>
          </w:rPr>
          <w:commentReference w:id="137"/>
        </w:r>
      </w:moveFrom>
    </w:p>
    <w:moveFromRangeEnd w:id="136"/>
    <w:p w14:paraId="00634C1E" w14:textId="77777777" w:rsidR="00067ED0" w:rsidRPr="00554045" w:rsidRDefault="00067ED0" w:rsidP="00067ED0">
      <w:pPr>
        <w:jc w:val="left"/>
        <w:rPr>
          <w:sz w:val="20"/>
          <w:szCs w:val="20"/>
        </w:rPr>
      </w:pPr>
    </w:p>
    <w:p w14:paraId="1F58B3B9" w14:textId="3B4AFC6C" w:rsidR="008540DB" w:rsidRPr="00FB1063" w:rsidRDefault="006156A1" w:rsidP="00951CAF">
      <w:pPr>
        <w:spacing w:afterLines="100" w:after="291"/>
        <w:rPr>
          <w:rFonts w:ascii="Times New Roman" w:eastAsia="ＭＳ ゴシック" w:hAnsi="Times New Roman"/>
          <w:b/>
          <w:color w:val="000000" w:themeColor="text1"/>
          <w:sz w:val="20"/>
          <w:szCs w:val="20"/>
        </w:rPr>
      </w:pPr>
      <w:del w:id="139" w:author="作成者">
        <w:r w:rsidDel="006156A1">
          <w:rPr>
            <w:rFonts w:asciiTheme="minorEastAsia" w:eastAsiaTheme="minorEastAsia" w:hAnsiTheme="minorEastAsia" w:hint="eastAsia"/>
            <w:bCs/>
            <w:noProof/>
            <w:color w:val="000000" w:themeColor="text1"/>
            <w:sz w:val="20"/>
          </w:rPr>
          <mc:AlternateContent>
            <mc:Choice Requires="wpg">
              <w:drawing>
                <wp:inline distT="0" distB="0" distL="0" distR="0" wp14:anchorId="133CE0DC" wp14:editId="43507CE9">
                  <wp:extent cx="2965450" cy="3775075"/>
                  <wp:effectExtent l="0" t="0" r="6350" b="0"/>
                  <wp:docPr id="1143106588" name="グループ化 6"/>
                  <wp:cNvGraphicFramePr/>
                  <a:graphic xmlns:a="http://schemas.openxmlformats.org/drawingml/2006/main">
                    <a:graphicData uri="http://schemas.microsoft.com/office/word/2010/wordprocessingGroup">
                      <wpg:wgp>
                        <wpg:cNvGrpSpPr/>
                        <wpg:grpSpPr>
                          <a:xfrm>
                            <a:off x="0" y="0"/>
                            <a:ext cx="2965450" cy="3775075"/>
                            <a:chOff x="-1451361" y="-2134796"/>
                            <a:chExt cx="3452492" cy="4277894"/>
                          </a:xfrm>
                        </wpg:grpSpPr>
                        <wps:wsp>
                          <wps:cNvPr id="507804267" name="テキスト ボックス 5"/>
                          <wps:cNvSpPr txBox="1"/>
                          <wps:spPr>
                            <a:xfrm>
                              <a:off x="-1384825" y="1225355"/>
                              <a:ext cx="3216094" cy="917743"/>
                            </a:xfrm>
                            <a:prstGeom prst="rect">
                              <a:avLst/>
                            </a:prstGeom>
                            <a:solidFill>
                              <a:schemeClr val="lt1"/>
                            </a:solidFill>
                            <a:ln w="6350">
                              <a:noFill/>
                            </a:ln>
                          </wps:spPr>
                          <wps:txbx>
                            <w:txbxContent>
                              <w:p w14:paraId="340DA970" w14:textId="77777777" w:rsidR="00806123" w:rsidRDefault="00806123" w:rsidP="00774042">
                                <w:pPr>
                                  <w:jc w:val="center"/>
                                  <w:rPr>
                                    <w:ins w:id="140" w:author="作成者"/>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778BF514" w14:textId="0C18B9C3" w:rsidR="006A3933" w:rsidRPr="00450790" w:rsidRDefault="006A3933" w:rsidP="00774042">
                                <w:pPr>
                                  <w:jc w:val="center"/>
                                  <w:rPr>
                                    <w:rFonts w:hint="eastAsia"/>
                                    <w:sz w:val="20"/>
                                    <w:szCs w:val="20"/>
                                  </w:rPr>
                                </w:pPr>
                                <w:ins w:id="141" w:author="作成者">
                                  <w:r>
                                    <w:rPr>
                                      <w:sz w:val="20"/>
                                      <w:szCs w:val="20"/>
                                    </w:rPr>
                                    <w:t xml:space="preserve">Fig.8 </w:t>
                                  </w:r>
                                  <w:r w:rsidRPr="006A3933">
                                    <w:rPr>
                                      <w:sz w:val="20"/>
                                      <w:szCs w:val="20"/>
                                    </w:rPr>
                                    <w:t>Comparison of reaction times by target location across sessions</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74485951" name="図 9"/>
                            <pic:cNvPicPr>
                              <a:picLocks noChangeAspect="1"/>
                            </pic:cNvPicPr>
                          </pic:nvPicPr>
                          <pic:blipFill>
                            <a:blip r:embed="rId26" cstate="print">
                              <a:extLst>
                                <a:ext uri="{28A0092B-C50C-407E-A947-70E740481C1C}">
                                  <a14:useLocalDpi xmlns:a14="http://schemas.microsoft.com/office/drawing/2010/main" val="0"/>
                                </a:ext>
                              </a:extLst>
                            </a:blip>
                            <a:srcRect/>
                            <a:stretch/>
                          </pic:blipFill>
                          <pic:spPr>
                            <a:xfrm>
                              <a:off x="-1451361" y="-2134796"/>
                              <a:ext cx="3452492" cy="3360151"/>
                            </a:xfrm>
                            <a:prstGeom prst="rect">
                              <a:avLst/>
                            </a:prstGeom>
                          </pic:spPr>
                        </pic:pic>
                      </wpg:wgp>
                    </a:graphicData>
                  </a:graphic>
                </wp:inline>
              </w:drawing>
            </mc:Choice>
            <mc:Fallback>
              <w:pict>
                <v:group w14:anchorId="133CE0DC" id="_x0000_s1050" style="width:233.5pt;height:297.25pt;mso-position-horizontal-relative:char;mso-position-vertical-relative:line" coordorigin="-14513,-21347" coordsize="34524,427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">
                  <v:shape id="テキスト ボックス 5" o:spid="_x0000_s1051" type="#_x0000_t202" style="position:absolute;left:-13848;top:12253;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" fillcolor="white [3201]" stroked="f" strokeweight=".5pt">
                    <v:textbox inset="0,0,0,0">
                      <w:txbxContent>
                        <w:p w14:paraId="340DA970" w14:textId="77777777" w:rsidR="00806123" w:rsidRDefault="00806123" w:rsidP="00774042">
                          <w:pPr>
                            <w:jc w:val="center"/>
                            <w:rPr>
                              <w:ins w:id="142" w:author="作成者"/>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778BF514" w14:textId="0C18B9C3" w:rsidR="006A3933" w:rsidRPr="00450790" w:rsidRDefault="006A3933" w:rsidP="00774042">
                          <w:pPr>
                            <w:jc w:val="center"/>
                            <w:rPr>
                              <w:rFonts w:hint="eastAsia"/>
                              <w:sz w:val="20"/>
                              <w:szCs w:val="20"/>
                            </w:rPr>
                          </w:pPr>
                          <w:ins w:id="143" w:author="作成者">
                            <w:r>
                              <w:rPr>
                                <w:sz w:val="20"/>
                                <w:szCs w:val="20"/>
                              </w:rPr>
                              <w:t xml:space="preserve">Fig.8 </w:t>
                            </w:r>
                            <w:r w:rsidRPr="006A3933">
                              <w:rPr>
                                <w:sz w:val="20"/>
                                <w:szCs w:val="20"/>
                              </w:rPr>
                              <w:t>Comparison of reaction times by target location across sessions</w:t>
                            </w:r>
                          </w:ins>
                        </w:p>
                      </w:txbxContent>
                    </v:textbox>
                  </v:shape>
                  <v:shape id="図 9" o:spid="_x0000_s1052" type="#_x0000_t75" style="position:absolute;left:-14513;top:-21347;width:34524;height:33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">
                    <v:imagedata r:id="rId27" o:title=""/>
                  </v:shape>
                  <w10:anchorlock/>
                </v:group>
              </w:pict>
            </mc:Fallback>
          </mc:AlternateContent>
        </w:r>
      </w:del>
      <w:r w:rsidR="008540DB" w:rsidRPr="00FB1063">
        <w:rPr>
          <w:rFonts w:ascii="Times New Roman" w:eastAsia="ＭＳ ゴシック" w:hAnsi="Times New Roman"/>
          <w:b/>
          <w:color w:val="000000" w:themeColor="text1"/>
          <w:sz w:val="20"/>
          <w:szCs w:val="20"/>
        </w:rPr>
        <w:t>3-</w:t>
      </w:r>
      <w:r w:rsidR="00BA195E" w:rsidRPr="00FB1063">
        <w:rPr>
          <w:rFonts w:ascii="Times New Roman" w:eastAsia="ＭＳ ゴシック" w:hAnsi="Times New Roman" w:hint="eastAsia"/>
          <w:b/>
          <w:color w:val="000000" w:themeColor="text1"/>
          <w:sz w:val="20"/>
          <w:szCs w:val="20"/>
        </w:rPr>
        <w:t>2</w:t>
      </w:r>
      <w:r w:rsidR="008540DB"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2FC11EC0" w14:textId="7A31913B" w:rsidR="00774042" w:rsidRDefault="004478A6" w:rsidP="008462F6">
      <w:pPr>
        <w:ind w:firstLineChars="100" w:firstLine="175"/>
        <w:rPr>
          <w:rFonts w:ascii="Times New Roman" w:hAnsi="Times New Roman"/>
          <w:color w:val="000000" w:themeColor="text1"/>
          <w:sz w:val="20"/>
          <w:szCs w:val="20"/>
        </w:rPr>
      </w:pPr>
      <w:commentRangeStart w:id="144"/>
      <w:commentRangeEnd w:id="144"/>
      <w:r>
        <w:rPr>
          <w:rStyle w:val="aff6"/>
        </w:rPr>
        <w:commentReference w:id="144"/>
      </w:r>
      <w:r w:rsidR="00904AE7" w:rsidRPr="00904AE7">
        <w:rPr>
          <w:rFonts w:ascii="Times New Roman" w:hAnsi="Times New Roman"/>
          <w:color w:val="000000" w:themeColor="text1"/>
          <w:sz w:val="20"/>
          <w:szCs w:val="20"/>
        </w:rPr>
        <w:t>仰臥位姿勢における連続した</w:t>
      </w:r>
      <w:r w:rsidR="00904AE7" w:rsidRPr="00904AE7">
        <w:rPr>
          <w:rFonts w:ascii="Times New Roman" w:hAnsi="Times New Roman"/>
          <w:color w:val="000000" w:themeColor="text1"/>
          <w:sz w:val="20"/>
          <w:szCs w:val="20"/>
        </w:rPr>
        <w:t>2</w:t>
      </w:r>
      <w:r w:rsidR="00904AE7" w:rsidRPr="00904AE7">
        <w:rPr>
          <w:rFonts w:ascii="Times New Roman" w:hAnsi="Times New Roman"/>
          <w:color w:val="000000" w:themeColor="text1"/>
          <w:sz w:val="20"/>
          <w:szCs w:val="20"/>
        </w:rPr>
        <w:t>セッションの試行結果を示す</w:t>
      </w:r>
      <w:r w:rsidR="008F3703">
        <w:rPr>
          <w:rFonts w:ascii="Times New Roman" w:hAnsi="Times New Roman"/>
          <w:color w:val="000000" w:themeColor="text1"/>
          <w:sz w:val="20"/>
          <w:szCs w:val="20"/>
        </w:rPr>
        <w:t>.</w:t>
      </w:r>
      <w:r w:rsidR="00904AE7" w:rsidRPr="00904AE7">
        <w:rPr>
          <w:rFonts w:ascii="Times New Roman" w:hAnsi="Times New Roman"/>
          <w:color w:val="000000" w:themeColor="text1"/>
          <w:sz w:val="20"/>
          <w:szCs w:val="20"/>
        </w:rPr>
        <w:t>図</w:t>
      </w:r>
      <w:r w:rsidR="00904AE7" w:rsidRPr="00904AE7">
        <w:rPr>
          <w:rFonts w:ascii="Times New Roman" w:hAnsi="Times New Roman"/>
          <w:color w:val="000000" w:themeColor="text1"/>
          <w:sz w:val="20"/>
          <w:szCs w:val="20"/>
        </w:rPr>
        <w:t>8</w:t>
      </w:r>
      <w:r w:rsidR="00904AE7" w:rsidRPr="00904AE7">
        <w:rPr>
          <w:rFonts w:ascii="Times New Roman" w:hAnsi="Times New Roman"/>
          <w:color w:val="000000" w:themeColor="text1"/>
          <w:sz w:val="20"/>
          <w:szCs w:val="20"/>
        </w:rPr>
        <w:t>に</w:t>
      </w:r>
      <w:r w:rsidR="008F3703">
        <w:rPr>
          <w:rFonts w:ascii="Times New Roman" w:hAnsi="Times New Roman"/>
          <w:color w:val="000000" w:themeColor="text1"/>
          <w:sz w:val="20"/>
          <w:szCs w:val="20"/>
        </w:rPr>
        <w:t>,</w:t>
      </w:r>
      <w:r w:rsidR="00904AE7" w:rsidRPr="00904AE7">
        <w:rPr>
          <w:rFonts w:ascii="Times New Roman" w:hAnsi="Times New Roman"/>
          <w:color w:val="000000" w:themeColor="text1"/>
          <w:sz w:val="20"/>
          <w:szCs w:val="20"/>
        </w:rPr>
        <w:t>各セッションのターゲット位置別反応時間の箱ひげ図を示す</w:t>
      </w:r>
      <w:r w:rsidR="008F3703">
        <w:rPr>
          <w:rFonts w:ascii="Times New Roman" w:hAnsi="Times New Roman"/>
          <w:color w:val="000000" w:themeColor="text1"/>
          <w:sz w:val="20"/>
          <w:szCs w:val="20"/>
        </w:rPr>
        <w:t>.</w:t>
      </w:r>
    </w:p>
    <w:p w14:paraId="00A23F02" w14:textId="7D7363C0" w:rsidR="005D2722" w:rsidRDefault="006156A1" w:rsidP="008462F6">
      <w:pPr>
        <w:ind w:firstLineChars="100" w:firstLine="195"/>
        <w:rPr>
          <w:rFonts w:ascii="Times New Roman" w:hAnsi="Times New Roman"/>
          <w:color w:val="000000" w:themeColor="text1"/>
          <w:sz w:val="20"/>
          <w:szCs w:val="20"/>
        </w:rPr>
      </w:pPr>
      <w:ins w:id="145" w:author="作成者">
        <w:r>
          <w:rPr>
            <w:rFonts w:asciiTheme="minorEastAsia" w:eastAsiaTheme="minorEastAsia" w:hAnsiTheme="minorEastAsia" w:hint="eastAsia"/>
            <w:bCs/>
            <w:noProof/>
            <w:color w:val="000000" w:themeColor="text1"/>
            <w:sz w:val="20"/>
          </w:rPr>
          <mc:AlternateContent>
            <mc:Choice Requires="wpg">
              <w:drawing>
                <wp:inline distT="0" distB="0" distL="0" distR="0" wp14:anchorId="4EC6BE13" wp14:editId="6E97742B">
                  <wp:extent cx="2942590" cy="3745974"/>
                  <wp:effectExtent l="0" t="0" r="3810" b="635"/>
                  <wp:docPr id="2029173894" name="グループ化 6"/>
                  <wp:cNvGraphicFramePr/>
                  <a:graphic xmlns:a="http://schemas.openxmlformats.org/drawingml/2006/main">
                    <a:graphicData uri="http://schemas.microsoft.com/office/word/2010/wordprocessingGroup">
                      <wpg:wgp>
                        <wpg:cNvGrpSpPr/>
                        <wpg:grpSpPr>
                          <a:xfrm>
                            <a:off x="0" y="0"/>
                            <a:ext cx="2942590" cy="3745974"/>
                            <a:chOff x="-1451361" y="-2134796"/>
                            <a:chExt cx="3452492" cy="4277894"/>
                          </a:xfrm>
                        </wpg:grpSpPr>
                        <wps:wsp>
                          <wps:cNvPr id="945863048" name="テキスト ボックス 5"/>
                          <wps:cNvSpPr txBox="1"/>
                          <wps:spPr>
                            <a:xfrm>
                              <a:off x="-1384825" y="1225355"/>
                              <a:ext cx="3216094" cy="917743"/>
                            </a:xfrm>
                            <a:prstGeom prst="rect">
                              <a:avLst/>
                            </a:prstGeom>
                            <a:solidFill>
                              <a:schemeClr val="lt1"/>
                            </a:solidFill>
                            <a:ln w="6350">
                              <a:noFill/>
                            </a:ln>
                          </wps:spPr>
                          <wps:txbx>
                            <w:txbxContent>
                              <w:p w14:paraId="70F6FBED" w14:textId="77777777" w:rsidR="006156A1" w:rsidRDefault="006156A1" w:rsidP="006156A1">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E2BB2B3" w14:textId="77777777" w:rsidR="006156A1" w:rsidRPr="00450790" w:rsidRDefault="006156A1" w:rsidP="006156A1">
                                <w:pPr>
                                  <w:jc w:val="center"/>
                                  <w:rPr>
                                    <w:rFonts w:hint="eastAsia"/>
                                    <w:sz w:val="20"/>
                                    <w:szCs w:val="20"/>
                                  </w:rPr>
                                </w:pPr>
                                <w:r>
                                  <w:rPr>
                                    <w:sz w:val="20"/>
                                    <w:szCs w:val="20"/>
                                  </w:rPr>
                                  <w:t xml:space="preserve">Fig.8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803282240" name="図 9"/>
                            <pic:cNvPicPr>
                              <a:picLocks noChangeAspect="1"/>
                            </pic:cNvPicPr>
                          </pic:nvPicPr>
                          <pic:blipFill>
                            <a:blip r:embed="rId28" cstate="print">
                              <a:extLst>
                                <a:ext uri="{28A0092B-C50C-407E-A947-70E740481C1C}">
                                  <a14:useLocalDpi xmlns:a14="http://schemas.microsoft.com/office/drawing/2010/main" val="0"/>
                                </a:ext>
                              </a:extLst>
                            </a:blip>
                            <a:srcRect/>
                            <a:stretch/>
                          </pic:blipFill>
                          <pic:spPr>
                            <a:xfrm>
                              <a:off x="-1451361" y="-2134796"/>
                              <a:ext cx="3452492" cy="3360151"/>
                            </a:xfrm>
                            <a:prstGeom prst="rect">
                              <a:avLst/>
                            </a:prstGeom>
                          </pic:spPr>
                        </pic:pic>
                      </wpg:wgp>
                    </a:graphicData>
                  </a:graphic>
                </wp:inline>
              </w:drawing>
            </mc:Choice>
            <mc:Fallback>
              <w:pict>
                <v:group w14:anchorId="4EC6BE13" id="_x0000_s1053" style="width:231.7pt;height:294.95pt;mso-position-horizontal-relative:char;mso-position-vertical-relative:line" coordorigin="-14513,-21347" coordsize="34524,427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">
                  <v:shape id="テキスト ボックス 5" o:spid="_x0000_s1054" type="#_x0000_t202" style="position:absolute;left:-13848;top:12253;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" fillcolor="white [3201]" stroked="f" strokeweight=".5pt">
                    <v:textbox inset="0,0,0,0">
                      <w:txbxContent>
                        <w:p w14:paraId="70F6FBED" w14:textId="77777777" w:rsidR="006156A1" w:rsidRDefault="006156A1" w:rsidP="006156A1">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p w14:paraId="4E2BB2B3" w14:textId="77777777" w:rsidR="006156A1" w:rsidRPr="00450790" w:rsidRDefault="006156A1" w:rsidP="006156A1">
                          <w:pPr>
                            <w:jc w:val="center"/>
                            <w:rPr>
                              <w:rFonts w:hint="eastAsia"/>
                              <w:sz w:val="20"/>
                              <w:szCs w:val="20"/>
                            </w:rPr>
                          </w:pPr>
                          <w:r>
                            <w:rPr>
                              <w:sz w:val="20"/>
                              <w:szCs w:val="20"/>
                            </w:rPr>
                            <w:t xml:space="preserve">Fig.8 </w:t>
                          </w:r>
                          <w:r w:rsidRPr="006A3933">
                            <w:rPr>
                              <w:sz w:val="20"/>
                              <w:szCs w:val="20"/>
                            </w:rPr>
                            <w:t>Comparison of reaction times by target location across sessions</w:t>
                          </w:r>
                        </w:p>
                      </w:txbxContent>
                    </v:textbox>
                  </v:shape>
                  <v:shape id="図 9" o:spid="_x0000_s1055" type="#_x0000_t75" style="position:absolute;left:-14513;top:-21347;width:34524;height:336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">
                    <v:imagedata r:id="rId29" o:title=""/>
                  </v:shape>
                  <w10:anchorlock/>
                </v:group>
              </w:pict>
            </mc:Fallback>
          </mc:AlternateContent>
        </w:r>
      </w:ins>
    </w:p>
    <w:p w14:paraId="5C979354" w14:textId="0415161F" w:rsidR="00C432F8" w:rsidRPr="006A658D" w:rsidRDefault="005061D0" w:rsidP="008462F6">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初回セッションの平均反応時間は</w:t>
      </w:r>
      <w:r w:rsidRPr="005061D0">
        <w:rPr>
          <w:rFonts w:ascii="Times New Roman" w:hAnsi="Times New Roman"/>
          <w:color w:val="000000" w:themeColor="text1"/>
          <w:sz w:val="20"/>
          <w:szCs w:val="20"/>
        </w:rPr>
        <w:t xml:space="preserve">0.903 </w:t>
      </w:r>
      <w:r w:rsidR="00CD5A86">
        <w:rPr>
          <w:rFonts w:ascii="Times New Roman" w:hAnsi="Times New Roman"/>
          <w:color w:val="000000" w:themeColor="text1"/>
          <w:sz w:val="20"/>
          <w:szCs w:val="20"/>
        </w:rPr>
        <w:t>s</w:t>
      </w:r>
      <w:r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回目セッションでは</w:t>
      </w:r>
      <w:r w:rsidRPr="005061D0">
        <w:rPr>
          <w:rFonts w:ascii="Times New Roman" w:hAnsi="Times New Roman"/>
          <w:color w:val="000000" w:themeColor="text1"/>
          <w:sz w:val="20"/>
          <w:szCs w:val="20"/>
        </w:rPr>
        <w:t>0.865 s</w:t>
      </w:r>
      <w:r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セッション間に統計的な有意差は認められなかった（</w:t>
      </w:r>
      <w:r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0.100</w:t>
      </w:r>
      <w:r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これにより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短期間の反復試行においては</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操作の正確性を維持したまま</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反応時間がわずかに改善する傾向が</w:t>
      </w:r>
      <w:r w:rsidR="004478A6">
        <w:rPr>
          <w:rFonts w:ascii="Times New Roman" w:hAnsi="Times New Roman" w:hint="eastAsia"/>
          <w:color w:val="000000" w:themeColor="text1"/>
          <w:sz w:val="20"/>
          <w:szCs w:val="20"/>
        </w:rPr>
        <w:t>みら</w:t>
      </w:r>
      <w:r w:rsidRPr="005061D0">
        <w:rPr>
          <w:rFonts w:ascii="Times New Roman" w:hAnsi="Times New Roman"/>
          <w:color w:val="000000" w:themeColor="text1"/>
          <w:sz w:val="20"/>
          <w:szCs w:val="20"/>
        </w:rPr>
        <w:t>れた</w:t>
      </w:r>
      <w:r w:rsidR="008D61B2">
        <w:rPr>
          <w:rFonts w:ascii="Times New Roman" w:hAnsi="Times New Roman"/>
          <w:color w:val="000000" w:themeColor="text1"/>
          <w:sz w:val="20"/>
          <w:szCs w:val="20"/>
        </w:rPr>
        <w:t>.</w:t>
      </w:r>
    </w:p>
    <w:p w14:paraId="57951EAA" w14:textId="1F7B8F6D" w:rsidR="00DA2C92" w:rsidRDefault="005061D0" w:rsidP="008462F6">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各ターゲットにおけるセッション間の差を</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検定で比較したところ</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すべてのターゲット位置において有意な差は見られなかった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ただし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t>1.137 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短縮しており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困難な領域ほど反復による改善幅が大きくなる可能性が示された</w:t>
      </w:r>
      <w:r w:rsidR="008D61B2">
        <w:rPr>
          <w:rFonts w:ascii="Times New Roman" w:hAnsi="Times New Roman"/>
          <w:color w:val="000000" w:themeColor="text1"/>
          <w:sz w:val="20"/>
          <w:szCs w:val="20"/>
        </w:rPr>
        <w:t>.</w:t>
      </w:r>
    </w:p>
    <w:p w14:paraId="52C31F4D" w14:textId="156CA658" w:rsidR="004D617A" w:rsidRDefault="004D617A" w:rsidP="008462F6">
      <w:pPr>
        <w:ind w:firstLineChars="100" w:firstLine="195"/>
        <w:rPr>
          <w:rFonts w:ascii="Times New Roman" w:hAnsi="Times New Roman"/>
          <w:color w:val="000000" w:themeColor="text1"/>
          <w:sz w:val="20"/>
          <w:szCs w:val="20"/>
        </w:rPr>
      </w:pPr>
    </w:p>
    <w:p w14:paraId="3ED363CB" w14:textId="5DAC5179" w:rsidR="004F523E" w:rsidRDefault="004F523E" w:rsidP="008462F6">
      <w:pPr>
        <w:ind w:firstLineChars="100" w:firstLine="195"/>
        <w:rPr>
          <w:rFonts w:ascii="Times New Roman" w:hAnsi="Times New Roman"/>
          <w:color w:val="000000" w:themeColor="text1"/>
          <w:sz w:val="20"/>
          <w:szCs w:val="20"/>
        </w:rPr>
      </w:pPr>
      <w:r>
        <w:rPr>
          <w:rFonts w:ascii="Times New Roman" w:hAnsi="Times New Roman" w:hint="eastAsia"/>
          <w:color w:val="000000" w:themeColor="text1"/>
          <w:sz w:val="20"/>
          <w:szCs w:val="20"/>
        </w:rPr>
        <w:t>取得した頭部回転角を用いて</w:t>
      </w:r>
      <w:r w:rsidR="0070601F">
        <w:rPr>
          <w:rFonts w:ascii="Times New Roman" w:hAnsi="Times New Roman" w:hint="eastAsia"/>
          <w:color w:val="000000" w:themeColor="text1"/>
          <w:sz w:val="20"/>
          <w:szCs w:val="20"/>
        </w:rPr>
        <w:t>,</w:t>
      </w:r>
      <w:r>
        <w:rPr>
          <w:rFonts w:ascii="Times New Roman" w:hAnsi="Times New Roman" w:hint="eastAsia"/>
          <w:color w:val="000000" w:themeColor="text1"/>
          <w:sz w:val="20"/>
          <w:szCs w:val="20"/>
        </w:rPr>
        <w:t>頭部回転量</w:t>
      </w:r>
      <w:r w:rsidR="00F212CA" w:rsidRPr="004F523E">
        <w:rPr>
          <w:rFonts w:ascii="Times New Roman" w:hAnsi="Times New Roman"/>
          <w:color w:val="000000" w:themeColor="text1"/>
          <w:sz w:val="20"/>
          <w:szCs w:val="20"/>
        </w:rPr>
        <w:t>（</w:t>
      </w:r>
      <w:r w:rsidR="00F212CA" w:rsidRPr="004F523E">
        <w:rPr>
          <w:rFonts w:ascii="Times New Roman" w:hAnsi="Times New Roman"/>
          <w:color w:val="000000" w:themeColor="text1"/>
          <w:sz w:val="20"/>
          <w:szCs w:val="20"/>
        </w:rPr>
        <w:t>Head Rotation Magnitude</w:t>
      </w:r>
      <w:r w:rsidR="00F212CA" w:rsidRPr="004F523E">
        <w:rPr>
          <w:rFonts w:ascii="Times New Roman" w:hAnsi="Times New Roman"/>
          <w:color w:val="000000" w:themeColor="text1"/>
          <w:sz w:val="20"/>
          <w:szCs w:val="20"/>
        </w:rPr>
        <w:t>）</w:t>
      </w:r>
      <w:r>
        <w:rPr>
          <w:rFonts w:ascii="Times New Roman" w:hAnsi="Times New Roman" w:hint="eastAsia"/>
          <w:color w:val="000000" w:themeColor="text1"/>
          <w:sz w:val="20"/>
          <w:szCs w:val="20"/>
        </w:rPr>
        <w:t>を</w:t>
      </w:r>
      <w:commentRangeStart w:id="146"/>
      <w:r w:rsidR="004478A6">
        <w:rPr>
          <w:rFonts w:ascii="Times New Roman" w:hAnsi="Times New Roman" w:hint="eastAsia"/>
          <w:color w:val="000000" w:themeColor="text1"/>
          <w:sz w:val="20"/>
          <w:szCs w:val="20"/>
        </w:rPr>
        <w:t>式</w:t>
      </w:r>
      <w:r w:rsidR="004478A6">
        <w:rPr>
          <w:rFonts w:ascii="Times New Roman" w:hAnsi="Times New Roman" w:hint="eastAsia"/>
          <w:color w:val="000000" w:themeColor="text1"/>
          <w:sz w:val="20"/>
          <w:szCs w:val="20"/>
        </w:rPr>
        <w:t>(</w:t>
      </w:r>
      <w:r w:rsidR="004478A6">
        <w:rPr>
          <w:rFonts w:ascii="Times New Roman" w:hAnsi="Times New Roman"/>
          <w:color w:val="000000" w:themeColor="text1"/>
          <w:sz w:val="20"/>
          <w:szCs w:val="20"/>
        </w:rPr>
        <w:t>3)</w:t>
      </w:r>
      <w:commentRangeEnd w:id="146"/>
      <w:r w:rsidR="004478A6">
        <w:rPr>
          <w:rStyle w:val="aff6"/>
        </w:rPr>
        <w:commentReference w:id="146"/>
      </w:r>
      <w:r>
        <w:rPr>
          <w:rFonts w:ascii="Times New Roman" w:hAnsi="Times New Roman" w:hint="eastAsia"/>
          <w:color w:val="000000" w:themeColor="text1"/>
          <w:sz w:val="20"/>
          <w:szCs w:val="20"/>
        </w:rPr>
        <w:t>のように定義した</w:t>
      </w:r>
      <w:r w:rsidR="008D61B2">
        <w:rPr>
          <w:rFonts w:ascii="Times New Roman" w:hAnsi="Times New Roman" w:hint="eastAsia"/>
          <w:color w:val="000000" w:themeColor="text1"/>
          <w:sz w:val="20"/>
          <w:szCs w:val="20"/>
        </w:rPr>
        <w:t>.</w:t>
      </w:r>
      <w:r w:rsidR="00AB199D" w:rsidRPr="00AB199D">
        <w:rPr>
          <w:rFonts w:ascii="Times New Roman" w:hAnsi="Times New Roman"/>
          <w:color w:val="000000" w:themeColor="text1"/>
          <w:sz w:val="20"/>
          <w:szCs w:val="20"/>
        </w:rPr>
        <w:t>ここで</w:t>
      </w:r>
      <w:r w:rsidR="0070601F">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 xml:space="preserve">X,Y,Z </w:t>
      </w:r>
      <w:r w:rsidR="00AB199D" w:rsidRPr="00AB199D">
        <w:rPr>
          <w:rFonts w:ascii="Times New Roman" w:hAnsi="Times New Roman"/>
          <w:color w:val="000000" w:themeColor="text1"/>
          <w:sz w:val="20"/>
          <w:szCs w:val="20"/>
        </w:rPr>
        <w:t>はそれぞれ</w:t>
      </w:r>
      <w:r w:rsidR="0052286D" w:rsidRPr="00A45246">
        <w:rPr>
          <w:rFonts w:ascii="Times New Roman" w:hAnsi="Times New Roman" w:hint="eastAsia"/>
          <w:color w:val="000000" w:themeColor="text1"/>
          <w:sz w:val="20"/>
          <w:szCs w:val="20"/>
        </w:rPr>
        <w:t>ヘッドマウントディスプレイ</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HMD</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の各軸まわりの回転角の合計値である</w:t>
      </w:r>
      <w:r w:rsidR="008D61B2">
        <w:rPr>
          <w:rFonts w:ascii="Times New Roman" w:hAnsi="Times New Roman" w:hint="eastAsia"/>
          <w:color w:val="000000" w:themeColor="text1"/>
          <w:sz w:val="20"/>
          <w:szCs w:val="20"/>
        </w:rPr>
        <w:t>.</w:t>
      </w:r>
    </w:p>
    <w:p w14:paraId="3D0D6AF1" w14:textId="42F0F0BB" w:rsidR="004F523E" w:rsidRPr="004F523E" w:rsidRDefault="00FE1934" w:rsidP="004F523E">
      <m:oMath>
        <m:r>
          <m:rPr>
            <m:sty m:val="p"/>
          </m:rPr>
          <w:rPr>
            <w:rFonts w:ascii="Cambria Math" w:hAnsi="Cambria Math"/>
            <w:color w:val="000000" w:themeColor="text1"/>
            <w:sz w:val="20"/>
            <w:szCs w:val="20"/>
          </w:rPr>
          <m:t>Head Rotation Magnitude</m:t>
        </m:r>
        <m:r>
          <w:rPr>
            <w:rFonts w:ascii="Cambria Math" w:hAnsi="Cambria Math"/>
          </w:rPr>
          <m:t xml:space="preserve"> = </m:t>
        </m:r>
        <m:rad>
          <m:radPr>
            <m:degHide m:val="1"/>
            <m:ctrlPr>
              <w:rPr>
                <w:rFonts w:ascii="Cambria Math" w:hAnsi="Cambria Math"/>
                <w:i/>
                <w:sz w:val="19"/>
                <w:szCs w:val="18"/>
              </w:rPr>
            </m:ctrlPr>
          </m:radPr>
          <m:deg/>
          <m:e>
            <m:sSup>
              <m:sSupPr>
                <m:ctrlPr>
                  <w:rPr>
                    <w:rFonts w:ascii="Cambria Math" w:hAnsi="Cambria Math"/>
                    <w:i/>
                    <w:sz w:val="19"/>
                    <w:szCs w:val="18"/>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Z</m:t>
                </m:r>
              </m:e>
              <m:sup>
                <m:r>
                  <w:rPr>
                    <w:rFonts w:ascii="Cambria Math" w:hAnsi="Cambria Math"/>
                  </w:rPr>
                  <m:t>2</m:t>
                </m:r>
              </m:sup>
            </m:sSup>
          </m:e>
        </m:rad>
      </m:oMath>
      <w:ins w:id="147" w:author="作成者">
        <w:r w:rsidR="00A22644">
          <w:rPr>
            <w:sz w:val="19"/>
            <w:szCs w:val="18"/>
          </w:rPr>
          <w:t xml:space="preserve">   (3)</w:t>
        </w:r>
      </w:ins>
    </w:p>
    <w:p w14:paraId="55E4D639" w14:textId="13786A90" w:rsidR="00D8303B" w:rsidRPr="00D8303B" w:rsidRDefault="004F523E" w:rsidP="00D8303B">
      <w:pPr>
        <w:ind w:firstLineChars="100" w:firstLine="195"/>
        <w:rPr>
          <w:rFonts w:ascii="Times New Roman" w:hAnsi="Times New Roman"/>
          <w:color w:val="000000" w:themeColor="text1"/>
          <w:sz w:val="20"/>
          <w:szCs w:val="20"/>
        </w:rPr>
      </w:pPr>
      <w:r w:rsidRPr="004F523E">
        <w:rPr>
          <w:rFonts w:ascii="Times New Roman" w:hAnsi="Times New Roman"/>
          <w:color w:val="000000" w:themeColor="text1"/>
          <w:sz w:val="20"/>
          <w:szCs w:val="20"/>
        </w:rPr>
        <w:t>平均回転量は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仰臥位で</w:t>
      </w:r>
      <w:r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半座位で</w:t>
      </w:r>
      <w:r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座位で</w:t>
      </w:r>
      <w:r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であり</w:t>
      </w:r>
      <w:r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Welch</w:t>
      </w:r>
      <w:r w:rsidRPr="004F523E">
        <w:rPr>
          <w:rFonts w:ascii="Times New Roman" w:hAnsi="Times New Roman"/>
          <w:color w:val="000000" w:themeColor="text1"/>
          <w:sz w:val="20"/>
          <w:szCs w:val="20"/>
        </w:rPr>
        <w:t>の</w:t>
      </w:r>
      <w:r w:rsidRPr="004F523E">
        <w:rPr>
          <w:rFonts w:ascii="Times New Roman" w:hAnsi="Times New Roman"/>
          <w:color w:val="000000" w:themeColor="text1"/>
          <w:sz w:val="20"/>
          <w:szCs w:val="20"/>
        </w:rPr>
        <w:t>t</w:t>
      </w:r>
      <w:r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すべての条件間で極めて高</w:t>
      </w:r>
      <w:r w:rsidRPr="004F523E">
        <w:rPr>
          <w:rFonts w:ascii="Times New Roman" w:hAnsi="Times New Roman"/>
          <w:color w:val="000000" w:themeColor="text1"/>
          <w:sz w:val="20"/>
          <w:szCs w:val="20"/>
        </w:rPr>
        <w:lastRenderedPageBreak/>
        <w:t>い有意差が認められた（仰臥位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0.0001</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Pr="004F523E">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特に座位と仰臥位の比較では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効果量</w:t>
      </w:r>
      <w:r w:rsidRPr="004F523E">
        <w:rPr>
          <w:rFonts w:ascii="Times New Roman" w:hAnsi="Times New Roman"/>
          <w:color w:val="000000" w:themeColor="text1"/>
          <w:sz w:val="20"/>
          <w:szCs w:val="20"/>
        </w:rPr>
        <w:t>Cohen's d</w:t>
      </w:r>
      <w:r w:rsidRPr="004F523E">
        <w:rPr>
          <w:rFonts w:ascii="Times New Roman" w:hAnsi="Times New Roman"/>
          <w:color w:val="000000" w:themeColor="text1"/>
          <w:sz w:val="20"/>
          <w:szCs w:val="20"/>
        </w:rPr>
        <w:t>が</w:t>
      </w:r>
      <w:r w:rsidRPr="004F523E">
        <w:rPr>
          <w:rFonts w:ascii="Times New Roman" w:hAnsi="Times New Roman"/>
          <w:color w:val="000000" w:themeColor="text1"/>
          <w:sz w:val="20"/>
          <w:szCs w:val="20"/>
        </w:rPr>
        <w:t>0.70</w:t>
      </w:r>
      <w:r w:rsidRPr="004F523E">
        <w:rPr>
          <w:rFonts w:ascii="Times New Roman" w:hAnsi="Times New Roman"/>
          <w:color w:val="000000" w:themeColor="text1"/>
          <w:sz w:val="20"/>
          <w:szCs w:val="20"/>
        </w:rPr>
        <w:t>と大きく</w:t>
      </w:r>
      <w:r w:rsidR="0070601F">
        <w:rPr>
          <w:rFonts w:ascii="Times New Roman" w:hAnsi="Times New Roman"/>
          <w:color w:val="000000" w:themeColor="text1"/>
          <w:sz w:val="20"/>
          <w:szCs w:val="20"/>
        </w:rPr>
        <w:t>,</w:t>
      </w:r>
      <w:r w:rsidR="00F00D11" w:rsidRPr="00F00D11">
        <w:rPr>
          <w:rFonts w:ascii="Times New Roman" w:hAnsi="Times New Roman"/>
          <w:color w:val="000000" w:themeColor="text1"/>
          <w:sz w:val="20"/>
          <w:szCs w:val="20"/>
        </w:rPr>
        <w:t>背中角度</w:t>
      </w:r>
      <w:r w:rsidR="00F00D11">
        <w:rPr>
          <w:rFonts w:ascii="Times New Roman" w:hAnsi="Times New Roman" w:hint="eastAsia"/>
          <w:color w:val="000000" w:themeColor="text1"/>
          <w:sz w:val="20"/>
          <w:szCs w:val="20"/>
        </w:rPr>
        <w:t>が仰臥位に近づくほど</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ターゲット捕捉を頭部動作ではなく眼球運動で</w:t>
      </w:r>
      <w:r w:rsidR="00F812B7">
        <w:rPr>
          <w:rFonts w:ascii="Times New Roman" w:hAnsi="Times New Roman" w:hint="eastAsia"/>
          <w:color w:val="000000" w:themeColor="text1"/>
          <w:sz w:val="20"/>
          <w:szCs w:val="20"/>
        </w:rPr>
        <w:t>代替</w:t>
      </w:r>
      <w:r w:rsidRPr="004F523E">
        <w:rPr>
          <w:rFonts w:ascii="Times New Roman" w:hAnsi="Times New Roman"/>
          <w:color w:val="000000" w:themeColor="text1"/>
          <w:sz w:val="20"/>
          <w:szCs w:val="20"/>
        </w:rPr>
        <w:t>している可能性が示唆された</w:t>
      </w:r>
      <w:r w:rsidR="008D61B2">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3ECC10"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AD0E72">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70AFC77" w14:textId="53DDC8A5" w:rsidR="000E0B8B" w:rsidRDefault="000E0B8B" w:rsidP="008462F6">
      <w:pPr>
        <w:ind w:firstLineChars="100" w:firstLine="195"/>
        <w:rPr>
          <w:rFonts w:ascii="Times New Roman" w:hAnsi="Times New Roman"/>
          <w:color w:val="000000" w:themeColor="text1"/>
          <w:sz w:val="20"/>
          <w:szCs w:val="20"/>
        </w:rPr>
      </w:pPr>
      <w:r w:rsidRPr="000E0B8B">
        <w:rPr>
          <w:rFonts w:ascii="Times New Roman" w:hAnsi="Times New Roman"/>
          <w:color w:val="000000" w:themeColor="text1"/>
          <w:sz w:val="20"/>
          <w:szCs w:val="20"/>
        </w:rPr>
        <w:t>実験</w:t>
      </w:r>
      <w:r w:rsidRPr="000E0B8B">
        <w:rPr>
          <w:rFonts w:ascii="Times New Roman" w:hAnsi="Times New Roman"/>
          <w:color w:val="000000" w:themeColor="text1"/>
          <w:sz w:val="20"/>
          <w:szCs w:val="20"/>
        </w:rPr>
        <w:t>2</w:t>
      </w:r>
      <w:r w:rsidRPr="000E0B8B">
        <w:rPr>
          <w:rFonts w:ascii="Times New Roman" w:hAnsi="Times New Roman"/>
          <w:color w:val="000000" w:themeColor="text1"/>
          <w:sz w:val="20"/>
          <w:szCs w:val="20"/>
        </w:rPr>
        <w:t>の結果</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仰臥位における反復試行は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反応時間という表面的なパフォーマンスの向上には繋がらなかった</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2</w:t>
      </w:r>
      <w:r w:rsidRPr="000E0B8B">
        <w:rPr>
          <w:rFonts w:ascii="Times New Roman" w:hAnsi="Times New Roman"/>
          <w:color w:val="000000" w:themeColor="text1"/>
          <w:sz w:val="20"/>
          <w:szCs w:val="20"/>
        </w:rPr>
        <w:t>セッション目において反応時間の平均値に短縮傾向が認められたが</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統計的有意差は得られなかった</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この結果は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仰臥位特有の制約</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例えば枕による頭部への接触負荷などが</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習熟のみでは解消困難であることを示唆している</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ただし</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最も反応時間が遅延していた下方ターゲットにおいて約</w:t>
      </w:r>
      <w:r w:rsidRPr="000E0B8B">
        <w:rPr>
          <w:rFonts w:ascii="Times New Roman" w:hAnsi="Times New Roman"/>
          <w:color w:val="000000" w:themeColor="text1"/>
          <w:sz w:val="20"/>
          <w:szCs w:val="20"/>
        </w:rPr>
        <w:t>0.2</w:t>
      </w:r>
      <w:r w:rsidR="00F25612">
        <w:rPr>
          <w:rFonts w:ascii="Times New Roman" w:hAnsi="Times New Roman"/>
          <w:color w:val="000000" w:themeColor="text1"/>
          <w:sz w:val="20"/>
          <w:szCs w:val="20"/>
        </w:rPr>
        <w:t xml:space="preserve"> s</w:t>
      </w:r>
      <w:r w:rsidRPr="000E0B8B">
        <w:rPr>
          <w:rFonts w:ascii="Times New Roman" w:hAnsi="Times New Roman"/>
          <w:color w:val="000000" w:themeColor="text1"/>
          <w:sz w:val="20"/>
          <w:szCs w:val="20"/>
        </w:rPr>
        <w:t>の改善が見られた点は注目に値する</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これは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困難な領域ほど適応の余地が大きいことを示唆している</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しかしながら</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この改善をもってしても座位の平均水準には到達しておらず</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下方視野における操作は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短期間の反復試行による身体的な慣れだけでは完全に克服できないと考えられる</w:t>
      </w:r>
      <w:r w:rsidR="007009B7">
        <w:rPr>
          <w:rFonts w:ascii="Times New Roman" w:hAnsi="Times New Roman"/>
          <w:color w:val="000000" w:themeColor="text1"/>
          <w:sz w:val="20"/>
          <w:szCs w:val="20"/>
        </w:rPr>
        <w:t>.</w:t>
      </w:r>
    </w:p>
    <w:p w14:paraId="78C810AC" w14:textId="260BD7BC" w:rsidR="00F46449" w:rsidRDefault="007220BC" w:rsidP="008462F6">
      <w:pPr>
        <w:ind w:firstLineChars="100" w:firstLine="195"/>
        <w:rPr>
          <w:rFonts w:ascii="Times New Roman" w:hAnsi="Times New Roman"/>
          <w:color w:val="000000" w:themeColor="text1"/>
          <w:sz w:val="20"/>
          <w:szCs w:val="20"/>
        </w:rPr>
      </w:pPr>
      <w:r w:rsidRPr="007220BC">
        <w:rPr>
          <w:rFonts w:ascii="Times New Roman" w:hAnsi="Times New Roman"/>
          <w:color w:val="000000" w:themeColor="text1"/>
          <w:sz w:val="20"/>
          <w:szCs w:val="20"/>
        </w:rPr>
        <w:t>以上のことから</w:t>
      </w:r>
      <w:r w:rsidR="007009B7">
        <w:rPr>
          <w:rFonts w:ascii="Times New Roman" w:hAnsi="Times New Roman"/>
          <w:color w:val="000000" w:themeColor="text1"/>
          <w:sz w:val="20"/>
          <w:szCs w:val="20"/>
        </w:rPr>
        <w:t>,</w:t>
      </w:r>
      <w:r w:rsidRPr="007220BC">
        <w:rPr>
          <w:rFonts w:ascii="Times New Roman" w:hAnsi="Times New Roman"/>
          <w:color w:val="000000" w:themeColor="text1"/>
          <w:sz w:val="20"/>
          <w:szCs w:val="20"/>
        </w:rPr>
        <w:t>仰臥位を前提とした</w:t>
      </w:r>
      <w:r w:rsidRPr="007220BC">
        <w:rPr>
          <w:rFonts w:ascii="Times New Roman" w:hAnsi="Times New Roman"/>
          <w:color w:val="000000" w:themeColor="text1"/>
          <w:sz w:val="20"/>
          <w:szCs w:val="20"/>
        </w:rPr>
        <w:t>VR</w:t>
      </w:r>
      <w:r w:rsidRPr="007220BC">
        <w:rPr>
          <w:rFonts w:ascii="Times New Roman" w:hAnsi="Times New Roman"/>
          <w:color w:val="000000" w:themeColor="text1"/>
          <w:sz w:val="20"/>
          <w:szCs w:val="20"/>
        </w:rPr>
        <w:t>システムにおいては</w:t>
      </w:r>
      <w:r w:rsidR="007009B7">
        <w:rPr>
          <w:rFonts w:ascii="Times New Roman" w:hAnsi="Times New Roman"/>
          <w:color w:val="000000" w:themeColor="text1"/>
          <w:sz w:val="20"/>
          <w:szCs w:val="20"/>
        </w:rPr>
        <w:t>,</w:t>
      </w:r>
      <w:r w:rsidRPr="007220BC">
        <w:rPr>
          <w:rFonts w:ascii="Times New Roman" w:hAnsi="Times New Roman"/>
          <w:color w:val="000000" w:themeColor="text1"/>
          <w:sz w:val="20"/>
          <w:szCs w:val="20"/>
        </w:rPr>
        <w:t>習熟によるパフォーマンス向上を過度に期待するのではなく</w:t>
      </w:r>
      <w:r w:rsidR="007009B7">
        <w:rPr>
          <w:rFonts w:ascii="Times New Roman" w:hAnsi="Times New Roman" w:hint="eastAsia"/>
          <w:color w:val="000000" w:themeColor="text1"/>
          <w:sz w:val="20"/>
          <w:szCs w:val="20"/>
        </w:rPr>
        <w:t>,</w:t>
      </w:r>
      <w:r w:rsidRPr="007220BC">
        <w:rPr>
          <w:rFonts w:ascii="Times New Roman" w:hAnsi="Times New Roman"/>
          <w:color w:val="000000" w:themeColor="text1"/>
          <w:sz w:val="20"/>
          <w:szCs w:val="20"/>
        </w:rPr>
        <w:t>大きな頭部動作を必要としない狭い範囲へのコンテンツ配置</w:t>
      </w:r>
      <w:r w:rsidR="007009B7">
        <w:rPr>
          <w:rFonts w:ascii="Times New Roman" w:hAnsi="Times New Roman" w:hint="eastAsia"/>
          <w:color w:val="000000" w:themeColor="text1"/>
          <w:sz w:val="20"/>
          <w:szCs w:val="20"/>
        </w:rPr>
        <w:t>が求められる</w:t>
      </w:r>
      <w:r w:rsidR="007009B7">
        <w:rPr>
          <w:rFonts w:ascii="Times New Roman" w:hAnsi="Times New Roman" w:hint="eastAsia"/>
          <w:color w:val="000000" w:themeColor="text1"/>
          <w:sz w:val="20"/>
          <w:szCs w:val="20"/>
        </w:rPr>
        <w:t>.</w:t>
      </w:r>
      <w:r w:rsidR="007009B7">
        <w:rPr>
          <w:rFonts w:ascii="Times New Roman" w:hAnsi="Times New Roman" w:hint="eastAsia"/>
          <w:color w:val="000000" w:themeColor="text1"/>
          <w:sz w:val="20"/>
          <w:szCs w:val="20"/>
        </w:rPr>
        <w:t>また</w:t>
      </w:r>
      <w:r w:rsidR="007009B7">
        <w:rPr>
          <w:rFonts w:ascii="Times New Roman" w:hAnsi="Times New Roman" w:hint="eastAsia"/>
          <w:color w:val="000000" w:themeColor="text1"/>
          <w:sz w:val="20"/>
          <w:szCs w:val="20"/>
        </w:rPr>
        <w:t>,</w:t>
      </w:r>
      <w:r w:rsidRPr="007220BC">
        <w:rPr>
          <w:rFonts w:ascii="Times New Roman" w:hAnsi="Times New Roman"/>
          <w:color w:val="000000" w:themeColor="text1"/>
          <w:sz w:val="20"/>
          <w:szCs w:val="20"/>
        </w:rPr>
        <w:t>眼球運動</w:t>
      </w:r>
      <w:r w:rsidR="003E54BC">
        <w:rPr>
          <w:rFonts w:ascii="Times New Roman" w:hAnsi="Times New Roman" w:hint="eastAsia"/>
          <w:color w:val="000000" w:themeColor="text1"/>
          <w:sz w:val="20"/>
          <w:szCs w:val="20"/>
        </w:rPr>
        <w:t>を</w:t>
      </w:r>
      <w:r w:rsidRPr="007220BC">
        <w:rPr>
          <w:rFonts w:ascii="Times New Roman" w:hAnsi="Times New Roman"/>
          <w:color w:val="000000" w:themeColor="text1"/>
          <w:sz w:val="20"/>
          <w:szCs w:val="20"/>
        </w:rPr>
        <w:t>活かしたアイトラッキングによるポインティング補完などの導入が</w:t>
      </w:r>
      <w:r w:rsidR="007009B7">
        <w:rPr>
          <w:rFonts w:ascii="Times New Roman" w:hAnsi="Times New Roman"/>
          <w:color w:val="000000" w:themeColor="text1"/>
          <w:sz w:val="20"/>
          <w:szCs w:val="20"/>
        </w:rPr>
        <w:t>,</w:t>
      </w:r>
      <w:r w:rsidRPr="007220BC">
        <w:rPr>
          <w:rFonts w:ascii="Times New Roman" w:hAnsi="Times New Roman"/>
          <w:color w:val="000000" w:themeColor="text1"/>
          <w:sz w:val="20"/>
          <w:szCs w:val="20"/>
        </w:rPr>
        <w:t>身体的負荷の軽減と操作性の向上を両立させると考えられる</w:t>
      </w:r>
      <w:r w:rsidR="007009B7">
        <w:rPr>
          <w:rFonts w:ascii="Times New Roman" w:hAnsi="Times New Roman"/>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0516DBFC"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7009B7" w:rsidRPr="007009B7">
        <w:rPr>
          <w:rFonts w:asciiTheme="majorEastAsia" w:eastAsiaTheme="majorEastAsia" w:hAnsiTheme="majorEastAsia"/>
          <w:b/>
          <w:color w:val="000000" w:themeColor="text1"/>
          <w:sz w:val="22"/>
          <w:szCs w:val="22"/>
        </w:rPr>
        <w:t>ガイドラインの提案</w:t>
      </w:r>
    </w:p>
    <w:p w14:paraId="382122A1" w14:textId="33B428AD"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D74050">
        <w:rPr>
          <w:rFonts w:ascii="Times New Roman" w:eastAsia="ＭＳ ゴシック" w:hAnsi="Times New Roman" w:hint="eastAsia"/>
          <w:b/>
          <w:color w:val="000000" w:themeColor="text1"/>
          <w:sz w:val="20"/>
          <w:szCs w:val="20"/>
        </w:rPr>
        <w:t>ガイドラインの</w:t>
      </w:r>
      <w:r w:rsidR="00181088">
        <w:rPr>
          <w:rFonts w:ascii="Times New Roman" w:eastAsia="ＭＳ ゴシック" w:hAnsi="Times New Roman" w:hint="eastAsia"/>
          <w:b/>
          <w:color w:val="000000" w:themeColor="text1"/>
          <w:sz w:val="20"/>
          <w:szCs w:val="20"/>
        </w:rPr>
        <w:t>スコープ</w:t>
      </w:r>
    </w:p>
    <w:p w14:paraId="393D2274" w14:textId="38A0AF01" w:rsidR="00A45246" w:rsidRPr="00A45246"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設計者および利用者向けのガイドラインを提示する</w:t>
      </w:r>
      <w:r w:rsidR="00A07207">
        <w:rPr>
          <w:rFonts w:ascii="Times New Roman" w:hAnsi="Times New Roman"/>
          <w:color w:val="000000" w:themeColor="text1"/>
          <w:sz w:val="20"/>
          <w:szCs w:val="20"/>
        </w:rPr>
        <w:t>.</w:t>
      </w:r>
      <w:r w:rsidRPr="00A45246">
        <w:rPr>
          <w:rFonts w:ascii="Times New Roman" w:hAnsi="Times New Roman" w:hint="eastAsia"/>
          <w:color w:val="000000" w:themeColor="text1"/>
          <w:sz w:val="20"/>
          <w:szCs w:val="20"/>
        </w:rPr>
        <w:t>このガイドラインは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p>
    <w:p w14:paraId="06A9AC0A" w14:textId="0F141B87" w:rsidR="00650F32"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662480">
        <w:rPr>
          <w:rFonts w:ascii="Times New Roman" w:hAnsi="Times New Roman"/>
          <w:color w:val="000000" w:themeColor="text1"/>
          <w:sz w:val="20"/>
          <w:szCs w:val="20"/>
          <w:vertAlign w:val="superscript"/>
        </w:rPr>
        <w:t>3</w:t>
      </w:r>
      <w:r w:rsidR="00685328">
        <w:rPr>
          <w:rFonts w:ascii="Times New Roman" w:hAnsi="Times New Roman"/>
          <w:color w:val="000000" w:themeColor="text1"/>
          <w:sz w:val="20"/>
          <w:szCs w:val="20"/>
          <w:vertAlign w:val="superscript"/>
        </w:rPr>
        <w:t>)</w:t>
      </w:r>
      <w:r w:rsidRPr="00A45246">
        <w:rPr>
          <w:rFonts w:ascii="Times New Roman" w:hAnsi="Times New Roman" w:hint="eastAsia"/>
          <w:color w:val="000000" w:themeColor="text1"/>
          <w:sz w:val="20"/>
          <w:szCs w:val="20"/>
        </w:rPr>
        <w:t>を補完する新節として位置づけることを想定し</w:t>
      </w:r>
      <w:r w:rsidR="004478A6">
        <w:rPr>
          <w:rFonts w:ascii="Times New Roman" w:hAnsi="Times New Roman" w:hint="eastAsia"/>
          <w:color w:val="000000" w:themeColor="text1"/>
          <w:sz w:val="20"/>
          <w:szCs w:val="20"/>
        </w:rPr>
        <w:t>た</w:t>
      </w:r>
      <w:r w:rsidR="00A07207">
        <w:rPr>
          <w:rFonts w:ascii="Times New Roman" w:hAnsi="Times New Roman" w:hint="eastAsia"/>
          <w:color w:val="000000" w:themeColor="text1"/>
          <w:sz w:val="20"/>
          <w:szCs w:val="20"/>
        </w:rPr>
        <w:t>.</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7AC51D91"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441E7C45" w14:textId="7A3E0DC9" w:rsidR="004A7060" w:rsidRPr="00187A55" w:rsidRDefault="003C536D" w:rsidP="00187A55">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4478A6">
        <w:rPr>
          <w:rFonts w:ascii="Times New Roman" w:hAnsi="Times New Roman" w:hint="eastAsia"/>
          <w:color w:val="000000" w:themeColor="text1"/>
          <w:sz w:val="20"/>
          <w:szCs w:val="20"/>
        </w:rPr>
        <w:t>９</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p>
    <w:p w14:paraId="644C2064" w14:textId="042C5691" w:rsidR="007B4A51" w:rsidRDefault="005C3E0E" w:rsidP="00FB1063">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B7CFC5C" wp14:editId="4F4908A1">
                <wp:extent cx="2849879" cy="2927757"/>
                <wp:effectExtent l="0" t="0" r="0" b="6350"/>
                <wp:docPr id="77877944" name="グループ化 6"/>
                <wp:cNvGraphicFramePr/>
                <a:graphic xmlns:a="http://schemas.openxmlformats.org/drawingml/2006/main">
                  <a:graphicData uri="http://schemas.microsoft.com/office/word/2010/wordprocessingGroup">
                    <wpg:wgp>
                      <wpg:cNvGrpSpPr/>
                      <wpg:grpSpPr>
                        <a:xfrm>
                          <a:off x="0" y="0"/>
                          <a:ext cx="2849879" cy="2927757"/>
                          <a:chOff x="-364382" y="-1130693"/>
                          <a:chExt cx="3226273" cy="3228010"/>
                        </a:xfrm>
                      </wpg:grpSpPr>
                      <wps:wsp>
                        <wps:cNvPr id="2002127001" name="テキスト ボックス 5"/>
                        <wps:cNvSpPr txBox="1"/>
                        <wps:spPr>
                          <a:xfrm>
                            <a:off x="-364382" y="1447634"/>
                            <a:ext cx="3216095" cy="649683"/>
                          </a:xfrm>
                          <a:prstGeom prst="rect">
                            <a:avLst/>
                          </a:prstGeom>
                          <a:solidFill>
                            <a:schemeClr val="lt1"/>
                          </a:solidFill>
                          <a:ln w="6350">
                            <a:noFill/>
                          </a:ln>
                        </wps:spPr>
                        <wps:txbx>
                          <w:txbxContent>
                            <w:p w14:paraId="2DED4DC9" w14:textId="550C718A" w:rsidR="00806123" w:rsidRDefault="00806123" w:rsidP="005C3E0E">
                              <w:pPr>
                                <w:jc w:val="center"/>
                                <w:rPr>
                                  <w:ins w:id="148" w:author="作成者"/>
                                  <w:sz w:val="20"/>
                                  <w:szCs w:val="20"/>
                                </w:rPr>
                              </w:pPr>
                              <w:r w:rsidRPr="00450790">
                                <w:rPr>
                                  <w:rFonts w:hint="eastAsia"/>
                                  <w:sz w:val="20"/>
                                  <w:szCs w:val="20"/>
                                </w:rPr>
                                <w:t>図</w:t>
                              </w:r>
                              <w:r w:rsidR="004478A6">
                                <w:rPr>
                                  <w:rFonts w:hint="eastAsia"/>
                                  <w:sz w:val="20"/>
                                  <w:szCs w:val="20"/>
                                </w:rPr>
                                <w:t>９</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3AF5F9F0" w14:textId="2C9D9169" w:rsidR="006952E1" w:rsidRPr="00812A37" w:rsidRDefault="006952E1" w:rsidP="005C3E0E">
                              <w:pPr>
                                <w:jc w:val="center"/>
                                <w:rPr>
                                  <w:rFonts w:hint="eastAsia"/>
                                  <w:sz w:val="20"/>
                                  <w:szCs w:val="20"/>
                                </w:rPr>
                              </w:pPr>
                              <w:ins w:id="149" w:author="作成者">
                                <w:r>
                                  <w:rPr>
                                    <w:sz w:val="20"/>
                                    <w:szCs w:val="20"/>
                                  </w:rPr>
                                  <w:t xml:space="preserve">Fig.9 </w:t>
                                </w:r>
                                <w:r w:rsidRPr="006952E1">
                                  <w:rPr>
                                    <w:sz w:val="20"/>
                                    <w:szCs w:val="20"/>
                                  </w:rPr>
                                  <w:t>Recommended UI layout area for the supine position</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518153619" name="図 9"/>
                          <pic:cNvPicPr>
                            <a:picLocks noChangeAspect="1"/>
                          </pic:cNvPicPr>
                        </pic:nvPicPr>
                        <pic:blipFill>
                          <a:blip r:embed="rId30" cstate="print">
                            <a:extLst>
                              <a:ext uri="{28A0092B-C50C-407E-A947-70E740481C1C}">
                                <a14:useLocalDpi xmlns:a14="http://schemas.microsoft.com/office/drawing/2010/main"/>
                              </a:ext>
                            </a:extLst>
                          </a:blip>
                          <a:srcRect/>
                          <a:stretch/>
                        </pic:blipFill>
                        <pic:spPr>
                          <a:xfrm>
                            <a:off x="-364382" y="-1130693"/>
                            <a:ext cx="3226273" cy="2578931"/>
                          </a:xfrm>
                          <a:prstGeom prst="rect">
                            <a:avLst/>
                          </a:prstGeom>
                        </pic:spPr>
                      </pic:pic>
                    </wpg:wgp>
                  </a:graphicData>
                </a:graphic>
              </wp:inline>
            </w:drawing>
          </mc:Choice>
          <mc:Fallback>
            <w:pict>
              <v:group w14:anchorId="0B7CFC5C" id="_x0000_s1056" style="width:224.4pt;height:230.55pt;mso-position-horizontal-relative:char;mso-position-vertical-relative:line" coordorigin="-3643,-11306" coordsize="32262,322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">
                <v:shape id="テキスト ボックス 5" o:spid="_x0000_s1057" type="#_x0000_t202" style="position:absolute;left:-3643;top:14476;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" fillcolor="white [3201]" stroked="f" strokeweight=".5pt">
                  <v:textbox inset="0,0,0,0">
                    <w:txbxContent>
                      <w:p w14:paraId="2DED4DC9" w14:textId="550C718A" w:rsidR="00806123" w:rsidRDefault="00806123" w:rsidP="005C3E0E">
                        <w:pPr>
                          <w:jc w:val="center"/>
                          <w:rPr>
                            <w:ins w:id="150" w:author="作成者"/>
                            <w:sz w:val="20"/>
                            <w:szCs w:val="20"/>
                          </w:rPr>
                        </w:pPr>
                        <w:r w:rsidRPr="00450790">
                          <w:rPr>
                            <w:rFonts w:hint="eastAsia"/>
                            <w:sz w:val="20"/>
                            <w:szCs w:val="20"/>
                          </w:rPr>
                          <w:t>図</w:t>
                        </w:r>
                        <w:r w:rsidR="004478A6">
                          <w:rPr>
                            <w:rFonts w:hint="eastAsia"/>
                            <w:sz w:val="20"/>
                            <w:szCs w:val="20"/>
                          </w:rPr>
                          <w:t>９</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p w14:paraId="3AF5F9F0" w14:textId="2C9D9169" w:rsidR="006952E1" w:rsidRPr="00812A37" w:rsidRDefault="006952E1" w:rsidP="005C3E0E">
                        <w:pPr>
                          <w:jc w:val="center"/>
                          <w:rPr>
                            <w:rFonts w:hint="eastAsia"/>
                            <w:sz w:val="20"/>
                            <w:szCs w:val="20"/>
                          </w:rPr>
                        </w:pPr>
                        <w:ins w:id="151" w:author="作成者">
                          <w:r>
                            <w:rPr>
                              <w:sz w:val="20"/>
                              <w:szCs w:val="20"/>
                            </w:rPr>
                            <w:t xml:space="preserve">Fig.9 </w:t>
                          </w:r>
                          <w:r w:rsidRPr="006952E1">
                            <w:rPr>
                              <w:sz w:val="20"/>
                              <w:szCs w:val="20"/>
                            </w:rPr>
                            <w:t>Recommended UI layout area for the supine position</w:t>
                          </w:r>
                        </w:ins>
                      </w:p>
                    </w:txbxContent>
                  </v:textbox>
                </v:shape>
                <v:shape id="図 9" o:spid="_x0000_s1058" type="#_x0000_t75" style="position:absolute;left:-3643;top:-11306;width:32261;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">
                  <v:imagedata r:id="rId31" o:title=""/>
                </v:shape>
                <w10:anchorlock/>
              </v:group>
            </w:pict>
          </mc:Fallback>
        </mc:AlternateContent>
      </w:r>
    </w:p>
    <w:p w14:paraId="13815675" w14:textId="77777777" w:rsidR="00B44685" w:rsidRDefault="00B44685" w:rsidP="00FB1063">
      <w:pPr>
        <w:rPr>
          <w:rFonts w:ascii="Times New Roman" w:hAnsi="Times New Roman"/>
          <w:color w:val="000000" w:themeColor="text1"/>
          <w:sz w:val="20"/>
          <w:szCs w:val="20"/>
        </w:rPr>
      </w:pPr>
    </w:p>
    <w:p w14:paraId="0BCAD282" w14:textId="1FB8E558" w:rsidR="00812A37" w:rsidRDefault="002A29C6"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の配置は回避すべきである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09C93466"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仰臥位での操作は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8E2751" w:rsidRPr="008E2751">
        <w:rPr>
          <w:rFonts w:hint="eastAsia"/>
        </w:rPr>
        <w:t xml:space="preserve"> </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w:t>
      </w:r>
      <w:r w:rsidR="008E2751" w:rsidRPr="008E2751">
        <w:rPr>
          <w:rFonts w:ascii="Times New Roman" w:hAnsi="Times New Roman"/>
          <w:color w:val="000000" w:themeColor="text1"/>
          <w:sz w:val="20"/>
          <w:szCs w:val="20"/>
        </w:rPr>
        <w:lastRenderedPageBreak/>
        <w:t>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3281576E"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HMD</w:t>
      </w:r>
      <w:r w:rsidR="00C82700" w:rsidRPr="00C82700">
        <w:rPr>
          <w:rFonts w:ascii="Times New Roman" w:hAnsi="Times New Roman" w:hint="eastAsia"/>
          <w:color w:val="000000" w:themeColor="text1"/>
          <w:sz w:val="20"/>
          <w:szCs w:val="20"/>
        </w:rPr>
        <w:t>と接地面の間に熱が蓄積しやすく</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また実験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より</w:t>
      </w:r>
      <w:r w:rsidR="00C82700" w:rsidRPr="00C82700">
        <w:rPr>
          <w:rFonts w:ascii="Times New Roman" w:hAnsi="Times New Roman" w:hint="eastAsia"/>
          <w:color w:val="000000" w:themeColor="text1"/>
          <w:sz w:val="20"/>
          <w:szCs w:val="20"/>
        </w:rPr>
        <w:t>VR</w:t>
      </w:r>
      <w:r w:rsidR="00C82700" w:rsidRPr="00C82700">
        <w:rPr>
          <w:rFonts w:ascii="Times New Roman" w:hAnsi="Times New Roman" w:hint="eastAsia"/>
          <w:color w:val="000000" w:themeColor="text1"/>
          <w:sz w:val="20"/>
          <w:szCs w:val="20"/>
        </w:rPr>
        <w:t>酔いを誘発しやすいという特性を有する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ISO/TR 9241-380:202</w:t>
      </w:r>
      <w:r w:rsidR="00A87144">
        <w:rPr>
          <w:rFonts w:ascii="Times New Roman" w:hAnsi="Times New Roman"/>
          <w:color w:val="000000" w:themeColor="text1"/>
          <w:sz w:val="20"/>
          <w:szCs w:val="20"/>
        </w:rPr>
        <w:t>2</w:t>
      </w:r>
      <w:r w:rsidR="00BD3D95">
        <w:rPr>
          <w:rFonts w:ascii="Times New Roman" w:hAnsi="Times New Roman"/>
          <w:color w:val="000000" w:themeColor="text1"/>
          <w:sz w:val="20"/>
          <w:szCs w:val="20"/>
          <w:vertAlign w:val="superscript"/>
        </w:rPr>
        <w:t>8</w:t>
      </w:r>
      <w:r w:rsidR="008345AF">
        <w:rPr>
          <w:rFonts w:ascii="Times New Roman" w:hAnsi="Times New Roman"/>
          <w:color w:val="000000" w:themeColor="text1"/>
          <w:sz w:val="20"/>
          <w:szCs w:val="20"/>
          <w:vertAlign w:val="superscript"/>
        </w:rPr>
        <w:t>)</w:t>
      </w:r>
      <w:r w:rsidR="00C82700" w:rsidRPr="00C82700">
        <w:rPr>
          <w:rFonts w:ascii="Times New Roman" w:hAnsi="Times New Roman" w:hint="eastAsia"/>
          <w:color w:val="000000" w:themeColor="text1"/>
          <w:sz w:val="20"/>
          <w:szCs w:val="20"/>
        </w:rPr>
        <w:t>では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44</w:t>
      </w:r>
      <w:r w:rsidR="00F011A7">
        <w:rPr>
          <w:rFonts w:ascii="Times New Roman" w:hAnsi="Times New Roman"/>
          <w:color w:val="000000" w:themeColor="text1"/>
          <w:sz w:val="20"/>
          <w:szCs w:val="20"/>
        </w:rPr>
        <w:t xml:space="preserve"> d</w:t>
      </w:r>
      <w:r w:rsidR="00C82700" w:rsidRPr="00C82700">
        <w:rPr>
          <w:rFonts w:ascii="Times New Roman" w:hAnsi="Times New Roman" w:hint="eastAsia"/>
          <w:color w:val="000000" w:themeColor="text1"/>
          <w:sz w:val="20"/>
          <w:szCs w:val="20"/>
        </w:rPr>
        <w:t>℃で</w:t>
      </w:r>
      <w:r w:rsidR="00C82700" w:rsidRPr="00C82700">
        <w:rPr>
          <w:rFonts w:ascii="Times New Roman" w:hAnsi="Times New Roman" w:hint="eastAsia"/>
          <w:color w:val="000000" w:themeColor="text1"/>
          <w:sz w:val="20"/>
          <w:szCs w:val="20"/>
        </w:rPr>
        <w:t>3</w:t>
      </w:r>
      <w:r w:rsidR="00C82700" w:rsidRPr="00C82700">
        <w:rPr>
          <w:rFonts w:ascii="Times New Roman" w:hAnsi="Times New Roman" w:hint="eastAsia"/>
          <w:color w:val="000000" w:themeColor="text1"/>
          <w:sz w:val="20"/>
          <w:szCs w:val="20"/>
        </w:rPr>
        <w:t>時間以上の熱蓄積は不快感および危険性を伴うと指摘されており</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この課題に対し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設計においては通気性の高いフェイスクッションの採用を検討し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熱蓄積の防止に努める必要がある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さらに</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5D781B7" w14:textId="154C7184" w:rsidR="00056DE9" w:rsidRDefault="00056DE9"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3A205A62" w14:textId="7301D321" w:rsidR="00A50264" w:rsidRDefault="00A50264" w:rsidP="008B43A2">
      <w:r>
        <w:rPr>
          <w:rFonts w:hint="eastAsia"/>
        </w:rPr>
        <w:t xml:space="preserve">　</w:t>
      </w:r>
      <w:r w:rsidR="00DD3D6D">
        <w:rPr>
          <w:rFonts w:hint="eastAsia"/>
        </w:rPr>
        <w:t>実験２より</w:t>
      </w:r>
      <w:r w:rsidR="00DD3D6D">
        <w:t>,</w:t>
      </w:r>
      <w:r w:rsidR="00CF6339">
        <w:rPr>
          <w:rFonts w:hint="eastAsia"/>
        </w:rPr>
        <w:t>仰</w:t>
      </w:r>
      <w:r w:rsidR="00CF6339">
        <w:t>臥位における操作性の低下は短期間の習熟によって容易に解消されるものではなく</w:t>
      </w:r>
      <w:r w:rsidR="003B11C0">
        <w:t>,</w:t>
      </w:r>
      <w:r w:rsidR="00CF6339">
        <w:t>姿勢固有の生理的</w:t>
      </w:r>
      <w:r w:rsidR="00DE240E">
        <w:rPr>
          <w:rFonts w:hint="eastAsia"/>
        </w:rPr>
        <w:t>・</w:t>
      </w:r>
      <w:r w:rsidR="00CF6339">
        <w:t>物理的制約に起因する側面が強いことが示された</w:t>
      </w:r>
      <w:r w:rsidR="003B11C0">
        <w:t>.</w:t>
      </w:r>
    </w:p>
    <w:p w14:paraId="66C6A4D3" w14:textId="146CF3CC" w:rsidR="00E95EDD" w:rsidRDefault="00A50264" w:rsidP="008B43A2">
      <w:r>
        <w:rPr>
          <w:rFonts w:hint="eastAsia"/>
        </w:rPr>
        <w:t xml:space="preserve">　</w:t>
      </w:r>
      <w:r w:rsidR="00AA2D0C" w:rsidRPr="00AA2D0C">
        <w:t>したがって，ユーザーの学習効果に依存するのではなく，システム側による補助技術の導入が重要となる．特に，身体の可動域制限が顕著となる姿勢においては，頭部運動のみによるターゲティングは操作負荷を増大させるため，これを主眼とした設計は避けるべきである．代替案として，アイトラッキングや手，コントローラ，音声入力などを柔軟に併用できる環境の整備が求められる．</w:t>
      </w:r>
    </w:p>
    <w:p w14:paraId="7FA5B55A" w14:textId="77777777" w:rsidR="00AA2D0C" w:rsidRDefault="00AA2D0C" w:rsidP="008B43A2"/>
    <w:p w14:paraId="1A2A828B" w14:textId="617FF979" w:rsidR="00E95EDD" w:rsidRPr="00FB1063" w:rsidRDefault="00E95EDD" w:rsidP="00E95EDD">
      <w:pPr>
        <w:spacing w:afterLines="100" w:after="291"/>
        <w:rPr>
          <w:rFonts w:ascii="Times New Roman" w:eastAsia="ＭＳ ゴシック" w:hAnsi="Times New Roman"/>
          <w:b/>
          <w:color w:val="000000" w:themeColor="text1"/>
          <w:sz w:val="22"/>
          <w:szCs w:val="22"/>
        </w:rPr>
      </w:pPr>
      <w:r>
        <w:rPr>
          <w:b/>
          <w:color w:val="000000" w:themeColor="text1"/>
          <w:sz w:val="22"/>
          <w:szCs w:val="22"/>
        </w:rPr>
        <w:t>5</w:t>
      </w:r>
      <w:r w:rsidRPr="00FB1063">
        <w:rPr>
          <w:rFonts w:ascii="Times New Roman" w:hAnsi="Times New Roman"/>
          <w:b/>
          <w:color w:val="000000" w:themeColor="text1"/>
          <w:sz w:val="22"/>
          <w:szCs w:val="22"/>
        </w:rPr>
        <w:t xml:space="preserve">. </w:t>
      </w:r>
      <w:r>
        <w:rPr>
          <w:rFonts w:asciiTheme="majorEastAsia" w:eastAsiaTheme="majorEastAsia" w:hAnsiTheme="majorEastAsia" w:hint="eastAsia"/>
          <w:b/>
          <w:color w:val="000000" w:themeColor="text1"/>
          <w:sz w:val="22"/>
          <w:szCs w:val="22"/>
        </w:rPr>
        <w:t>おわりに</w:t>
      </w:r>
    </w:p>
    <w:p w14:paraId="2C9036C9" w14:textId="68E856A6" w:rsidR="008B7D6B" w:rsidRDefault="008B7D6B" w:rsidP="008B7D6B">
      <w:r>
        <w:rPr>
          <w:rFonts w:hint="eastAsia"/>
        </w:rPr>
        <w:t xml:space="preserve">　本研究では</w:t>
      </w:r>
      <w:r w:rsidR="003B11C0">
        <w:rPr>
          <w:rFonts w:hint="eastAsia"/>
        </w:rPr>
        <w:t>,</w:t>
      </w:r>
      <w:r>
        <w:rPr>
          <w:rFonts w:hint="eastAsia"/>
        </w:rPr>
        <w:t>VR</w:t>
      </w:r>
      <w:r>
        <w:rPr>
          <w:rFonts w:hint="eastAsia"/>
        </w:rPr>
        <w:t>睡眠に代表される臥位姿勢での</w:t>
      </w:r>
      <w:r>
        <w:rPr>
          <w:rFonts w:hint="eastAsia"/>
        </w:rPr>
        <w:t>VR</w:t>
      </w:r>
      <w:r>
        <w:rPr>
          <w:rFonts w:hint="eastAsia"/>
        </w:rPr>
        <w:t>利用需要の拡大を背景に</w:t>
      </w:r>
      <w:r w:rsidR="003B11C0">
        <w:rPr>
          <w:rFonts w:hint="eastAsia"/>
        </w:rPr>
        <w:t>,</w:t>
      </w:r>
      <w:r>
        <w:rPr>
          <w:rFonts w:hint="eastAsia"/>
        </w:rPr>
        <w:t>背中角度の違いが指向操作タスクにおけるインタラクション特性に与える影響を定量的に明らかにした</w:t>
      </w:r>
      <w:r w:rsidR="003B11C0">
        <w:rPr>
          <w:rFonts w:hint="eastAsia"/>
        </w:rPr>
        <w:t>.</w:t>
      </w:r>
    </w:p>
    <w:p w14:paraId="33928CBF" w14:textId="7D17F67F" w:rsidR="008B7D6B" w:rsidRDefault="004D0E4B" w:rsidP="008B7D6B">
      <w:r>
        <w:rPr>
          <w:rFonts w:hint="eastAsia"/>
        </w:rPr>
        <w:t xml:space="preserve">　</w:t>
      </w:r>
      <w:r w:rsidR="008B7D6B">
        <w:rPr>
          <w:rFonts w:hint="eastAsia"/>
        </w:rPr>
        <w:t>実験</w:t>
      </w:r>
      <w:r w:rsidR="008B7D6B">
        <w:rPr>
          <w:rFonts w:hint="eastAsia"/>
        </w:rPr>
        <w:t>1</w:t>
      </w:r>
      <w:r w:rsidR="008B7D6B">
        <w:rPr>
          <w:rFonts w:hint="eastAsia"/>
        </w:rPr>
        <w:t>の結果から</w:t>
      </w:r>
      <w:r w:rsidR="003B11C0">
        <w:rPr>
          <w:rFonts w:hint="eastAsia"/>
        </w:rPr>
        <w:t>,</w:t>
      </w:r>
      <w:r w:rsidR="008B7D6B">
        <w:rPr>
          <w:rFonts w:hint="eastAsia"/>
        </w:rPr>
        <w:t>仰臥位では座位と比較して反応時間が有意に遅延し</w:t>
      </w:r>
      <w:r w:rsidR="003B11C0">
        <w:rPr>
          <w:rFonts w:hint="eastAsia"/>
        </w:rPr>
        <w:t>,</w:t>
      </w:r>
      <w:r w:rsidR="008B7D6B">
        <w:rPr>
          <w:rFonts w:hint="eastAsia"/>
        </w:rPr>
        <w:t>特に下方視野領域における操作性が著しく低下することが示された</w:t>
      </w:r>
      <w:r w:rsidR="003B11C0">
        <w:rPr>
          <w:rFonts w:hint="eastAsia"/>
        </w:rPr>
        <w:t>.</w:t>
      </w:r>
      <w:r w:rsidR="008B7D6B">
        <w:rPr>
          <w:rFonts w:hint="eastAsia"/>
        </w:rPr>
        <w:t>この現象は</w:t>
      </w:r>
      <w:r w:rsidR="003B11C0">
        <w:rPr>
          <w:rFonts w:hint="eastAsia"/>
        </w:rPr>
        <w:t>,</w:t>
      </w:r>
      <w:r w:rsidR="008B7D6B">
        <w:rPr>
          <w:rFonts w:hint="eastAsia"/>
        </w:rPr>
        <w:t>身体と床面の接触による物理的な可動域制限に加え</w:t>
      </w:r>
      <w:r w:rsidR="003B11C0">
        <w:rPr>
          <w:rFonts w:hint="eastAsia"/>
        </w:rPr>
        <w:t>,</w:t>
      </w:r>
      <w:r w:rsidR="008B7D6B">
        <w:rPr>
          <w:rFonts w:hint="eastAsia"/>
        </w:rPr>
        <w:t>人間の視野における機能的分化に起因すると考えられる</w:t>
      </w:r>
      <w:r w:rsidR="003B11C0">
        <w:rPr>
          <w:rFonts w:hint="eastAsia"/>
        </w:rPr>
        <w:t>.</w:t>
      </w:r>
      <w:r w:rsidR="008B7D6B">
        <w:rPr>
          <w:rFonts w:hint="eastAsia"/>
        </w:rPr>
        <w:t>また</w:t>
      </w:r>
      <w:r w:rsidR="003B11C0">
        <w:rPr>
          <w:rFonts w:hint="eastAsia"/>
        </w:rPr>
        <w:t>,</w:t>
      </w:r>
      <w:r w:rsidR="008B7D6B">
        <w:rPr>
          <w:rFonts w:hint="eastAsia"/>
        </w:rPr>
        <w:t>主観的評価と客観的データの乖離</w:t>
      </w:r>
      <w:r w:rsidR="008B7D6B">
        <w:rPr>
          <w:rFonts w:hint="eastAsia"/>
        </w:rPr>
        <w:t>が確認され</w:t>
      </w:r>
      <w:r w:rsidR="003B11C0">
        <w:rPr>
          <w:rFonts w:hint="eastAsia"/>
        </w:rPr>
        <w:t>,</w:t>
      </w:r>
      <w:r w:rsidR="008B7D6B">
        <w:rPr>
          <w:rFonts w:hint="eastAsia"/>
        </w:rPr>
        <w:t>ユーザー自身が操作困難性を正確に認識できない可能性が示唆された</w:t>
      </w:r>
      <w:r w:rsidR="003B11C0">
        <w:rPr>
          <w:rFonts w:hint="eastAsia"/>
        </w:rPr>
        <w:t>.</w:t>
      </w:r>
    </w:p>
    <w:p w14:paraId="6D1F7B47" w14:textId="589A8770" w:rsidR="0005760C" w:rsidRDefault="008A7207" w:rsidP="008B7D6B">
      <w:r>
        <w:rPr>
          <w:rFonts w:hint="eastAsia"/>
        </w:rPr>
        <w:t xml:space="preserve">　</w:t>
      </w:r>
      <w:r w:rsidR="008B7D6B">
        <w:rPr>
          <w:rFonts w:hint="eastAsia"/>
        </w:rPr>
        <w:t>実験</w:t>
      </w:r>
      <w:r w:rsidR="008B7D6B">
        <w:rPr>
          <w:rFonts w:hint="eastAsia"/>
        </w:rPr>
        <w:t>2</w:t>
      </w:r>
      <w:r w:rsidR="008B7D6B">
        <w:rPr>
          <w:rFonts w:hint="eastAsia"/>
        </w:rPr>
        <w:t>では</w:t>
      </w:r>
      <w:r w:rsidR="003B11C0">
        <w:rPr>
          <w:rFonts w:hint="eastAsia"/>
        </w:rPr>
        <w:t>,</w:t>
      </w:r>
      <w:r w:rsidR="008B7D6B">
        <w:rPr>
          <w:rFonts w:hint="eastAsia"/>
        </w:rPr>
        <w:t>仰臥位における短期的な学習効果を検証した結果</w:t>
      </w:r>
      <w:r w:rsidR="003B11C0">
        <w:rPr>
          <w:rFonts w:hint="eastAsia"/>
        </w:rPr>
        <w:t>,</w:t>
      </w:r>
      <w:r w:rsidR="008B7D6B">
        <w:rPr>
          <w:rFonts w:hint="eastAsia"/>
        </w:rPr>
        <w:t>反復試行による顕著なパフォーマンス向上は認められなかった</w:t>
      </w:r>
      <w:r w:rsidR="003B11C0">
        <w:rPr>
          <w:rFonts w:hint="eastAsia"/>
        </w:rPr>
        <w:t>.</w:t>
      </w:r>
      <w:r w:rsidR="008B7D6B">
        <w:rPr>
          <w:rFonts w:hint="eastAsia"/>
        </w:rPr>
        <w:t>この結果は</w:t>
      </w:r>
      <w:r w:rsidR="003B11C0">
        <w:rPr>
          <w:rFonts w:hint="eastAsia"/>
        </w:rPr>
        <w:t>,</w:t>
      </w:r>
      <w:r w:rsidR="008B7D6B">
        <w:rPr>
          <w:rFonts w:hint="eastAsia"/>
        </w:rPr>
        <w:t>仰臥位特有の制約が習熟のみでは解消困難であることを示している</w:t>
      </w:r>
      <w:r w:rsidR="003B11C0">
        <w:rPr>
          <w:rFonts w:hint="eastAsia"/>
        </w:rPr>
        <w:t>.</w:t>
      </w:r>
      <w:r w:rsidR="008B7D6B">
        <w:rPr>
          <w:rFonts w:hint="eastAsia"/>
        </w:rPr>
        <w:t>一方で</w:t>
      </w:r>
      <w:r w:rsidR="003B11C0">
        <w:rPr>
          <w:rFonts w:hint="eastAsia"/>
        </w:rPr>
        <w:t>,</w:t>
      </w:r>
      <w:r w:rsidR="008B7D6B">
        <w:rPr>
          <w:rFonts w:hint="eastAsia"/>
        </w:rPr>
        <w:t>頭部回転量の分析から</w:t>
      </w:r>
      <w:r w:rsidR="003B11C0">
        <w:rPr>
          <w:rFonts w:hint="eastAsia"/>
        </w:rPr>
        <w:t>,</w:t>
      </w:r>
      <w:r w:rsidR="008B7D6B">
        <w:rPr>
          <w:rFonts w:hint="eastAsia"/>
        </w:rPr>
        <w:t>背中角度が仰臥位に近づくほど眼球運動への依存度が高まることが明らかとなった</w:t>
      </w:r>
      <w:r w:rsidR="003B11C0">
        <w:rPr>
          <w:rFonts w:hint="eastAsia"/>
        </w:rPr>
        <w:t>.</w:t>
      </w:r>
    </w:p>
    <w:p w14:paraId="335D0EE1" w14:textId="2BA89EC3" w:rsidR="0044573F" w:rsidRPr="0044573F" w:rsidRDefault="00941803" w:rsidP="008B7D6B">
      <w:r>
        <w:rPr>
          <w:rFonts w:hint="eastAsia"/>
        </w:rPr>
        <w:t xml:space="preserve">　</w:t>
      </w:r>
      <w:r w:rsidR="008B7D6B">
        <w:rPr>
          <w:rFonts w:hint="eastAsia"/>
        </w:rPr>
        <w:t>これらの知見に基づき</w:t>
      </w:r>
      <w:r w:rsidR="003B11C0">
        <w:rPr>
          <w:rFonts w:hint="eastAsia"/>
        </w:rPr>
        <w:t>,</w:t>
      </w:r>
      <w:r w:rsidR="008B7D6B">
        <w:rPr>
          <w:rFonts w:hint="eastAsia"/>
        </w:rPr>
        <w:t>本研究では仰臥位での</w:t>
      </w:r>
      <w:r w:rsidR="008B7D6B">
        <w:t>VR</w:t>
      </w:r>
      <w:r w:rsidR="008B7D6B">
        <w:rPr>
          <w:rFonts w:hint="eastAsia"/>
        </w:rPr>
        <w:t>利用を想定したインターフェ</w:t>
      </w:r>
      <w:ins w:id="152" w:author="作成者">
        <w:r w:rsidR="003459FE">
          <w:rPr>
            <w:rFonts w:hint="eastAsia"/>
          </w:rPr>
          <w:t>イ</w:t>
        </w:r>
      </w:ins>
      <w:del w:id="153" w:author="作成者">
        <w:r w:rsidR="008B7D6B" w:rsidDel="003459FE">
          <w:rPr>
            <w:rFonts w:hint="eastAsia"/>
          </w:rPr>
          <w:delText>ー</w:delText>
        </w:r>
      </w:del>
      <w:r w:rsidR="008B7D6B">
        <w:rPr>
          <w:rFonts w:hint="eastAsia"/>
        </w:rPr>
        <w:t>ス設計ガイドラインを提案した</w:t>
      </w:r>
      <w:r w:rsidR="003B11C0">
        <w:rPr>
          <w:rFonts w:hint="eastAsia"/>
        </w:rPr>
        <w:t>.</w:t>
      </w:r>
      <w:r w:rsidR="008B7D6B">
        <w:rPr>
          <w:rFonts w:hint="eastAsia"/>
        </w:rPr>
        <w:t>主要</w:t>
      </w:r>
      <w:r w:rsidR="008B7D6B">
        <w:t>UI</w:t>
      </w:r>
      <w:r w:rsidR="008B7D6B">
        <w:rPr>
          <w:rFonts w:hint="eastAsia"/>
        </w:rPr>
        <w:t>は視線基準から上方</w:t>
      </w:r>
      <w:r w:rsidR="008B7D6B">
        <w:t>0</w:t>
      </w:r>
      <w:r w:rsidR="00A037AC">
        <w:t xml:space="preserve"> </w:t>
      </w:r>
      <w:r w:rsidR="008B7D6B">
        <w:t>°</w:t>
      </w:r>
      <w:r w:rsidR="008B7D6B">
        <w:rPr>
          <w:rFonts w:hint="eastAsia"/>
        </w:rPr>
        <w:t>〜</w:t>
      </w:r>
      <w:r w:rsidR="008B7D6B">
        <w:t>30</w:t>
      </w:r>
      <w:r w:rsidR="00A037AC">
        <w:t xml:space="preserve"> </w:t>
      </w:r>
      <w:r w:rsidR="008B7D6B">
        <w:t>°</w:t>
      </w:r>
      <w:r w:rsidR="008B7D6B">
        <w:rPr>
          <w:rFonts w:hint="eastAsia"/>
        </w:rPr>
        <w:t>の範囲に配置すること</w:t>
      </w:r>
      <w:r w:rsidR="003B11C0">
        <w:rPr>
          <w:rFonts w:hint="eastAsia"/>
        </w:rPr>
        <w:t>,</w:t>
      </w:r>
      <w:r w:rsidR="008B7D6B">
        <w:rPr>
          <w:rFonts w:hint="eastAsia"/>
        </w:rPr>
        <w:t>入力受付時間を座位時の</w:t>
      </w:r>
      <w:r w:rsidR="008B7D6B">
        <w:t>10</w:t>
      </w:r>
      <w:r w:rsidR="008B7D6B">
        <w:rPr>
          <w:rFonts w:hint="eastAsia"/>
        </w:rPr>
        <w:t>〜</w:t>
      </w:r>
      <w:r w:rsidR="008B7D6B">
        <w:t>20</w:t>
      </w:r>
      <w:r w:rsidR="00C17476">
        <w:t xml:space="preserve"> </w:t>
      </w:r>
      <w:r w:rsidR="008B7D6B">
        <w:t>%</w:t>
      </w:r>
      <w:r w:rsidR="008B7D6B">
        <w:rPr>
          <w:rFonts w:hint="eastAsia"/>
        </w:rPr>
        <w:t>延長すること</w:t>
      </w:r>
      <w:r w:rsidR="003B11C0">
        <w:rPr>
          <w:rFonts w:hint="eastAsia"/>
        </w:rPr>
        <w:t>,</w:t>
      </w:r>
      <w:r w:rsidR="008B7D6B">
        <w:rPr>
          <w:rFonts w:hint="eastAsia"/>
        </w:rPr>
        <w:t>アイトラッキングや音声入力などの代替入力手段を導入することなど</w:t>
      </w:r>
      <w:r w:rsidR="003B11C0">
        <w:rPr>
          <w:rFonts w:hint="eastAsia"/>
        </w:rPr>
        <w:t>,</w:t>
      </w:r>
      <w:commentRangeStart w:id="154"/>
      <w:r w:rsidR="008B7D6B">
        <w:rPr>
          <w:rFonts w:hint="eastAsia"/>
        </w:rPr>
        <w:t>具体的な設計</w:t>
      </w:r>
      <w:r w:rsidR="00A26F11">
        <w:rPr>
          <w:rFonts w:hint="eastAsia"/>
        </w:rPr>
        <w:t>および利用</w:t>
      </w:r>
      <w:r w:rsidR="008B7D6B">
        <w:rPr>
          <w:rFonts w:hint="eastAsia"/>
        </w:rPr>
        <w:t>指針</w:t>
      </w:r>
      <w:commentRangeEnd w:id="154"/>
      <w:r w:rsidR="004214C0">
        <w:rPr>
          <w:rStyle w:val="aff6"/>
        </w:rPr>
        <w:commentReference w:id="154"/>
      </w:r>
      <w:r w:rsidR="008B7D6B">
        <w:rPr>
          <w:rFonts w:hint="eastAsia"/>
        </w:rPr>
        <w:t>を示した</w:t>
      </w:r>
      <w:r w:rsidR="003B11C0">
        <w:rPr>
          <w:rFonts w:hint="eastAsia"/>
        </w:rPr>
        <w:t>.</w:t>
      </w:r>
    </w:p>
    <w:p w14:paraId="25CB7FF7" w14:textId="3CB6C79E" w:rsidR="0037256B" w:rsidRDefault="00760FCE" w:rsidP="008B7D6B">
      <w:r>
        <w:rPr>
          <w:rFonts w:hint="eastAsia"/>
        </w:rPr>
        <w:t xml:space="preserve">　</w:t>
      </w:r>
      <w:r w:rsidR="008B7D6B">
        <w:rPr>
          <w:rFonts w:hint="eastAsia"/>
        </w:rPr>
        <w:t>本研究の限界として</w:t>
      </w:r>
      <w:r w:rsidR="003B11C0">
        <w:rPr>
          <w:rFonts w:hint="eastAsia"/>
        </w:rPr>
        <w:t>,</w:t>
      </w:r>
      <w:r w:rsidR="008B7D6B">
        <w:rPr>
          <w:rFonts w:hint="eastAsia"/>
        </w:rPr>
        <w:t>実験参加者が</w:t>
      </w:r>
      <w:r w:rsidR="008B7D6B">
        <w:t>20</w:t>
      </w:r>
      <w:r w:rsidR="008B7D6B">
        <w:rPr>
          <w:rFonts w:hint="eastAsia"/>
        </w:rPr>
        <w:t>〜</w:t>
      </w:r>
      <w:r w:rsidR="008B7D6B">
        <w:t>22</w:t>
      </w:r>
      <w:r w:rsidR="008B7D6B">
        <w:rPr>
          <w:rFonts w:hint="eastAsia"/>
        </w:rPr>
        <w:t>歳の若年層に限定されていた点</w:t>
      </w:r>
      <w:r w:rsidR="003B11C0">
        <w:rPr>
          <w:rFonts w:hint="eastAsia"/>
        </w:rPr>
        <w:t>,</w:t>
      </w:r>
      <w:r w:rsidR="008B7D6B">
        <w:rPr>
          <w:rFonts w:hint="eastAsia"/>
        </w:rPr>
        <w:t>実験時間が比較的短時間であった点が挙げられる</w:t>
      </w:r>
      <w:r w:rsidR="003B11C0">
        <w:rPr>
          <w:rFonts w:hint="eastAsia"/>
        </w:rPr>
        <w:t>.</w:t>
      </w:r>
      <w:r w:rsidR="008B7D6B">
        <w:rPr>
          <w:rFonts w:hint="eastAsia"/>
        </w:rPr>
        <w:t>今後の課題としては</w:t>
      </w:r>
      <w:r w:rsidR="003B11C0">
        <w:rPr>
          <w:rFonts w:hint="eastAsia"/>
        </w:rPr>
        <w:t>,</w:t>
      </w:r>
      <w:r w:rsidR="008B7D6B">
        <w:rPr>
          <w:rFonts w:hint="eastAsia"/>
        </w:rPr>
        <w:t>より広い年齢層を対象とした検証</w:t>
      </w:r>
      <w:r w:rsidR="003B11C0">
        <w:rPr>
          <w:rFonts w:hint="eastAsia"/>
        </w:rPr>
        <w:t>,</w:t>
      </w:r>
      <w:r w:rsidR="008B7D6B">
        <w:rPr>
          <w:rFonts w:hint="eastAsia"/>
        </w:rPr>
        <w:t>長時間利用時の影響評価</w:t>
      </w:r>
      <w:r w:rsidR="003B11C0">
        <w:rPr>
          <w:rFonts w:hint="eastAsia"/>
        </w:rPr>
        <w:t>,</w:t>
      </w:r>
      <w:r w:rsidR="008B7D6B">
        <w:rPr>
          <w:rFonts w:hint="eastAsia"/>
        </w:rPr>
        <w:t>そして提案したガイドラインの実装と効果検証が必要である</w:t>
      </w:r>
      <w:r w:rsidR="003B11C0">
        <w:rPr>
          <w:rFonts w:hint="eastAsia"/>
        </w:rPr>
        <w:t>.</w:t>
      </w:r>
    </w:p>
    <w:p w14:paraId="7B571A81" w14:textId="4BD9B2CB" w:rsidR="00E95EDD" w:rsidRPr="00E95EDD" w:rsidRDefault="00E640E9" w:rsidP="008B7D6B">
      <w:r>
        <w:rPr>
          <w:rFonts w:hint="eastAsia"/>
        </w:rPr>
        <w:t xml:space="preserve">　</w:t>
      </w:r>
      <w:r w:rsidR="008B7D6B">
        <w:rPr>
          <w:rFonts w:hint="eastAsia"/>
        </w:rPr>
        <w:t>VR</w:t>
      </w:r>
      <w:r w:rsidR="008B7D6B">
        <w:rPr>
          <w:rFonts w:hint="eastAsia"/>
        </w:rPr>
        <w:t>技術の発展により</w:t>
      </w:r>
      <w:r w:rsidR="003B11C0">
        <w:rPr>
          <w:rFonts w:hint="eastAsia"/>
        </w:rPr>
        <w:t>,</w:t>
      </w:r>
      <w:r w:rsidR="008B7D6B">
        <w:rPr>
          <w:rFonts w:hint="eastAsia"/>
        </w:rPr>
        <w:t>今後ますます多様な姿勢での利用が広がることが予想される</w:t>
      </w:r>
      <w:r w:rsidR="003B11C0">
        <w:rPr>
          <w:rFonts w:hint="eastAsia"/>
        </w:rPr>
        <w:t>.</w:t>
      </w:r>
      <w:r w:rsidR="008B7D6B">
        <w:rPr>
          <w:rFonts w:hint="eastAsia"/>
        </w:rPr>
        <w:t>本研究の成果が</w:t>
      </w:r>
      <w:r w:rsidR="003B11C0">
        <w:rPr>
          <w:rFonts w:hint="eastAsia"/>
        </w:rPr>
        <w:t>,</w:t>
      </w:r>
      <w:r w:rsidR="008B7D6B">
        <w:rPr>
          <w:rFonts w:hint="eastAsia"/>
        </w:rPr>
        <w:t>高齢者や障害者を含むすべての人々が</w:t>
      </w:r>
      <w:r w:rsidR="003B11C0">
        <w:rPr>
          <w:rFonts w:hint="eastAsia"/>
        </w:rPr>
        <w:t>,</w:t>
      </w:r>
      <w:r w:rsidR="008B7D6B">
        <w:rPr>
          <w:rFonts w:hint="eastAsia"/>
        </w:rPr>
        <w:t>姿勢にとらわれず</w:t>
      </w:r>
      <w:r w:rsidR="008B7D6B">
        <w:rPr>
          <w:rFonts w:hint="eastAsia"/>
        </w:rPr>
        <w:t>VR</w:t>
      </w:r>
      <w:r w:rsidR="008B7D6B">
        <w:rPr>
          <w:rFonts w:hint="eastAsia"/>
        </w:rPr>
        <w:t>を通じてコミュニケーションできる環境の実現に寄与することを期待する</w:t>
      </w:r>
      <w:r w:rsidR="003B11C0">
        <w:rPr>
          <w:rFonts w:hint="eastAsia"/>
        </w:rPr>
        <w:t>.</w:t>
      </w:r>
    </w:p>
    <w:p w14:paraId="24FDEBD8" w14:textId="1B87D16C" w:rsidR="00CF6339" w:rsidRPr="00FB1063" w:rsidDel="007E0CBC" w:rsidRDefault="00CF6339" w:rsidP="008B43A2">
      <w:pPr>
        <w:rPr>
          <w:del w:id="155" w:author="作成者"/>
          <w:rFonts w:ascii="Times New Roman" w:hAnsi="Times New Roman"/>
          <w:color w:val="000000" w:themeColor="text1"/>
          <w:sz w:val="20"/>
          <w:szCs w:val="20"/>
        </w:rPr>
      </w:pPr>
    </w:p>
    <w:p w14:paraId="7657A24C" w14:textId="126410CC" w:rsidR="003964D6" w:rsidRPr="00FB1063" w:rsidDel="007E0CBC" w:rsidRDefault="003964D6" w:rsidP="008462F6">
      <w:pPr>
        <w:rPr>
          <w:del w:id="156" w:author="作成者"/>
          <w:rFonts w:ascii="ＭＳ ゴシック" w:eastAsia="ＭＳ ゴシック" w:hAnsi="ＭＳ ゴシック"/>
          <w:b/>
          <w:color w:val="000000" w:themeColor="text1"/>
          <w:sz w:val="20"/>
          <w:szCs w:val="20"/>
        </w:rPr>
      </w:pPr>
      <w:del w:id="157" w:author="作成者">
        <w:r w:rsidRPr="00FB1063" w:rsidDel="007E0CBC">
          <w:rPr>
            <w:rFonts w:ascii="ＭＳ ゴシック" w:eastAsia="ＭＳ ゴシック" w:hAnsi="ＭＳ ゴシック" w:hint="eastAsia"/>
            <w:b/>
            <w:color w:val="000000" w:themeColor="text1"/>
            <w:sz w:val="20"/>
            <w:szCs w:val="20"/>
          </w:rPr>
          <w:delText>利益相反</w:delText>
        </w:r>
      </w:del>
    </w:p>
    <w:p w14:paraId="77473145" w14:textId="69551010" w:rsidR="00D03FB2" w:rsidDel="007E0CBC" w:rsidRDefault="00A21206" w:rsidP="008462F6">
      <w:pPr>
        <w:ind w:firstLineChars="100" w:firstLine="205"/>
        <w:rPr>
          <w:del w:id="158" w:author="作成者"/>
          <w:rFonts w:ascii="Times New Roman" w:hAnsi="Times New Roman"/>
          <w:color w:val="000000" w:themeColor="text1"/>
          <w:sz w:val="20"/>
          <w:szCs w:val="20"/>
        </w:rPr>
      </w:pPr>
      <w:del w:id="159" w:author="作成者">
        <w:r w:rsidDel="007E0CBC">
          <w:delText>本研究に関して</w:delText>
        </w:r>
        <w:r w:rsidDel="007E0CBC">
          <w:delText>,</w:delText>
        </w:r>
        <w:r w:rsidDel="007E0CBC">
          <w:delText>開示すべき利益相反関係はない</w:delText>
        </w:r>
        <w:r w:rsidDel="007E0CBC">
          <w:delText>.</w:delText>
        </w:r>
      </w:del>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commentRangeStart w:id="160"/>
      <w:r w:rsidRPr="00FB1063">
        <w:rPr>
          <w:rFonts w:ascii="ＭＳ ゴシック" w:eastAsia="ＭＳ ゴシック" w:hAnsi="ＭＳ ゴシック" w:hint="eastAsia"/>
          <w:b/>
          <w:color w:val="000000" w:themeColor="text1"/>
          <w:sz w:val="20"/>
          <w:szCs w:val="20"/>
        </w:rPr>
        <w:t>謝　辞</w:t>
      </w:r>
      <w:commentRangeEnd w:id="160"/>
      <w:r w:rsidR="007E0CBC">
        <w:rPr>
          <w:rStyle w:val="aff6"/>
        </w:rPr>
        <w:commentReference w:id="160"/>
      </w:r>
    </w:p>
    <w:p w14:paraId="739FEE70" w14:textId="74CEC3B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del w:id="161" w:author="作成者">
        <w:r w:rsidRPr="00620DAC" w:rsidDel="007E0CBC">
          <w:rPr>
            <w:rFonts w:ascii="Times New Roman" w:hAnsi="Times New Roman"/>
            <w:color w:val="000000" w:themeColor="text1"/>
            <w:sz w:val="20"/>
            <w:szCs w:val="20"/>
          </w:rPr>
          <w:delText>研究環境を提供していただいた芝浦工業大学</w:delText>
        </w:r>
        <w:r w:rsidR="003B5166" w:rsidDel="007E0CBC">
          <w:rPr>
            <w:rFonts w:ascii="Times New Roman" w:hAnsi="Times New Roman"/>
            <w:color w:val="000000" w:themeColor="text1"/>
            <w:sz w:val="20"/>
            <w:szCs w:val="20"/>
          </w:rPr>
          <w:delText>,</w:delText>
        </w:r>
        <w:r w:rsidRPr="00620DAC" w:rsidDel="007E0CBC">
          <w:rPr>
            <w:rFonts w:ascii="Times New Roman" w:hAnsi="Times New Roman"/>
            <w:color w:val="000000" w:themeColor="text1"/>
            <w:sz w:val="20"/>
            <w:szCs w:val="20"/>
          </w:rPr>
          <w:delText>ならびに</w:delText>
        </w:r>
      </w:del>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63E53B2C" w:rsidR="00186034" w:rsidRDefault="009F5FF3" w:rsidP="009F5FF3">
      <w:pPr>
        <w:rPr>
          <w:rFonts w:ascii="Times New Roman" w:hAnsi="Times New Roman"/>
          <w:color w:val="000000" w:themeColor="text1"/>
          <w:sz w:val="20"/>
          <w:szCs w:val="20"/>
        </w:rPr>
      </w:pPr>
      <w:commentRangeStart w:id="162"/>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del w:id="163" w:author="作成者">
        <w:r w:rsidR="007E0CBC" w:rsidDel="004214C0">
          <w:rPr>
            <w:rFonts w:ascii="Times New Roman" w:hAnsi="Times New Roman" w:hint="eastAsia"/>
            <w:color w:val="000000" w:themeColor="text1"/>
            <w:sz w:val="20"/>
            <w:szCs w:val="20"/>
          </w:rPr>
          <w:delText>，</w:delText>
        </w:r>
      </w:del>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del w:id="164" w:author="作成者">
        <w:r w:rsidRPr="009F5FF3" w:rsidDel="00D9363C">
          <w:rPr>
            <w:rFonts w:ascii="Times New Roman" w:hAnsi="Times New Roman" w:hint="eastAsia"/>
            <w:color w:val="000000" w:themeColor="text1"/>
            <w:sz w:val="20"/>
            <w:szCs w:val="20"/>
          </w:rPr>
          <w:delText>資金獲得</w:delText>
        </w:r>
        <w:r w:rsidR="003B5166" w:rsidDel="00D9363C">
          <w:rPr>
            <w:rFonts w:ascii="Times New Roman" w:hAnsi="Times New Roman" w:hint="eastAsia"/>
            <w:color w:val="000000" w:themeColor="text1"/>
            <w:sz w:val="20"/>
            <w:szCs w:val="20"/>
          </w:rPr>
          <w:delText>,</w:delText>
        </w:r>
      </w:del>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commentRangeEnd w:id="162"/>
      <w:r w:rsidR="004214C0">
        <w:rPr>
          <w:rStyle w:val="aff6"/>
        </w:rPr>
        <w:commentReference w:id="162"/>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1AF817A8" w14:textId="77777777" w:rsidR="00D40646" w:rsidRDefault="00D40646"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7B974EA9" w14:textId="4D1EBAE0" w:rsidR="0066375C" w:rsidRPr="0066375C" w:rsidRDefault="0066375C" w:rsidP="0066375C">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lastRenderedPageBreak/>
        <w:t xml:space="preserve">VRChat Inc. VRChat. </w:t>
      </w:r>
      <w:hyperlink r:id="rId32"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2E08BAB9" w14:textId="35492AE2" w:rsidR="00A86476" w:rsidRDefault="00137E67" w:rsidP="00806123">
      <w:pPr>
        <w:widowControl/>
        <w:numPr>
          <w:ilvl w:val="0"/>
          <w:numId w:val="17"/>
        </w:numPr>
        <w:jc w:val="left"/>
        <w:rPr>
          <w:rFonts w:ascii="Times New Roman" w:hAnsi="Times New Roman"/>
          <w:color w:val="000000" w:themeColor="text1"/>
          <w:sz w:val="20"/>
          <w:szCs w:val="20"/>
        </w:rPr>
      </w:pPr>
      <w:r w:rsidRPr="00137E67">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w:t>
      </w:r>
      <w:r w:rsidR="001B3F73" w:rsidRPr="001B3F73">
        <w:t xml:space="preserve"> </w:t>
      </w:r>
      <w:r w:rsidR="001B3F73" w:rsidRPr="001B3F73">
        <w:rPr>
          <w:rFonts w:ascii="Times New Roman" w:hAnsi="Times New Roman"/>
          <w:color w:val="000000" w:themeColor="text1"/>
          <w:sz w:val="20"/>
          <w:szCs w:val="20"/>
        </w:rPr>
        <w:t xml:space="preserve">ACM, 2023, p. 1-18. </w:t>
      </w:r>
      <w:hyperlink r:id="rId33"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0985B701" w14:textId="45737B0E" w:rsidR="0012688F" w:rsidRDefault="0012688F" w:rsidP="00806123">
      <w:pPr>
        <w:widowControl/>
        <w:numPr>
          <w:ilvl w:val="0"/>
          <w:numId w:val="17"/>
        </w:numPr>
        <w:jc w:val="left"/>
        <w:rPr>
          <w:rFonts w:ascii="Times New Roman" w:hAnsi="Times New Roman"/>
          <w:color w:val="000000" w:themeColor="text1"/>
          <w:sz w:val="20"/>
          <w:szCs w:val="20"/>
        </w:rPr>
      </w:pPr>
      <w:r w:rsidRPr="005978FD">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2989464C" w:rsidR="00CF2F6B" w:rsidRPr="00CF2F6B" w:rsidRDefault="00CF2F6B" w:rsidP="00806123">
      <w:pPr>
        <w:widowControl/>
        <w:numPr>
          <w:ilvl w:val="0"/>
          <w:numId w:val="17"/>
        </w:numPr>
        <w:jc w:val="left"/>
        <w:rPr>
          <w:rFonts w:ascii="Times New Roman" w:hAnsi="Times New Roman"/>
          <w:color w:val="000000" w:themeColor="text1"/>
          <w:sz w:val="20"/>
          <w:szCs w:val="20"/>
        </w:rPr>
      </w:pPr>
      <w:r w:rsidRPr="00BA4AE9">
        <w:rPr>
          <w:rFonts w:ascii="Times New Roman" w:hAnsi="Times New Roman"/>
          <w:color w:val="000000" w:themeColor="text1"/>
          <w:sz w:val="20"/>
          <w:szCs w:val="20"/>
        </w:rPr>
        <w:t xml:space="preserve">Kourtesis, P.; Linnell, J.; et al. Cybersickness in Virtual Reality Questionnaire (CSQ-VR): A validation and comparison against SSQ and VRSQ. Virtual Worlds. 2023, 2(1), p. 16-35. </w:t>
      </w:r>
      <w:hyperlink r:id="rId34" w:history="1">
        <w:r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40B3DAED" w14:textId="0A6B187B" w:rsidR="00057F9A" w:rsidRDefault="00057F9A" w:rsidP="00806123">
      <w:pPr>
        <w:widowControl/>
        <w:numPr>
          <w:ilvl w:val="0"/>
          <w:numId w:val="17"/>
        </w:numPr>
        <w:jc w:val="left"/>
        <w:rPr>
          <w:rFonts w:ascii="Times New Roman" w:hAnsi="Times New Roman"/>
          <w:color w:val="000000" w:themeColor="text1"/>
          <w:sz w:val="20"/>
          <w:szCs w:val="20"/>
        </w:rPr>
      </w:pPr>
      <w:r w:rsidRPr="004260EE">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56AFE3A9" w:rsidR="005230D1" w:rsidRPr="005230D1" w:rsidRDefault="005230D1" w:rsidP="00806123">
      <w:pPr>
        <w:widowControl/>
        <w:numPr>
          <w:ilvl w:val="0"/>
          <w:numId w:val="17"/>
        </w:numPr>
        <w:jc w:val="left"/>
        <w:rPr>
          <w:rFonts w:ascii="Times New Roman" w:hAnsi="Times New Roman"/>
          <w:color w:val="000000" w:themeColor="text1"/>
          <w:sz w:val="20"/>
          <w:szCs w:val="20"/>
        </w:rPr>
      </w:pPr>
      <w:r w:rsidRPr="00A1051B">
        <w:rPr>
          <w:rFonts w:ascii="Times New Roman" w:hAnsi="Times New Roman"/>
          <w:color w:val="000000" w:themeColor="text1"/>
          <w:sz w:val="20"/>
          <w:szCs w:val="20"/>
        </w:rPr>
        <w:t xml:space="preserve">Anastasopoulos, D.; Bronstein, A.; Haslwanter, T.; Fetter, M.; Dichgans, J. The role of somatosensory input for the perception of verticality. Annals of the New York Academy of Sciences. 1999, 871(1), p. 379-383. </w:t>
      </w:r>
      <w:hyperlink r:id="rId35" w:history="1">
        <w:r w:rsidRPr="00CF119F">
          <w:rPr>
            <w:rStyle w:val="a8"/>
            <w:rFonts w:ascii="Times New Roman" w:hAnsi="Times New Roman"/>
            <w:sz w:val="20"/>
            <w:szCs w:val="20"/>
          </w:rPr>
          <w:t>https://doi.org/10.1111/j.1749-6632.1999.tb09199.x</w:t>
        </w:r>
      </w:hyperlink>
      <w:r w:rsidRPr="00A1051B">
        <w:rPr>
          <w:rFonts w:ascii="Times New Roman" w:hAnsi="Times New Roman"/>
          <w:color w:val="000000" w:themeColor="text1"/>
          <w:sz w:val="20"/>
          <w:szCs w:val="20"/>
        </w:rPr>
        <w:t>, (</w:t>
      </w:r>
      <w:r w:rsidRPr="00A1051B">
        <w:rPr>
          <w:rFonts w:ascii="Times New Roman" w:hAnsi="Times New Roman"/>
          <w:color w:val="000000" w:themeColor="text1"/>
          <w:sz w:val="20"/>
          <w:szCs w:val="20"/>
        </w:rPr>
        <w:t>参照</w:t>
      </w:r>
      <w:r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Pr="00A1051B">
        <w:rPr>
          <w:rFonts w:ascii="Times New Roman" w:hAnsi="Times New Roman"/>
          <w:color w:val="000000" w:themeColor="text1"/>
          <w:sz w:val="20"/>
          <w:szCs w:val="20"/>
        </w:rPr>
        <w:t>).</w:t>
      </w:r>
    </w:p>
    <w:p w14:paraId="79BABE86" w14:textId="12FB5CBD" w:rsidR="00BA4AE9" w:rsidRDefault="008D24F8" w:rsidP="00806123">
      <w:pPr>
        <w:widowControl/>
        <w:numPr>
          <w:ilvl w:val="0"/>
          <w:numId w:val="17"/>
        </w:numPr>
        <w:jc w:val="left"/>
        <w:rPr>
          <w:rFonts w:ascii="Times New Roman" w:hAnsi="Times New Roman"/>
          <w:color w:val="000000" w:themeColor="text1"/>
          <w:sz w:val="20"/>
          <w:szCs w:val="20"/>
        </w:rPr>
      </w:pPr>
      <w:r w:rsidRPr="008D24F8">
        <w:rPr>
          <w:rFonts w:ascii="Times New Roman" w:hAnsi="Times New Roman"/>
          <w:color w:val="000000" w:themeColor="text1"/>
          <w:sz w:val="20"/>
          <w:szCs w:val="20"/>
        </w:rPr>
        <w:t xml:space="preserve">Previc, F. H. Functional specialization in the lower and upper visual fields in humans: Its ecological origins and neurophysiological implications. Behavioral and Brain Sciences. 1990, 13(3), p. 519-575. </w:t>
      </w:r>
      <w:hyperlink r:id="rId36" w:history="1">
        <w:r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498BD7E2" w14:textId="5C32FC37" w:rsidR="005978FD" w:rsidRDefault="005B1014" w:rsidP="00806123">
      <w:pPr>
        <w:widowControl/>
        <w:numPr>
          <w:ilvl w:val="0"/>
          <w:numId w:val="17"/>
        </w:numPr>
        <w:jc w:val="left"/>
        <w:rPr>
          <w:rFonts w:ascii="Times New Roman" w:hAnsi="Times New Roman"/>
          <w:color w:val="000000" w:themeColor="text1"/>
          <w:sz w:val="20"/>
          <w:szCs w:val="20"/>
        </w:rPr>
      </w:pPr>
      <w:r w:rsidRPr="005B1014">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2603E93" w14:textId="68BE9425" w:rsidR="00C17368" w:rsidRDefault="00C17368" w:rsidP="00806123">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7"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p w14:paraId="30125234" w14:textId="05BE4893" w:rsidR="00C17368" w:rsidRPr="00A554C0" w:rsidRDefault="00C17368" w:rsidP="00806123">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Apple. "Designing for visionOS – Human Interface Guidelines". </w:t>
      </w:r>
      <w:hyperlink r:id="rId38" w:history="1">
        <w:r w:rsidR="00A554C0" w:rsidRPr="00A554C0">
          <w:rPr>
            <w:rStyle w:val="a8"/>
            <w:rFonts w:ascii="Times New Roman" w:hAnsi="Times New Roman"/>
            <w:sz w:val="20"/>
            <w:szCs w:val="20"/>
          </w:rPr>
          <w:t>https://developer.apple.com/design/human-interface-guidelines/designing-for-visionos/</w:t>
        </w:r>
      </w:hyperlink>
      <w:r w:rsidRPr="00A554C0">
        <w:rPr>
          <w:rFonts w:ascii="Times New Roman" w:hAnsi="Times New Roman"/>
          <w:color w:val="000000" w:themeColor="text1"/>
          <w:sz w:val="20"/>
          <w:szCs w:val="20"/>
        </w:rPr>
        <w:t>, (</w:t>
      </w:r>
      <w:r w:rsidRPr="00A554C0">
        <w:rPr>
          <w:rFonts w:ascii="Times New Roman" w:hAnsi="Times New Roman"/>
          <w:color w:val="000000" w:themeColor="text1"/>
          <w:sz w:val="20"/>
          <w:szCs w:val="20"/>
        </w:rPr>
        <w:t>参照</w:t>
      </w:r>
      <w:r w:rsidRPr="00A554C0">
        <w:rPr>
          <w:rFonts w:ascii="Times New Roman" w:hAnsi="Times New Roman"/>
          <w:color w:val="000000" w:themeColor="text1"/>
          <w:sz w:val="20"/>
          <w:szCs w:val="20"/>
        </w:rPr>
        <w:t xml:space="preserve"> 2025-12-24).</w:t>
      </w:r>
    </w:p>
    <w:sectPr w:rsidR="00C17368" w:rsidRPr="00A554C0"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作成者" w:initials="A">
    <w:p w14:paraId="5909A4F4" w14:textId="3CBEA4FA" w:rsidR="00806123" w:rsidRDefault="00806123">
      <w:pPr>
        <w:pStyle w:val="a9"/>
      </w:pPr>
      <w:r>
        <w:rPr>
          <w:rStyle w:val="aff6"/>
        </w:rPr>
        <w:annotationRef/>
      </w:r>
      <w:r>
        <w:rPr>
          <w:rFonts w:hint="eastAsia"/>
        </w:rPr>
        <w:t>吉武研の標準としては、「ユーザーインターフェイス」という表記を使用しているのですが、今回は「ユーザインターフェイス」でいかがでしょうか？　「ユーザー」単体の場合は、「ユーザ」ではなく、「ユーザー」がよいです。</w:t>
      </w:r>
      <w:r>
        <w:rPr>
          <w:rFonts w:hint="eastAsia"/>
        </w:rPr>
        <w:t>JIS</w:t>
      </w:r>
      <w:r>
        <w:rPr>
          <w:rFonts w:hint="eastAsia"/>
        </w:rPr>
        <w:t>では「インタフェース」を使うことが多いのですが、新聞などでも使用されている「インター・・・」と長音をつけるのがよいと思っています。</w:t>
      </w:r>
    </w:p>
  </w:comment>
  <w:comment w:id="2" w:author="作成者" w:initials="A">
    <w:p w14:paraId="44D59E27" w14:textId="77777777" w:rsidR="00DB0A98" w:rsidRDefault="00DB0A98" w:rsidP="00DB0A98">
      <w:pPr>
        <w:jc w:val="left"/>
      </w:pPr>
      <w:r>
        <w:rPr>
          <w:rStyle w:val="aff6"/>
        </w:rPr>
        <w:annotationRef/>
      </w:r>
      <w:r>
        <w:rPr>
          <w:rFonts w:hint="eastAsia"/>
        </w:rPr>
        <w:t>ユーザインターフェイスで統一させていただこうと思います</w:t>
      </w:r>
    </w:p>
  </w:comment>
  <w:comment w:id="3" w:author="作成者" w:initials="A">
    <w:p w14:paraId="28E0C9D1" w14:textId="6FFBA1A9" w:rsidR="00806123" w:rsidRDefault="00806123">
      <w:pPr>
        <w:pStyle w:val="a9"/>
      </w:pPr>
      <w:r>
        <w:rPr>
          <w:rStyle w:val="aff6"/>
        </w:rPr>
        <w:annotationRef/>
      </w:r>
      <w:r>
        <w:rPr>
          <w:rFonts w:hint="eastAsia"/>
        </w:rPr>
        <w:t>存在しないと断定はできないので、それに準じた表現がよいですね。</w:t>
      </w:r>
    </w:p>
  </w:comment>
  <w:comment w:id="4" w:author="作成者" w:initials="A">
    <w:p w14:paraId="359C2634" w14:textId="78ECB56A" w:rsidR="00806123" w:rsidRDefault="00806123">
      <w:pPr>
        <w:pStyle w:val="a9"/>
      </w:pPr>
      <w:r>
        <w:rPr>
          <w:rStyle w:val="aff6"/>
        </w:rPr>
        <w:annotationRef/>
      </w:r>
      <w:r>
        <w:rPr>
          <w:rFonts w:hint="eastAsia"/>
        </w:rPr>
        <w:t>図表は、英語のキャプションも入れます。すべての図表にこの図のように</w:t>
      </w:r>
      <w:r>
        <w:rPr>
          <w:rFonts w:hint="eastAsia"/>
        </w:rPr>
        <w:t>F</w:t>
      </w:r>
      <w:r>
        <w:t>ig.1, Table 1</w:t>
      </w:r>
      <w:r>
        <w:rPr>
          <w:rFonts w:hint="eastAsia"/>
        </w:rPr>
        <w:t>などのように英語のキャプションをいれましょう。</w:t>
      </w:r>
    </w:p>
  </w:comment>
  <w:comment w:id="12" w:author="作成者" w:initials="A">
    <w:p w14:paraId="3E6BB7FB" w14:textId="34DB2856" w:rsidR="00806123" w:rsidRDefault="00806123">
      <w:pPr>
        <w:pStyle w:val="a9"/>
      </w:pPr>
      <w:r>
        <w:rPr>
          <w:rStyle w:val="aff6"/>
        </w:rPr>
        <w:annotationRef/>
      </w:r>
      <w:r>
        <w:rPr>
          <w:rFonts w:hint="eastAsia"/>
        </w:rPr>
        <w:t>表のキャプションは表の上方ですね。</w:t>
      </w:r>
    </w:p>
    <w:p w14:paraId="2C5EA3E3" w14:textId="3596C59A" w:rsidR="00806123" w:rsidRDefault="00806123">
      <w:pPr>
        <w:pStyle w:val="a9"/>
      </w:pPr>
      <w:r>
        <w:rPr>
          <w:rFonts w:hint="eastAsia"/>
        </w:rPr>
        <w:t>今回はこの形の挿入でも</w:t>
      </w:r>
      <w:r>
        <w:rPr>
          <w:rFonts w:hint="eastAsia"/>
        </w:rPr>
        <w:t>OK</w:t>
      </w:r>
      <w:r>
        <w:rPr>
          <w:rFonts w:hint="eastAsia"/>
        </w:rPr>
        <w:t>ですが、表も図と同じように別途作成して、挿入する方がよいと思います。図表のフォントは本文よりも少し小さくてもよいですが、きちんと読めるようにしましょう。</w:t>
      </w:r>
    </w:p>
    <w:p w14:paraId="74277F02" w14:textId="6A9E2E7A" w:rsidR="00806123" w:rsidRDefault="00806123">
      <w:pPr>
        <w:pStyle w:val="a9"/>
      </w:pPr>
      <w:r>
        <w:rPr>
          <w:rFonts w:hint="eastAsia"/>
        </w:rPr>
        <w:t>このあとの図表のキャプションに英語表記もいれておいてください。</w:t>
      </w:r>
    </w:p>
  </w:comment>
  <w:comment w:id="82" w:author="作成者" w:initials="A">
    <w:p w14:paraId="6C9F104F" w14:textId="72401043" w:rsidR="0079392B" w:rsidRDefault="0079392B">
      <w:pPr>
        <w:pStyle w:val="a9"/>
      </w:pPr>
      <w:r>
        <w:rPr>
          <w:rStyle w:val="aff6"/>
        </w:rPr>
        <w:annotationRef/>
      </w:r>
      <w:r>
        <w:rPr>
          <w:rFonts w:hint="eastAsia"/>
        </w:rPr>
        <w:t>すべての数字は、有効数字を意識しましょう。小数点以下、いくつまでを表記すべきか、確認し、同じデータについては、統一した桁数で表記するようにしましょう。</w:t>
      </w:r>
    </w:p>
  </w:comment>
  <w:comment w:id="83" w:author="作成者" w:initials="A">
    <w:p w14:paraId="64CC9F68" w14:textId="300EC5AA" w:rsidR="00806123" w:rsidRDefault="00806123">
      <w:pPr>
        <w:pStyle w:val="a9"/>
      </w:pPr>
      <w:r>
        <w:rPr>
          <w:rStyle w:val="aff6"/>
        </w:rPr>
        <w:annotationRef/>
      </w:r>
      <w:r>
        <w:rPr>
          <w:rFonts w:hint="eastAsia"/>
        </w:rPr>
        <w:t>図表に色をつかってもよいですが、雑誌ではモノクロで印刷されますのでそれを想定して使用してください。一般に色だけでの区別は</w:t>
      </w:r>
      <w:r>
        <w:rPr>
          <w:rFonts w:hint="eastAsia"/>
        </w:rPr>
        <w:t>NG</w:t>
      </w:r>
      <w:r>
        <w:rPr>
          <w:rFonts w:hint="eastAsia"/>
        </w:rPr>
        <w:t>で、塗りのパターンなどを変えることが多いです。</w:t>
      </w:r>
    </w:p>
  </w:comment>
  <w:comment w:id="90" w:author="作成者" w:initials="A">
    <w:p w14:paraId="00328912" w14:textId="7117B4EF" w:rsidR="00806123" w:rsidRDefault="00806123">
      <w:pPr>
        <w:pStyle w:val="a9"/>
      </w:pPr>
      <w:r>
        <w:rPr>
          <w:rStyle w:val="aff6"/>
        </w:rPr>
        <w:annotationRef/>
      </w:r>
      <w:r>
        <w:rPr>
          <w:rFonts w:hint="eastAsia"/>
        </w:rPr>
        <w:t>図</w:t>
      </w:r>
      <w:r>
        <w:rPr>
          <w:rFonts w:hint="eastAsia"/>
        </w:rPr>
        <w:t>4</w:t>
      </w:r>
      <w:r>
        <w:rPr>
          <w:rFonts w:hint="eastAsia"/>
        </w:rPr>
        <w:t>～</w:t>
      </w:r>
      <w:r>
        <w:rPr>
          <w:rFonts w:hint="eastAsia"/>
        </w:rPr>
        <w:t>6</w:t>
      </w:r>
      <w:r>
        <w:rPr>
          <w:rFonts w:hint="eastAsia"/>
        </w:rPr>
        <w:t>の色、グラデーションもモノクロの場合で大丈夫かを確認してください。背景色が薄いほど反応時間が遅延、濃いほど反応時間が速いようなるのかと思いますが、直感的には逆の方がわかりやすいようにおもいました（白いほど読みやすく、暗いほど読みにくいというメタファからですが…）。</w:t>
      </w:r>
    </w:p>
    <w:p w14:paraId="35851CE7" w14:textId="0627B806" w:rsidR="00806123" w:rsidRDefault="00806123">
      <w:pPr>
        <w:pStyle w:val="a9"/>
      </w:pPr>
      <w:r>
        <w:rPr>
          <w:rFonts w:hint="eastAsia"/>
        </w:rPr>
        <w:t>図</w:t>
      </w:r>
      <w:r>
        <w:rPr>
          <w:rFonts w:hint="eastAsia"/>
        </w:rPr>
        <w:t>2</w:t>
      </w:r>
      <w:r>
        <w:rPr>
          <w:rFonts w:hint="eastAsia"/>
        </w:rPr>
        <w:t>では左右が丸くなっていたと思います。視距離が一定を示したかったのだと思いますが、上下は一定ではないですよね。図</w:t>
      </w:r>
      <w:r>
        <w:rPr>
          <w:rFonts w:hint="eastAsia"/>
        </w:rPr>
        <w:t>2</w:t>
      </w:r>
      <w:r>
        <w:rPr>
          <w:rFonts w:hint="eastAsia"/>
        </w:rPr>
        <w:t>もこの図に合わせた方がわかりやすいと思いました。視距離のことは</w:t>
      </w:r>
      <w:r>
        <w:rPr>
          <w:rFonts w:hint="eastAsia"/>
        </w:rPr>
        <w:t>1</w:t>
      </w:r>
      <w:r>
        <w:t>.5</w:t>
      </w:r>
      <w:r>
        <w:rPr>
          <w:rFonts w:hint="eastAsia"/>
        </w:rPr>
        <w:t>m</w:t>
      </w:r>
      <w:r>
        <w:rPr>
          <w:rFonts w:hint="eastAsia"/>
        </w:rPr>
        <w:t>で統一したと書かれているわけですから、図</w:t>
      </w:r>
      <w:r>
        <w:rPr>
          <w:rFonts w:hint="eastAsia"/>
        </w:rPr>
        <w:t>2</w:t>
      </w:r>
      <w:r>
        <w:rPr>
          <w:rFonts w:hint="eastAsia"/>
        </w:rPr>
        <w:t>も十文字にしておいて、正面が真ん中で上下、左右に直線の方がよいように思いました。</w:t>
      </w:r>
    </w:p>
  </w:comment>
  <w:comment w:id="109" w:author="作成者" w:initials="A">
    <w:p w14:paraId="44FBFE57" w14:textId="7EDC29FA" w:rsidR="004478A6" w:rsidRDefault="004478A6">
      <w:pPr>
        <w:pStyle w:val="a9"/>
      </w:pPr>
      <w:r>
        <w:rPr>
          <w:rStyle w:val="aff6"/>
        </w:rPr>
        <w:annotationRef/>
      </w:r>
      <w:r>
        <w:rPr>
          <w:rFonts w:hint="eastAsia"/>
        </w:rPr>
        <w:t>他はアルファベットで表記されていたように思います。カタカナ、アルファベットのどちらでもよいですが、すべて統一しましょう。</w:t>
      </w:r>
    </w:p>
  </w:comment>
  <w:comment w:id="110" w:author="作成者" w:initials="A">
    <w:p w14:paraId="3BE668B9" w14:textId="77777777" w:rsidR="0093275A" w:rsidRDefault="0093275A" w:rsidP="0093275A">
      <w:pPr>
        <w:jc w:val="left"/>
      </w:pPr>
      <w:r>
        <w:rPr>
          <w:rStyle w:val="aff6"/>
        </w:rPr>
        <w:annotationRef/>
      </w:r>
      <w:r>
        <w:rPr>
          <w:rFonts w:hint="eastAsia"/>
        </w:rPr>
        <w:t>アルファベットで統一させていただきたいと思います</w:t>
      </w:r>
    </w:p>
  </w:comment>
  <w:comment w:id="116" w:author="作成者" w:initials="A">
    <w:p w14:paraId="6C0D0307" w14:textId="344C243A" w:rsidR="004478A6" w:rsidRDefault="004478A6">
      <w:pPr>
        <w:pStyle w:val="a9"/>
        <w:rPr>
          <w:rFonts w:hint="eastAsia"/>
        </w:rPr>
      </w:pPr>
      <w:r>
        <w:rPr>
          <w:rStyle w:val="aff6"/>
        </w:rPr>
        <w:annotationRef/>
      </w:r>
      <w:r>
        <w:rPr>
          <w:rFonts w:hint="eastAsia"/>
        </w:rPr>
        <w:t>仰臥位条件で</w:t>
      </w:r>
      <w:r>
        <w:rPr>
          <w:rFonts w:hint="eastAsia"/>
        </w:rPr>
        <w:t>2</w:t>
      </w:r>
      <w:r>
        <w:rPr>
          <w:rFonts w:hint="eastAsia"/>
        </w:rPr>
        <w:t>セッションの実験を実施したと理解していましたが、実験</w:t>
      </w:r>
      <w:r>
        <w:rPr>
          <w:rFonts w:hint="eastAsia"/>
        </w:rPr>
        <w:t>1</w:t>
      </w:r>
      <w:r>
        <w:rPr>
          <w:rFonts w:hint="eastAsia"/>
        </w:rPr>
        <w:t>と同じように座位、半座位の条件も</w:t>
      </w:r>
      <w:r>
        <w:rPr>
          <w:rFonts w:hint="eastAsia"/>
        </w:rPr>
        <w:t>13</w:t>
      </w:r>
      <w:r>
        <w:rPr>
          <w:rFonts w:hint="eastAsia"/>
        </w:rPr>
        <w:t>名とも実験をやったということでしょうか。もしそうだった場合、結果はどうだったのでしょうか。</w:t>
      </w:r>
    </w:p>
  </w:comment>
  <w:comment w:id="120" w:author="作成者" w:initials="A">
    <w:p w14:paraId="3E294960" w14:textId="77777777" w:rsidR="00D8064D" w:rsidRDefault="00D8064D" w:rsidP="00D8064D">
      <w:pPr>
        <w:pStyle w:val="a9"/>
      </w:pPr>
      <w:r>
        <w:rPr>
          <w:rStyle w:val="aff6"/>
        </w:rPr>
        <w:annotationRef/>
      </w:r>
      <w:r>
        <w:rPr>
          <w:rFonts w:hint="eastAsia"/>
        </w:rPr>
        <w:t>表のキャプションは上へ…。</w:t>
      </w:r>
    </w:p>
  </w:comment>
  <w:comment w:id="126" w:author="作成者" w:initials="A">
    <w:p w14:paraId="19A712EE" w14:textId="77777777" w:rsidR="00D8064D" w:rsidRDefault="00D8064D" w:rsidP="00D8064D">
      <w:pPr>
        <w:pStyle w:val="a9"/>
      </w:pPr>
      <w:r>
        <w:rPr>
          <w:rStyle w:val="aff6"/>
        </w:rPr>
        <w:annotationRef/>
      </w:r>
      <w:r>
        <w:rPr>
          <w:rFonts w:hint="eastAsia"/>
        </w:rPr>
        <w:t>表のキャプションは表の上方ですね。</w:t>
      </w:r>
    </w:p>
    <w:p w14:paraId="398DE34B" w14:textId="77777777" w:rsidR="00D8064D" w:rsidRDefault="00D8064D" w:rsidP="00D8064D">
      <w:pPr>
        <w:pStyle w:val="a9"/>
      </w:pPr>
      <w:r>
        <w:rPr>
          <w:rFonts w:hint="eastAsia"/>
        </w:rPr>
        <w:t>今回はこの形の挿入でも</w:t>
      </w:r>
      <w:r>
        <w:rPr>
          <w:rFonts w:hint="eastAsia"/>
        </w:rPr>
        <w:t>OK</w:t>
      </w:r>
      <w:r>
        <w:rPr>
          <w:rFonts w:hint="eastAsia"/>
        </w:rPr>
        <w:t>ですが、表も図と同じように別途作成して、挿入する方がよいと思います。図表のフォントは本文よりも少し小さくてもよいですが、きちんと読めるようにしましょう。</w:t>
      </w:r>
    </w:p>
    <w:p w14:paraId="13557BE1" w14:textId="77777777" w:rsidR="00D8064D" w:rsidRDefault="00D8064D" w:rsidP="00D8064D">
      <w:pPr>
        <w:pStyle w:val="a9"/>
      </w:pPr>
      <w:r>
        <w:rPr>
          <w:rFonts w:hint="eastAsia"/>
        </w:rPr>
        <w:t>このあとの図表のキャプションに英語表記もいれておいてください。</w:t>
      </w:r>
    </w:p>
  </w:comment>
  <w:comment w:id="137" w:author="作成者" w:initials="A">
    <w:p w14:paraId="20DEF0C1" w14:textId="1A4EEB4E" w:rsidR="004478A6" w:rsidRDefault="004478A6">
      <w:pPr>
        <w:pStyle w:val="a9"/>
      </w:pPr>
      <w:r>
        <w:rPr>
          <w:rStyle w:val="aff6"/>
        </w:rPr>
        <w:annotationRef/>
      </w:r>
      <w:r>
        <w:rPr>
          <w:rFonts w:hint="eastAsia"/>
        </w:rPr>
        <w:t>表のキャプションは上へ…。</w:t>
      </w:r>
    </w:p>
  </w:comment>
  <w:comment w:id="144" w:author="作成者" w:initials="A">
    <w:p w14:paraId="75C736EA" w14:textId="3DE8EC4E" w:rsidR="004478A6" w:rsidRDefault="004478A6">
      <w:pPr>
        <w:pStyle w:val="a9"/>
      </w:pPr>
      <w:r>
        <w:rPr>
          <w:rStyle w:val="aff6"/>
        </w:rPr>
        <w:annotationRef/>
      </w:r>
      <w:r>
        <w:rPr>
          <w:rFonts w:hint="eastAsia"/>
        </w:rPr>
        <w:t>図</w:t>
      </w:r>
      <w:r>
        <w:rPr>
          <w:rFonts w:hint="eastAsia"/>
        </w:rPr>
        <w:t>8</w:t>
      </w:r>
      <w:r>
        <w:rPr>
          <w:rFonts w:hint="eastAsia"/>
        </w:rPr>
        <w:t>の文字が小さくて見づらいです。もう少し見やすい図にしましょう。</w:t>
      </w:r>
    </w:p>
  </w:comment>
  <w:comment w:id="146" w:author="作成者" w:initials="A">
    <w:p w14:paraId="49762DA9" w14:textId="26396DBF" w:rsidR="004478A6" w:rsidRDefault="004478A6">
      <w:pPr>
        <w:pStyle w:val="a9"/>
      </w:pPr>
      <w:r>
        <w:rPr>
          <w:rStyle w:val="aff6"/>
        </w:rPr>
        <w:annotationRef/>
      </w:r>
      <w:r>
        <w:rPr>
          <w:rFonts w:hint="eastAsia"/>
        </w:rPr>
        <w:t>式は</w:t>
      </w:r>
      <w:r>
        <w:rPr>
          <w:rFonts w:hint="eastAsia"/>
        </w:rPr>
        <w:t>(</w:t>
      </w:r>
      <w:r>
        <w:t>1),(2)</w:t>
      </w:r>
      <w:r>
        <w:rPr>
          <w:rFonts w:hint="eastAsia"/>
        </w:rPr>
        <w:t>と同じように番号をいれましょう。</w:t>
      </w:r>
    </w:p>
  </w:comment>
  <w:comment w:id="154" w:author="作成者" w:initials="A">
    <w:p w14:paraId="1AFF4AB0" w14:textId="5786FC8B" w:rsidR="004214C0" w:rsidRDefault="004214C0">
      <w:pPr>
        <w:pStyle w:val="a9"/>
      </w:pPr>
      <w:r>
        <w:rPr>
          <w:rStyle w:val="aff6"/>
        </w:rPr>
        <w:annotationRef/>
      </w:r>
      <w:r>
        <w:rPr>
          <w:rFonts w:hint="eastAsia"/>
        </w:rPr>
        <w:t>文量にもよるのですが、一部だけでも掲載することはできませんでしょうか。掲載なしでもよいのですが、あったほうがよい可能性もあって確認しています。</w:t>
      </w:r>
    </w:p>
    <w:p w14:paraId="257A6F4C" w14:textId="7BD0C57B" w:rsidR="004214C0" w:rsidRDefault="004214C0">
      <w:pPr>
        <w:pStyle w:val="a9"/>
      </w:pPr>
      <w:r>
        <w:rPr>
          <w:rFonts w:hint="eastAsia"/>
        </w:rPr>
        <w:t>特に制約がなければ、座位の方がよいというガイドでしたよね。そのような意図が論文だけで伝わったかどうか…ということで確認しています。</w:t>
      </w:r>
    </w:p>
  </w:comment>
  <w:comment w:id="160" w:author="作成者" w:initials="A">
    <w:p w14:paraId="41DAF196" w14:textId="3345E66F" w:rsidR="00806123" w:rsidRDefault="00806123">
      <w:pPr>
        <w:pStyle w:val="a9"/>
      </w:pPr>
      <w:r>
        <w:rPr>
          <w:rStyle w:val="aff6"/>
        </w:rPr>
        <w:annotationRef/>
      </w:r>
      <w:r>
        <w:rPr>
          <w:rFonts w:hint="eastAsia"/>
        </w:rPr>
        <w:t>利益相反は、特にない場合は記載しなくてもよいと思います。</w:t>
      </w:r>
    </w:p>
  </w:comment>
  <w:comment w:id="162" w:author="作成者" w:initials="A">
    <w:p w14:paraId="1A02B30D" w14:textId="07745BAE" w:rsidR="004214C0" w:rsidRDefault="004214C0">
      <w:pPr>
        <w:pStyle w:val="a9"/>
      </w:pPr>
      <w:r>
        <w:rPr>
          <w:rStyle w:val="aff6"/>
        </w:rPr>
        <w:annotationRef/>
      </w:r>
      <w:r>
        <w:rPr>
          <w:rFonts w:hint="eastAsia"/>
        </w:rPr>
        <w:t>著者貢献はなくてもよいのですが、最近掲載されていることもあるので残しています。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09A4F4" w15:done="0"/>
  <w15:commentEx w15:paraId="44D59E27" w15:paraIdParent="5909A4F4" w15:done="0"/>
  <w15:commentEx w15:paraId="28E0C9D1" w15:done="0"/>
  <w15:commentEx w15:paraId="359C2634" w15:done="0"/>
  <w15:commentEx w15:paraId="74277F02" w15:done="0"/>
  <w15:commentEx w15:paraId="6C9F104F" w15:done="0"/>
  <w15:commentEx w15:paraId="64CC9F68" w15:done="0"/>
  <w15:commentEx w15:paraId="35851CE7" w15:done="0"/>
  <w15:commentEx w15:paraId="44FBFE57" w15:done="0"/>
  <w15:commentEx w15:paraId="3BE668B9" w15:paraIdParent="44FBFE57" w15:done="0"/>
  <w15:commentEx w15:paraId="6C0D0307" w15:done="0"/>
  <w15:commentEx w15:paraId="3E294960" w15:done="0"/>
  <w15:commentEx w15:paraId="13557BE1" w15:done="0"/>
  <w15:commentEx w15:paraId="20DEF0C1" w15:done="0"/>
  <w15:commentEx w15:paraId="75C736EA" w15:done="0"/>
  <w15:commentEx w15:paraId="49762DA9" w15:done="0"/>
  <w15:commentEx w15:paraId="257A6F4C" w15:done="0"/>
  <w15:commentEx w15:paraId="41DAF196" w15:done="0"/>
  <w15:commentEx w15:paraId="1A02B3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09A4F4" w16cid:durableId="5909A4F4"/>
  <w16cid:commentId w16cid:paraId="44D59E27" w16cid:durableId="6A95578C"/>
  <w16cid:commentId w16cid:paraId="28E0C9D1" w16cid:durableId="28E0C9D1"/>
  <w16cid:commentId w16cid:paraId="359C2634" w16cid:durableId="359C2634"/>
  <w16cid:commentId w16cid:paraId="74277F02" w16cid:durableId="74277F02"/>
  <w16cid:commentId w16cid:paraId="6C9F104F" w16cid:durableId="6C9F104F"/>
  <w16cid:commentId w16cid:paraId="64CC9F68" w16cid:durableId="64CC9F68"/>
  <w16cid:commentId w16cid:paraId="35851CE7" w16cid:durableId="35851CE7"/>
  <w16cid:commentId w16cid:paraId="44FBFE57" w16cid:durableId="44FBFE57"/>
  <w16cid:commentId w16cid:paraId="3BE668B9" w16cid:durableId="7CBB1A39"/>
  <w16cid:commentId w16cid:paraId="6C0D0307" w16cid:durableId="6C0D0307"/>
  <w16cid:commentId w16cid:paraId="3E294960" w16cid:durableId="67ADD38A"/>
  <w16cid:commentId w16cid:paraId="13557BE1" w16cid:durableId="09E65DF0"/>
  <w16cid:commentId w16cid:paraId="20DEF0C1" w16cid:durableId="20DEF0C1"/>
  <w16cid:commentId w16cid:paraId="75C736EA" w16cid:durableId="75C736EA"/>
  <w16cid:commentId w16cid:paraId="49762DA9" w16cid:durableId="49762DA9"/>
  <w16cid:commentId w16cid:paraId="257A6F4C" w16cid:durableId="257A6F4C"/>
  <w16cid:commentId w16cid:paraId="41DAF196" w16cid:durableId="41DAF196"/>
  <w16cid:commentId w16cid:paraId="1A02B30D" w16cid:durableId="1A02B3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61A13" w14:textId="77777777" w:rsidR="00F55D20" w:rsidRDefault="00F55D20">
      <w:r>
        <w:separator/>
      </w:r>
    </w:p>
  </w:endnote>
  <w:endnote w:type="continuationSeparator" w:id="0">
    <w:p w14:paraId="1DC3DAE8" w14:textId="77777777" w:rsidR="00F55D20" w:rsidRDefault="00F55D20">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7487E6B9" w:rsidR="00806123" w:rsidRPr="00F929BF" w:rsidRDefault="00806123"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4214C0" w:rsidRPr="004214C0">
      <w:rPr>
        <w:noProof/>
        <w:sz w:val="18"/>
        <w:lang w:val="ja-JP"/>
      </w:rPr>
      <w:t>8</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5E1A5" w14:textId="77777777" w:rsidR="00F55D20" w:rsidRDefault="00F55D20">
      <w:r>
        <w:separator/>
      </w:r>
    </w:p>
  </w:footnote>
  <w:footnote w:type="continuationSeparator" w:id="0">
    <w:p w14:paraId="70466962" w14:textId="77777777" w:rsidR="00F55D20" w:rsidRDefault="00F55D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027676746">
    <w:abstractNumId w:val="9"/>
  </w:num>
  <w:num w:numId="2" w16cid:durableId="1883441289">
    <w:abstractNumId w:val="7"/>
  </w:num>
  <w:num w:numId="3" w16cid:durableId="334504437">
    <w:abstractNumId w:val="6"/>
  </w:num>
  <w:num w:numId="4" w16cid:durableId="1762751528">
    <w:abstractNumId w:val="5"/>
  </w:num>
  <w:num w:numId="5" w16cid:durableId="1762724626">
    <w:abstractNumId w:val="4"/>
  </w:num>
  <w:num w:numId="6" w16cid:durableId="831410979">
    <w:abstractNumId w:val="8"/>
  </w:num>
  <w:num w:numId="7" w16cid:durableId="717584273">
    <w:abstractNumId w:val="3"/>
  </w:num>
  <w:num w:numId="8" w16cid:durableId="1456438390">
    <w:abstractNumId w:val="2"/>
  </w:num>
  <w:num w:numId="9" w16cid:durableId="108479521">
    <w:abstractNumId w:val="1"/>
  </w:num>
  <w:num w:numId="10" w16cid:durableId="1667855469">
    <w:abstractNumId w:val="0"/>
  </w:num>
  <w:num w:numId="11" w16cid:durableId="1854151403">
    <w:abstractNumId w:val="18"/>
  </w:num>
  <w:num w:numId="12" w16cid:durableId="1349482942">
    <w:abstractNumId w:val="11"/>
  </w:num>
  <w:num w:numId="13" w16cid:durableId="1320768792">
    <w:abstractNumId w:val="12"/>
  </w:num>
  <w:num w:numId="14" w16cid:durableId="2001886328">
    <w:abstractNumId w:val="16"/>
  </w:num>
  <w:num w:numId="15" w16cid:durableId="103965417">
    <w:abstractNumId w:val="10"/>
  </w:num>
  <w:num w:numId="16" w16cid:durableId="1254316241">
    <w:abstractNumId w:val="19"/>
  </w:num>
  <w:num w:numId="17" w16cid:durableId="1697341102">
    <w:abstractNumId w:val="14"/>
  </w:num>
  <w:num w:numId="18" w16cid:durableId="1744788615">
    <w:abstractNumId w:val="13"/>
  </w:num>
  <w:num w:numId="19" w16cid:durableId="2112356962">
    <w:abstractNumId w:val="20"/>
  </w:num>
  <w:num w:numId="20" w16cid:durableId="2110461879">
    <w:abstractNumId w:val="15"/>
  </w:num>
  <w:num w:numId="21" w16cid:durableId="7920165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2260"/>
    <w:rsid w:val="000022F2"/>
    <w:rsid w:val="000025AF"/>
    <w:rsid w:val="00003B65"/>
    <w:rsid w:val="000040B8"/>
    <w:rsid w:val="00005AE0"/>
    <w:rsid w:val="00007163"/>
    <w:rsid w:val="00007994"/>
    <w:rsid w:val="0001607F"/>
    <w:rsid w:val="000208F6"/>
    <w:rsid w:val="00020B39"/>
    <w:rsid w:val="00021AD3"/>
    <w:rsid w:val="000222E4"/>
    <w:rsid w:val="0002240A"/>
    <w:rsid w:val="000225DB"/>
    <w:rsid w:val="00023617"/>
    <w:rsid w:val="000248DE"/>
    <w:rsid w:val="00026362"/>
    <w:rsid w:val="00027546"/>
    <w:rsid w:val="000279E2"/>
    <w:rsid w:val="00027CB5"/>
    <w:rsid w:val="0003009E"/>
    <w:rsid w:val="00032878"/>
    <w:rsid w:val="0003527E"/>
    <w:rsid w:val="000359D6"/>
    <w:rsid w:val="00036BCB"/>
    <w:rsid w:val="000410CE"/>
    <w:rsid w:val="000419FF"/>
    <w:rsid w:val="00041AB8"/>
    <w:rsid w:val="0004208E"/>
    <w:rsid w:val="00042913"/>
    <w:rsid w:val="0004333A"/>
    <w:rsid w:val="0004361C"/>
    <w:rsid w:val="00044EE3"/>
    <w:rsid w:val="000454D6"/>
    <w:rsid w:val="00045D22"/>
    <w:rsid w:val="000514CC"/>
    <w:rsid w:val="00051B29"/>
    <w:rsid w:val="00055049"/>
    <w:rsid w:val="00055904"/>
    <w:rsid w:val="00056DE9"/>
    <w:rsid w:val="00057128"/>
    <w:rsid w:val="000574D4"/>
    <w:rsid w:val="0005760C"/>
    <w:rsid w:val="00057F9A"/>
    <w:rsid w:val="00060DEE"/>
    <w:rsid w:val="0006115E"/>
    <w:rsid w:val="00063C5C"/>
    <w:rsid w:val="00063F8B"/>
    <w:rsid w:val="0006504F"/>
    <w:rsid w:val="00065DE6"/>
    <w:rsid w:val="00066234"/>
    <w:rsid w:val="00067ED0"/>
    <w:rsid w:val="0007071A"/>
    <w:rsid w:val="00071457"/>
    <w:rsid w:val="00071516"/>
    <w:rsid w:val="0007297F"/>
    <w:rsid w:val="00072B07"/>
    <w:rsid w:val="0007314C"/>
    <w:rsid w:val="000739CB"/>
    <w:rsid w:val="00074E88"/>
    <w:rsid w:val="00076AA3"/>
    <w:rsid w:val="0008287A"/>
    <w:rsid w:val="00082BDD"/>
    <w:rsid w:val="00085744"/>
    <w:rsid w:val="000878D8"/>
    <w:rsid w:val="00087BCA"/>
    <w:rsid w:val="00087BEA"/>
    <w:rsid w:val="00087D83"/>
    <w:rsid w:val="00091584"/>
    <w:rsid w:val="00092269"/>
    <w:rsid w:val="00092AAF"/>
    <w:rsid w:val="000941A9"/>
    <w:rsid w:val="00094AD3"/>
    <w:rsid w:val="000951DD"/>
    <w:rsid w:val="0009617B"/>
    <w:rsid w:val="00096202"/>
    <w:rsid w:val="000A1575"/>
    <w:rsid w:val="000A35D2"/>
    <w:rsid w:val="000A4070"/>
    <w:rsid w:val="000A568D"/>
    <w:rsid w:val="000A6484"/>
    <w:rsid w:val="000A6DB4"/>
    <w:rsid w:val="000B08B0"/>
    <w:rsid w:val="000B1056"/>
    <w:rsid w:val="000B44B1"/>
    <w:rsid w:val="000B605D"/>
    <w:rsid w:val="000B65F6"/>
    <w:rsid w:val="000B764E"/>
    <w:rsid w:val="000B77F9"/>
    <w:rsid w:val="000C141C"/>
    <w:rsid w:val="000C20B7"/>
    <w:rsid w:val="000C2687"/>
    <w:rsid w:val="000C2796"/>
    <w:rsid w:val="000C3417"/>
    <w:rsid w:val="000C3D5B"/>
    <w:rsid w:val="000C4115"/>
    <w:rsid w:val="000C41AE"/>
    <w:rsid w:val="000C4B4B"/>
    <w:rsid w:val="000C6128"/>
    <w:rsid w:val="000D0473"/>
    <w:rsid w:val="000D2CF3"/>
    <w:rsid w:val="000D325D"/>
    <w:rsid w:val="000D49D2"/>
    <w:rsid w:val="000D4B07"/>
    <w:rsid w:val="000D4D1F"/>
    <w:rsid w:val="000D5E62"/>
    <w:rsid w:val="000D5EA4"/>
    <w:rsid w:val="000D73E6"/>
    <w:rsid w:val="000E0078"/>
    <w:rsid w:val="000E0707"/>
    <w:rsid w:val="000E08DC"/>
    <w:rsid w:val="000E0B8B"/>
    <w:rsid w:val="000E0D8E"/>
    <w:rsid w:val="000E2CB9"/>
    <w:rsid w:val="000E3E27"/>
    <w:rsid w:val="000E4263"/>
    <w:rsid w:val="000E4B76"/>
    <w:rsid w:val="000E7344"/>
    <w:rsid w:val="000E7753"/>
    <w:rsid w:val="000F211E"/>
    <w:rsid w:val="000F2178"/>
    <w:rsid w:val="000F333A"/>
    <w:rsid w:val="000F334D"/>
    <w:rsid w:val="000F5E94"/>
    <w:rsid w:val="000F6AED"/>
    <w:rsid w:val="00103107"/>
    <w:rsid w:val="00103F7E"/>
    <w:rsid w:val="0010478E"/>
    <w:rsid w:val="00104CD0"/>
    <w:rsid w:val="0010592F"/>
    <w:rsid w:val="00106348"/>
    <w:rsid w:val="00106C2E"/>
    <w:rsid w:val="00107903"/>
    <w:rsid w:val="00107BE9"/>
    <w:rsid w:val="00111930"/>
    <w:rsid w:val="00111ED8"/>
    <w:rsid w:val="00116E03"/>
    <w:rsid w:val="00120545"/>
    <w:rsid w:val="001211C3"/>
    <w:rsid w:val="00121582"/>
    <w:rsid w:val="001229D0"/>
    <w:rsid w:val="001238F4"/>
    <w:rsid w:val="00125D61"/>
    <w:rsid w:val="0012688F"/>
    <w:rsid w:val="00132044"/>
    <w:rsid w:val="00133842"/>
    <w:rsid w:val="0013507D"/>
    <w:rsid w:val="00135BD6"/>
    <w:rsid w:val="00136341"/>
    <w:rsid w:val="00136407"/>
    <w:rsid w:val="00136611"/>
    <w:rsid w:val="001373D5"/>
    <w:rsid w:val="00137E67"/>
    <w:rsid w:val="001430B3"/>
    <w:rsid w:val="0014386F"/>
    <w:rsid w:val="0014438B"/>
    <w:rsid w:val="00145DAE"/>
    <w:rsid w:val="00146144"/>
    <w:rsid w:val="0015073C"/>
    <w:rsid w:val="00151381"/>
    <w:rsid w:val="001558DD"/>
    <w:rsid w:val="001572AC"/>
    <w:rsid w:val="00157ED6"/>
    <w:rsid w:val="00160114"/>
    <w:rsid w:val="001606DC"/>
    <w:rsid w:val="00160CA5"/>
    <w:rsid w:val="00160F91"/>
    <w:rsid w:val="001613F8"/>
    <w:rsid w:val="0016143A"/>
    <w:rsid w:val="0016175B"/>
    <w:rsid w:val="00162462"/>
    <w:rsid w:val="00163F41"/>
    <w:rsid w:val="00164749"/>
    <w:rsid w:val="0016631C"/>
    <w:rsid w:val="00167417"/>
    <w:rsid w:val="00170723"/>
    <w:rsid w:val="00170AE1"/>
    <w:rsid w:val="00170D74"/>
    <w:rsid w:val="0017330C"/>
    <w:rsid w:val="00173DD2"/>
    <w:rsid w:val="00174936"/>
    <w:rsid w:val="00174AF0"/>
    <w:rsid w:val="00174BDE"/>
    <w:rsid w:val="0017592A"/>
    <w:rsid w:val="00175DA5"/>
    <w:rsid w:val="0017620C"/>
    <w:rsid w:val="00177778"/>
    <w:rsid w:val="00181088"/>
    <w:rsid w:val="001812D1"/>
    <w:rsid w:val="00181A95"/>
    <w:rsid w:val="00183DB0"/>
    <w:rsid w:val="00184325"/>
    <w:rsid w:val="00184930"/>
    <w:rsid w:val="001853DA"/>
    <w:rsid w:val="00186034"/>
    <w:rsid w:val="001864C1"/>
    <w:rsid w:val="00187A55"/>
    <w:rsid w:val="00187BE0"/>
    <w:rsid w:val="00190637"/>
    <w:rsid w:val="0019349A"/>
    <w:rsid w:val="00196223"/>
    <w:rsid w:val="00196C41"/>
    <w:rsid w:val="0019735F"/>
    <w:rsid w:val="001A0DDF"/>
    <w:rsid w:val="001A1A5D"/>
    <w:rsid w:val="001A1E1D"/>
    <w:rsid w:val="001A492D"/>
    <w:rsid w:val="001A5376"/>
    <w:rsid w:val="001A5489"/>
    <w:rsid w:val="001A70B0"/>
    <w:rsid w:val="001A7CCB"/>
    <w:rsid w:val="001B183D"/>
    <w:rsid w:val="001B2007"/>
    <w:rsid w:val="001B3F73"/>
    <w:rsid w:val="001B4175"/>
    <w:rsid w:val="001B4A74"/>
    <w:rsid w:val="001B5E4E"/>
    <w:rsid w:val="001B61D8"/>
    <w:rsid w:val="001B7939"/>
    <w:rsid w:val="001C1A09"/>
    <w:rsid w:val="001C1BA7"/>
    <w:rsid w:val="001C2AFD"/>
    <w:rsid w:val="001C2CA6"/>
    <w:rsid w:val="001C4326"/>
    <w:rsid w:val="001C4980"/>
    <w:rsid w:val="001C530C"/>
    <w:rsid w:val="001C5DEA"/>
    <w:rsid w:val="001C6A63"/>
    <w:rsid w:val="001D29A7"/>
    <w:rsid w:val="001D6FB3"/>
    <w:rsid w:val="001E2DF0"/>
    <w:rsid w:val="001E4CAF"/>
    <w:rsid w:val="001E53AE"/>
    <w:rsid w:val="001E7929"/>
    <w:rsid w:val="001E7FFE"/>
    <w:rsid w:val="001F1877"/>
    <w:rsid w:val="001F18B2"/>
    <w:rsid w:val="001F27F4"/>
    <w:rsid w:val="001F2E7C"/>
    <w:rsid w:val="001F6631"/>
    <w:rsid w:val="001F6E30"/>
    <w:rsid w:val="001F7E02"/>
    <w:rsid w:val="002016AB"/>
    <w:rsid w:val="00201B2C"/>
    <w:rsid w:val="00202F51"/>
    <w:rsid w:val="0020445B"/>
    <w:rsid w:val="0020476A"/>
    <w:rsid w:val="00205D91"/>
    <w:rsid w:val="00206351"/>
    <w:rsid w:val="00206854"/>
    <w:rsid w:val="002074FF"/>
    <w:rsid w:val="00210C4A"/>
    <w:rsid w:val="002156CC"/>
    <w:rsid w:val="00215A37"/>
    <w:rsid w:val="002175E5"/>
    <w:rsid w:val="002238C8"/>
    <w:rsid w:val="002252A2"/>
    <w:rsid w:val="00231264"/>
    <w:rsid w:val="00231851"/>
    <w:rsid w:val="002328C4"/>
    <w:rsid w:val="00232A43"/>
    <w:rsid w:val="00232CC7"/>
    <w:rsid w:val="002330E2"/>
    <w:rsid w:val="00234098"/>
    <w:rsid w:val="002350A7"/>
    <w:rsid w:val="00235B02"/>
    <w:rsid w:val="00235B73"/>
    <w:rsid w:val="00236709"/>
    <w:rsid w:val="002370BA"/>
    <w:rsid w:val="002379DA"/>
    <w:rsid w:val="00237ED7"/>
    <w:rsid w:val="00241FB1"/>
    <w:rsid w:val="002427CE"/>
    <w:rsid w:val="00251D60"/>
    <w:rsid w:val="00251D6A"/>
    <w:rsid w:val="00251DE2"/>
    <w:rsid w:val="0025648F"/>
    <w:rsid w:val="00261CE2"/>
    <w:rsid w:val="00262FC5"/>
    <w:rsid w:val="002630ED"/>
    <w:rsid w:val="002647E4"/>
    <w:rsid w:val="00270109"/>
    <w:rsid w:val="0027049A"/>
    <w:rsid w:val="002739AF"/>
    <w:rsid w:val="0027433F"/>
    <w:rsid w:val="002743AA"/>
    <w:rsid w:val="00274EB9"/>
    <w:rsid w:val="00275858"/>
    <w:rsid w:val="0027676F"/>
    <w:rsid w:val="00281414"/>
    <w:rsid w:val="00281610"/>
    <w:rsid w:val="00281A29"/>
    <w:rsid w:val="00284654"/>
    <w:rsid w:val="00284686"/>
    <w:rsid w:val="002857F2"/>
    <w:rsid w:val="002866AA"/>
    <w:rsid w:val="0028725A"/>
    <w:rsid w:val="0029194C"/>
    <w:rsid w:val="0029243C"/>
    <w:rsid w:val="00292CEB"/>
    <w:rsid w:val="00293C93"/>
    <w:rsid w:val="00295D7F"/>
    <w:rsid w:val="00295E8B"/>
    <w:rsid w:val="002975FA"/>
    <w:rsid w:val="002A14A7"/>
    <w:rsid w:val="002A29C6"/>
    <w:rsid w:val="002A31F8"/>
    <w:rsid w:val="002A32D7"/>
    <w:rsid w:val="002A45CA"/>
    <w:rsid w:val="002A51F0"/>
    <w:rsid w:val="002A54EF"/>
    <w:rsid w:val="002A5EDA"/>
    <w:rsid w:val="002A5FA7"/>
    <w:rsid w:val="002A61B9"/>
    <w:rsid w:val="002B1FE0"/>
    <w:rsid w:val="002B3E6A"/>
    <w:rsid w:val="002B45AB"/>
    <w:rsid w:val="002B4A78"/>
    <w:rsid w:val="002C0F49"/>
    <w:rsid w:val="002C12CA"/>
    <w:rsid w:val="002C30B2"/>
    <w:rsid w:val="002C33CE"/>
    <w:rsid w:val="002C367B"/>
    <w:rsid w:val="002C51A1"/>
    <w:rsid w:val="002C54D4"/>
    <w:rsid w:val="002C7060"/>
    <w:rsid w:val="002C7C12"/>
    <w:rsid w:val="002C7CC1"/>
    <w:rsid w:val="002C7D0A"/>
    <w:rsid w:val="002D0296"/>
    <w:rsid w:val="002D0481"/>
    <w:rsid w:val="002D07D8"/>
    <w:rsid w:val="002D08EA"/>
    <w:rsid w:val="002D0D6F"/>
    <w:rsid w:val="002D2A18"/>
    <w:rsid w:val="002D2EF9"/>
    <w:rsid w:val="002D3D22"/>
    <w:rsid w:val="002D42FA"/>
    <w:rsid w:val="002D58CB"/>
    <w:rsid w:val="002E071C"/>
    <w:rsid w:val="002E181C"/>
    <w:rsid w:val="002E3A4E"/>
    <w:rsid w:val="002E3B20"/>
    <w:rsid w:val="002E46F7"/>
    <w:rsid w:val="002E589E"/>
    <w:rsid w:val="002E5C21"/>
    <w:rsid w:val="002E79D4"/>
    <w:rsid w:val="002F3B84"/>
    <w:rsid w:val="002F5485"/>
    <w:rsid w:val="002F6BA3"/>
    <w:rsid w:val="002F7D39"/>
    <w:rsid w:val="003000CD"/>
    <w:rsid w:val="00300593"/>
    <w:rsid w:val="00301410"/>
    <w:rsid w:val="00302F7C"/>
    <w:rsid w:val="00303EDF"/>
    <w:rsid w:val="00310017"/>
    <w:rsid w:val="00313346"/>
    <w:rsid w:val="0031445A"/>
    <w:rsid w:val="00314620"/>
    <w:rsid w:val="00315208"/>
    <w:rsid w:val="003153FB"/>
    <w:rsid w:val="00316667"/>
    <w:rsid w:val="00317D0F"/>
    <w:rsid w:val="003228A9"/>
    <w:rsid w:val="00323CCA"/>
    <w:rsid w:val="00323DC2"/>
    <w:rsid w:val="003244B6"/>
    <w:rsid w:val="003249C4"/>
    <w:rsid w:val="00324C45"/>
    <w:rsid w:val="00327317"/>
    <w:rsid w:val="003316DA"/>
    <w:rsid w:val="00332160"/>
    <w:rsid w:val="00332B10"/>
    <w:rsid w:val="00332FE7"/>
    <w:rsid w:val="00333589"/>
    <w:rsid w:val="003348FC"/>
    <w:rsid w:val="0034065F"/>
    <w:rsid w:val="00340942"/>
    <w:rsid w:val="00340B1C"/>
    <w:rsid w:val="0034158D"/>
    <w:rsid w:val="00341FD4"/>
    <w:rsid w:val="00344365"/>
    <w:rsid w:val="00344995"/>
    <w:rsid w:val="003459FE"/>
    <w:rsid w:val="003462E2"/>
    <w:rsid w:val="0034676A"/>
    <w:rsid w:val="00346A27"/>
    <w:rsid w:val="00350861"/>
    <w:rsid w:val="003516DC"/>
    <w:rsid w:val="00351E49"/>
    <w:rsid w:val="00351F3B"/>
    <w:rsid w:val="00351FA3"/>
    <w:rsid w:val="0035209F"/>
    <w:rsid w:val="00352214"/>
    <w:rsid w:val="0035490A"/>
    <w:rsid w:val="00355785"/>
    <w:rsid w:val="00355B05"/>
    <w:rsid w:val="003574D5"/>
    <w:rsid w:val="00360BA4"/>
    <w:rsid w:val="00360BBA"/>
    <w:rsid w:val="00361669"/>
    <w:rsid w:val="00364446"/>
    <w:rsid w:val="0036654B"/>
    <w:rsid w:val="003677C3"/>
    <w:rsid w:val="00367C88"/>
    <w:rsid w:val="00367F40"/>
    <w:rsid w:val="00370A28"/>
    <w:rsid w:val="0037256B"/>
    <w:rsid w:val="0037259E"/>
    <w:rsid w:val="00372937"/>
    <w:rsid w:val="00373555"/>
    <w:rsid w:val="00373E49"/>
    <w:rsid w:val="00377CFA"/>
    <w:rsid w:val="00381854"/>
    <w:rsid w:val="00381C91"/>
    <w:rsid w:val="00381EEA"/>
    <w:rsid w:val="00384473"/>
    <w:rsid w:val="00385D46"/>
    <w:rsid w:val="003867F4"/>
    <w:rsid w:val="003869F6"/>
    <w:rsid w:val="003878F7"/>
    <w:rsid w:val="00390AEA"/>
    <w:rsid w:val="00391340"/>
    <w:rsid w:val="00392BF7"/>
    <w:rsid w:val="003940B7"/>
    <w:rsid w:val="003945FC"/>
    <w:rsid w:val="0039507A"/>
    <w:rsid w:val="0039565B"/>
    <w:rsid w:val="003957BA"/>
    <w:rsid w:val="0039603E"/>
    <w:rsid w:val="003964D6"/>
    <w:rsid w:val="0039785A"/>
    <w:rsid w:val="003A06FE"/>
    <w:rsid w:val="003A215B"/>
    <w:rsid w:val="003A24A6"/>
    <w:rsid w:val="003A4259"/>
    <w:rsid w:val="003A43EA"/>
    <w:rsid w:val="003A60F4"/>
    <w:rsid w:val="003A66AE"/>
    <w:rsid w:val="003A7853"/>
    <w:rsid w:val="003B0879"/>
    <w:rsid w:val="003B11C0"/>
    <w:rsid w:val="003B1B49"/>
    <w:rsid w:val="003B1FB0"/>
    <w:rsid w:val="003B2682"/>
    <w:rsid w:val="003B4449"/>
    <w:rsid w:val="003B4708"/>
    <w:rsid w:val="003B472B"/>
    <w:rsid w:val="003B4DF9"/>
    <w:rsid w:val="003B5166"/>
    <w:rsid w:val="003B6177"/>
    <w:rsid w:val="003B76B6"/>
    <w:rsid w:val="003C1BA0"/>
    <w:rsid w:val="003C2D2B"/>
    <w:rsid w:val="003C3AA7"/>
    <w:rsid w:val="003C3B7E"/>
    <w:rsid w:val="003C48C4"/>
    <w:rsid w:val="003C536D"/>
    <w:rsid w:val="003C5BBC"/>
    <w:rsid w:val="003C5C24"/>
    <w:rsid w:val="003C6A09"/>
    <w:rsid w:val="003D09F7"/>
    <w:rsid w:val="003D14E8"/>
    <w:rsid w:val="003D5400"/>
    <w:rsid w:val="003D6B41"/>
    <w:rsid w:val="003D6BAF"/>
    <w:rsid w:val="003E0468"/>
    <w:rsid w:val="003E10FD"/>
    <w:rsid w:val="003E21C1"/>
    <w:rsid w:val="003E2724"/>
    <w:rsid w:val="003E54BC"/>
    <w:rsid w:val="003E61D4"/>
    <w:rsid w:val="003E629D"/>
    <w:rsid w:val="003E650D"/>
    <w:rsid w:val="003E69F7"/>
    <w:rsid w:val="003E75F0"/>
    <w:rsid w:val="003E7B72"/>
    <w:rsid w:val="003F17A4"/>
    <w:rsid w:val="003F3463"/>
    <w:rsid w:val="003F3A3D"/>
    <w:rsid w:val="003F6BC1"/>
    <w:rsid w:val="003F7240"/>
    <w:rsid w:val="00402DD6"/>
    <w:rsid w:val="00405311"/>
    <w:rsid w:val="00405FD7"/>
    <w:rsid w:val="0041081D"/>
    <w:rsid w:val="00410D2B"/>
    <w:rsid w:val="00411945"/>
    <w:rsid w:val="00411F5C"/>
    <w:rsid w:val="004137F7"/>
    <w:rsid w:val="00413AC8"/>
    <w:rsid w:val="004161AF"/>
    <w:rsid w:val="0041708A"/>
    <w:rsid w:val="004178DD"/>
    <w:rsid w:val="00420650"/>
    <w:rsid w:val="00420E65"/>
    <w:rsid w:val="004214C0"/>
    <w:rsid w:val="0042169F"/>
    <w:rsid w:val="00424F91"/>
    <w:rsid w:val="00425AB9"/>
    <w:rsid w:val="004260EE"/>
    <w:rsid w:val="00426F49"/>
    <w:rsid w:val="004313B4"/>
    <w:rsid w:val="00432793"/>
    <w:rsid w:val="00432E19"/>
    <w:rsid w:val="00433571"/>
    <w:rsid w:val="00433A57"/>
    <w:rsid w:val="004353A3"/>
    <w:rsid w:val="00437947"/>
    <w:rsid w:val="00437FD7"/>
    <w:rsid w:val="004435F8"/>
    <w:rsid w:val="00444187"/>
    <w:rsid w:val="0044573F"/>
    <w:rsid w:val="00446666"/>
    <w:rsid w:val="0044712F"/>
    <w:rsid w:val="004478A6"/>
    <w:rsid w:val="00450790"/>
    <w:rsid w:val="0045116D"/>
    <w:rsid w:val="00451702"/>
    <w:rsid w:val="00452F7E"/>
    <w:rsid w:val="0045432D"/>
    <w:rsid w:val="004558D2"/>
    <w:rsid w:val="00460610"/>
    <w:rsid w:val="00460BDF"/>
    <w:rsid w:val="00460FEA"/>
    <w:rsid w:val="00461AC2"/>
    <w:rsid w:val="00463AFA"/>
    <w:rsid w:val="00464374"/>
    <w:rsid w:val="00464A0F"/>
    <w:rsid w:val="00467217"/>
    <w:rsid w:val="00467C1C"/>
    <w:rsid w:val="00470641"/>
    <w:rsid w:val="00472B0F"/>
    <w:rsid w:val="00474158"/>
    <w:rsid w:val="004747CD"/>
    <w:rsid w:val="00474F19"/>
    <w:rsid w:val="004768A6"/>
    <w:rsid w:val="00476E4F"/>
    <w:rsid w:val="00477D47"/>
    <w:rsid w:val="00481E17"/>
    <w:rsid w:val="00482ECA"/>
    <w:rsid w:val="004841A3"/>
    <w:rsid w:val="0048592A"/>
    <w:rsid w:val="004860F1"/>
    <w:rsid w:val="00493B21"/>
    <w:rsid w:val="0049436C"/>
    <w:rsid w:val="00494809"/>
    <w:rsid w:val="004950BB"/>
    <w:rsid w:val="00495CBD"/>
    <w:rsid w:val="004962B0"/>
    <w:rsid w:val="004A2C4B"/>
    <w:rsid w:val="004A5AE2"/>
    <w:rsid w:val="004A6296"/>
    <w:rsid w:val="004A7060"/>
    <w:rsid w:val="004A7174"/>
    <w:rsid w:val="004A7435"/>
    <w:rsid w:val="004A7C1F"/>
    <w:rsid w:val="004B0658"/>
    <w:rsid w:val="004B0775"/>
    <w:rsid w:val="004B0F00"/>
    <w:rsid w:val="004B11AD"/>
    <w:rsid w:val="004B2455"/>
    <w:rsid w:val="004B53B4"/>
    <w:rsid w:val="004B60D7"/>
    <w:rsid w:val="004B68F2"/>
    <w:rsid w:val="004B6D2F"/>
    <w:rsid w:val="004B7488"/>
    <w:rsid w:val="004B7494"/>
    <w:rsid w:val="004C2780"/>
    <w:rsid w:val="004C2958"/>
    <w:rsid w:val="004C2A48"/>
    <w:rsid w:val="004C2A6B"/>
    <w:rsid w:val="004C3ACF"/>
    <w:rsid w:val="004C5D07"/>
    <w:rsid w:val="004C6C31"/>
    <w:rsid w:val="004C71A8"/>
    <w:rsid w:val="004C7BD2"/>
    <w:rsid w:val="004C7DCB"/>
    <w:rsid w:val="004D0E4B"/>
    <w:rsid w:val="004D32C2"/>
    <w:rsid w:val="004D41DD"/>
    <w:rsid w:val="004D4E0A"/>
    <w:rsid w:val="004D617A"/>
    <w:rsid w:val="004D7271"/>
    <w:rsid w:val="004E1339"/>
    <w:rsid w:val="004E3DE1"/>
    <w:rsid w:val="004E5BE5"/>
    <w:rsid w:val="004E615F"/>
    <w:rsid w:val="004E6726"/>
    <w:rsid w:val="004F0572"/>
    <w:rsid w:val="004F2560"/>
    <w:rsid w:val="004F2F13"/>
    <w:rsid w:val="004F3C1F"/>
    <w:rsid w:val="004F4334"/>
    <w:rsid w:val="004F433F"/>
    <w:rsid w:val="004F43C5"/>
    <w:rsid w:val="004F4640"/>
    <w:rsid w:val="004F4DBE"/>
    <w:rsid w:val="004F51AB"/>
    <w:rsid w:val="004F523E"/>
    <w:rsid w:val="004F576C"/>
    <w:rsid w:val="004F585B"/>
    <w:rsid w:val="004F5FA8"/>
    <w:rsid w:val="004F6EA2"/>
    <w:rsid w:val="004F7AE0"/>
    <w:rsid w:val="005003D6"/>
    <w:rsid w:val="00500BC9"/>
    <w:rsid w:val="00501877"/>
    <w:rsid w:val="00501F01"/>
    <w:rsid w:val="00503D3E"/>
    <w:rsid w:val="005061D0"/>
    <w:rsid w:val="00506B60"/>
    <w:rsid w:val="005110CE"/>
    <w:rsid w:val="00511CDB"/>
    <w:rsid w:val="0051482B"/>
    <w:rsid w:val="00514896"/>
    <w:rsid w:val="005158A8"/>
    <w:rsid w:val="005171CF"/>
    <w:rsid w:val="00520683"/>
    <w:rsid w:val="0052286D"/>
    <w:rsid w:val="005230D1"/>
    <w:rsid w:val="00524081"/>
    <w:rsid w:val="00526347"/>
    <w:rsid w:val="00526365"/>
    <w:rsid w:val="00526597"/>
    <w:rsid w:val="0052674B"/>
    <w:rsid w:val="00526EF1"/>
    <w:rsid w:val="005300CA"/>
    <w:rsid w:val="005309BE"/>
    <w:rsid w:val="00531149"/>
    <w:rsid w:val="00531E38"/>
    <w:rsid w:val="00532AA1"/>
    <w:rsid w:val="005336C2"/>
    <w:rsid w:val="00535D23"/>
    <w:rsid w:val="0053626D"/>
    <w:rsid w:val="0053752B"/>
    <w:rsid w:val="00537E3F"/>
    <w:rsid w:val="00543A22"/>
    <w:rsid w:val="0054522B"/>
    <w:rsid w:val="00545BE7"/>
    <w:rsid w:val="005479C7"/>
    <w:rsid w:val="005507A7"/>
    <w:rsid w:val="00552722"/>
    <w:rsid w:val="005533D8"/>
    <w:rsid w:val="0055376D"/>
    <w:rsid w:val="005539BC"/>
    <w:rsid w:val="00554045"/>
    <w:rsid w:val="00554357"/>
    <w:rsid w:val="0055697A"/>
    <w:rsid w:val="00556B4D"/>
    <w:rsid w:val="00557685"/>
    <w:rsid w:val="00557725"/>
    <w:rsid w:val="00561D5A"/>
    <w:rsid w:val="00562725"/>
    <w:rsid w:val="00562761"/>
    <w:rsid w:val="0056282B"/>
    <w:rsid w:val="00562D95"/>
    <w:rsid w:val="00562F4D"/>
    <w:rsid w:val="005643A5"/>
    <w:rsid w:val="005661C8"/>
    <w:rsid w:val="00570D29"/>
    <w:rsid w:val="00571373"/>
    <w:rsid w:val="00574670"/>
    <w:rsid w:val="00575FB3"/>
    <w:rsid w:val="00576049"/>
    <w:rsid w:val="00576FC1"/>
    <w:rsid w:val="005770BD"/>
    <w:rsid w:val="00580BF8"/>
    <w:rsid w:val="00580EA7"/>
    <w:rsid w:val="00582B3D"/>
    <w:rsid w:val="005854ED"/>
    <w:rsid w:val="0058569D"/>
    <w:rsid w:val="00585E8E"/>
    <w:rsid w:val="00586728"/>
    <w:rsid w:val="005868A7"/>
    <w:rsid w:val="0058721B"/>
    <w:rsid w:val="00592820"/>
    <w:rsid w:val="00592D2F"/>
    <w:rsid w:val="0059353A"/>
    <w:rsid w:val="00593715"/>
    <w:rsid w:val="00593DAC"/>
    <w:rsid w:val="00593F20"/>
    <w:rsid w:val="00594B50"/>
    <w:rsid w:val="00595A86"/>
    <w:rsid w:val="00595AA1"/>
    <w:rsid w:val="005978FD"/>
    <w:rsid w:val="005A02F3"/>
    <w:rsid w:val="005A0755"/>
    <w:rsid w:val="005A0AD8"/>
    <w:rsid w:val="005A0D2D"/>
    <w:rsid w:val="005A102B"/>
    <w:rsid w:val="005A19CF"/>
    <w:rsid w:val="005A2153"/>
    <w:rsid w:val="005A2314"/>
    <w:rsid w:val="005A2FC3"/>
    <w:rsid w:val="005A6593"/>
    <w:rsid w:val="005A726E"/>
    <w:rsid w:val="005A73ED"/>
    <w:rsid w:val="005A7B07"/>
    <w:rsid w:val="005B1014"/>
    <w:rsid w:val="005B1909"/>
    <w:rsid w:val="005B19F4"/>
    <w:rsid w:val="005B204C"/>
    <w:rsid w:val="005B29DC"/>
    <w:rsid w:val="005B3A3E"/>
    <w:rsid w:val="005B3EB8"/>
    <w:rsid w:val="005B651E"/>
    <w:rsid w:val="005B664D"/>
    <w:rsid w:val="005B6B6B"/>
    <w:rsid w:val="005C09CD"/>
    <w:rsid w:val="005C14A8"/>
    <w:rsid w:val="005C3E0E"/>
    <w:rsid w:val="005C4D94"/>
    <w:rsid w:val="005C55CD"/>
    <w:rsid w:val="005C6218"/>
    <w:rsid w:val="005C74F6"/>
    <w:rsid w:val="005D0C7E"/>
    <w:rsid w:val="005D1593"/>
    <w:rsid w:val="005D1BBF"/>
    <w:rsid w:val="005D1D1D"/>
    <w:rsid w:val="005D2722"/>
    <w:rsid w:val="005D3EDA"/>
    <w:rsid w:val="005D5D87"/>
    <w:rsid w:val="005E0603"/>
    <w:rsid w:val="005E078D"/>
    <w:rsid w:val="005E1DDD"/>
    <w:rsid w:val="005E23F0"/>
    <w:rsid w:val="005E360A"/>
    <w:rsid w:val="005E4D1E"/>
    <w:rsid w:val="005E4EEE"/>
    <w:rsid w:val="005E57FE"/>
    <w:rsid w:val="005E5EDA"/>
    <w:rsid w:val="005E6182"/>
    <w:rsid w:val="005E630E"/>
    <w:rsid w:val="005E7316"/>
    <w:rsid w:val="005E7B67"/>
    <w:rsid w:val="005F00DC"/>
    <w:rsid w:val="005F247B"/>
    <w:rsid w:val="005F2567"/>
    <w:rsid w:val="005F2CF1"/>
    <w:rsid w:val="005F4EA4"/>
    <w:rsid w:val="005F66FC"/>
    <w:rsid w:val="00602EBA"/>
    <w:rsid w:val="006033CE"/>
    <w:rsid w:val="0060415A"/>
    <w:rsid w:val="00604C23"/>
    <w:rsid w:val="006059BE"/>
    <w:rsid w:val="006062F7"/>
    <w:rsid w:val="00606403"/>
    <w:rsid w:val="006118D6"/>
    <w:rsid w:val="00612304"/>
    <w:rsid w:val="006133B2"/>
    <w:rsid w:val="006133E9"/>
    <w:rsid w:val="00613485"/>
    <w:rsid w:val="006148EF"/>
    <w:rsid w:val="00614B98"/>
    <w:rsid w:val="00614EB9"/>
    <w:rsid w:val="006154A5"/>
    <w:rsid w:val="006156A1"/>
    <w:rsid w:val="00616D88"/>
    <w:rsid w:val="006207E6"/>
    <w:rsid w:val="00620DAC"/>
    <w:rsid w:val="0062162F"/>
    <w:rsid w:val="00622534"/>
    <w:rsid w:val="00622919"/>
    <w:rsid w:val="00624319"/>
    <w:rsid w:val="00625C75"/>
    <w:rsid w:val="006340D9"/>
    <w:rsid w:val="006344B9"/>
    <w:rsid w:val="00635C94"/>
    <w:rsid w:val="00637776"/>
    <w:rsid w:val="00640BF5"/>
    <w:rsid w:val="006433F9"/>
    <w:rsid w:val="00643A59"/>
    <w:rsid w:val="00644D28"/>
    <w:rsid w:val="00645B7A"/>
    <w:rsid w:val="0065072A"/>
    <w:rsid w:val="00650F32"/>
    <w:rsid w:val="0065170D"/>
    <w:rsid w:val="006519C3"/>
    <w:rsid w:val="006527E8"/>
    <w:rsid w:val="00652A17"/>
    <w:rsid w:val="00654669"/>
    <w:rsid w:val="00656E40"/>
    <w:rsid w:val="0065711C"/>
    <w:rsid w:val="00660126"/>
    <w:rsid w:val="00660F92"/>
    <w:rsid w:val="0066128D"/>
    <w:rsid w:val="00662480"/>
    <w:rsid w:val="00662608"/>
    <w:rsid w:val="00662829"/>
    <w:rsid w:val="0066375C"/>
    <w:rsid w:val="00664CD4"/>
    <w:rsid w:val="00667996"/>
    <w:rsid w:val="00667C8E"/>
    <w:rsid w:val="00667CDD"/>
    <w:rsid w:val="00672223"/>
    <w:rsid w:val="00672434"/>
    <w:rsid w:val="006743C9"/>
    <w:rsid w:val="00676066"/>
    <w:rsid w:val="00676AC1"/>
    <w:rsid w:val="00677DAB"/>
    <w:rsid w:val="00677FB1"/>
    <w:rsid w:val="00680D1C"/>
    <w:rsid w:val="00681192"/>
    <w:rsid w:val="00681487"/>
    <w:rsid w:val="0068184F"/>
    <w:rsid w:val="0068201E"/>
    <w:rsid w:val="006825AF"/>
    <w:rsid w:val="00682A1E"/>
    <w:rsid w:val="00682A70"/>
    <w:rsid w:val="00682E87"/>
    <w:rsid w:val="006835F2"/>
    <w:rsid w:val="00685328"/>
    <w:rsid w:val="00685C31"/>
    <w:rsid w:val="00686EAA"/>
    <w:rsid w:val="0068779B"/>
    <w:rsid w:val="00690A57"/>
    <w:rsid w:val="00691B73"/>
    <w:rsid w:val="006926A6"/>
    <w:rsid w:val="00692F36"/>
    <w:rsid w:val="00693470"/>
    <w:rsid w:val="006938B7"/>
    <w:rsid w:val="006952E1"/>
    <w:rsid w:val="0069756A"/>
    <w:rsid w:val="006975D6"/>
    <w:rsid w:val="00697AB5"/>
    <w:rsid w:val="006A025D"/>
    <w:rsid w:val="006A2570"/>
    <w:rsid w:val="006A3933"/>
    <w:rsid w:val="006A39E6"/>
    <w:rsid w:val="006A5ED0"/>
    <w:rsid w:val="006A632D"/>
    <w:rsid w:val="006A658D"/>
    <w:rsid w:val="006B076D"/>
    <w:rsid w:val="006B4A82"/>
    <w:rsid w:val="006B54BE"/>
    <w:rsid w:val="006B5E7D"/>
    <w:rsid w:val="006B70C9"/>
    <w:rsid w:val="006B7890"/>
    <w:rsid w:val="006B7B2A"/>
    <w:rsid w:val="006C14A5"/>
    <w:rsid w:val="006C240E"/>
    <w:rsid w:val="006C3DF8"/>
    <w:rsid w:val="006C4504"/>
    <w:rsid w:val="006C579C"/>
    <w:rsid w:val="006C5C4A"/>
    <w:rsid w:val="006C5FD7"/>
    <w:rsid w:val="006C678D"/>
    <w:rsid w:val="006C7C8B"/>
    <w:rsid w:val="006D119A"/>
    <w:rsid w:val="006D1382"/>
    <w:rsid w:val="006D1AAF"/>
    <w:rsid w:val="006D2D6C"/>
    <w:rsid w:val="006D367A"/>
    <w:rsid w:val="006D459F"/>
    <w:rsid w:val="006D591B"/>
    <w:rsid w:val="006D658C"/>
    <w:rsid w:val="006D72E6"/>
    <w:rsid w:val="006E06ED"/>
    <w:rsid w:val="006E0FB4"/>
    <w:rsid w:val="006E1E0E"/>
    <w:rsid w:val="006E2840"/>
    <w:rsid w:val="006E2B55"/>
    <w:rsid w:val="006E2F5F"/>
    <w:rsid w:val="006E3673"/>
    <w:rsid w:val="006E5100"/>
    <w:rsid w:val="006E7060"/>
    <w:rsid w:val="006F0334"/>
    <w:rsid w:val="006F0376"/>
    <w:rsid w:val="006F0EB8"/>
    <w:rsid w:val="006F2A6C"/>
    <w:rsid w:val="006F2D7F"/>
    <w:rsid w:val="006F324A"/>
    <w:rsid w:val="006F48EE"/>
    <w:rsid w:val="006F74B0"/>
    <w:rsid w:val="007002A4"/>
    <w:rsid w:val="007009B7"/>
    <w:rsid w:val="00700AED"/>
    <w:rsid w:val="007010E6"/>
    <w:rsid w:val="00702D7C"/>
    <w:rsid w:val="00703098"/>
    <w:rsid w:val="0070309A"/>
    <w:rsid w:val="00704CB5"/>
    <w:rsid w:val="0070596D"/>
    <w:rsid w:val="00705F08"/>
    <w:rsid w:val="0070601F"/>
    <w:rsid w:val="00706E54"/>
    <w:rsid w:val="00710A37"/>
    <w:rsid w:val="00711386"/>
    <w:rsid w:val="007126EB"/>
    <w:rsid w:val="00712D1F"/>
    <w:rsid w:val="00714BB8"/>
    <w:rsid w:val="00716A49"/>
    <w:rsid w:val="00717E94"/>
    <w:rsid w:val="0072069E"/>
    <w:rsid w:val="00722074"/>
    <w:rsid w:val="007220BC"/>
    <w:rsid w:val="00726B83"/>
    <w:rsid w:val="00726FB0"/>
    <w:rsid w:val="00727B6F"/>
    <w:rsid w:val="00727C30"/>
    <w:rsid w:val="00733248"/>
    <w:rsid w:val="007344CC"/>
    <w:rsid w:val="00734CD5"/>
    <w:rsid w:val="00736047"/>
    <w:rsid w:val="007408EE"/>
    <w:rsid w:val="00740988"/>
    <w:rsid w:val="007426D5"/>
    <w:rsid w:val="007449B7"/>
    <w:rsid w:val="00744FF2"/>
    <w:rsid w:val="00745CE6"/>
    <w:rsid w:val="00746783"/>
    <w:rsid w:val="00747280"/>
    <w:rsid w:val="00751050"/>
    <w:rsid w:val="00752850"/>
    <w:rsid w:val="007541E3"/>
    <w:rsid w:val="007549BE"/>
    <w:rsid w:val="00756EAF"/>
    <w:rsid w:val="00760FCE"/>
    <w:rsid w:val="00761183"/>
    <w:rsid w:val="00761B17"/>
    <w:rsid w:val="00761F95"/>
    <w:rsid w:val="007642AE"/>
    <w:rsid w:val="00767C32"/>
    <w:rsid w:val="00771F7D"/>
    <w:rsid w:val="00774042"/>
    <w:rsid w:val="00774D04"/>
    <w:rsid w:val="007750A8"/>
    <w:rsid w:val="0077643B"/>
    <w:rsid w:val="007764FA"/>
    <w:rsid w:val="007769A2"/>
    <w:rsid w:val="00777713"/>
    <w:rsid w:val="007810AC"/>
    <w:rsid w:val="00781EE5"/>
    <w:rsid w:val="00781F57"/>
    <w:rsid w:val="007854EC"/>
    <w:rsid w:val="00786D17"/>
    <w:rsid w:val="00793209"/>
    <w:rsid w:val="0079392B"/>
    <w:rsid w:val="007942FA"/>
    <w:rsid w:val="00794D8F"/>
    <w:rsid w:val="00795760"/>
    <w:rsid w:val="00796DDE"/>
    <w:rsid w:val="007A3E82"/>
    <w:rsid w:val="007A6D39"/>
    <w:rsid w:val="007A6DF6"/>
    <w:rsid w:val="007B1F83"/>
    <w:rsid w:val="007B3910"/>
    <w:rsid w:val="007B4530"/>
    <w:rsid w:val="007B4A51"/>
    <w:rsid w:val="007C2192"/>
    <w:rsid w:val="007C23FB"/>
    <w:rsid w:val="007C6489"/>
    <w:rsid w:val="007D0A9F"/>
    <w:rsid w:val="007D15FD"/>
    <w:rsid w:val="007D318A"/>
    <w:rsid w:val="007D37E6"/>
    <w:rsid w:val="007D4B4C"/>
    <w:rsid w:val="007D4D53"/>
    <w:rsid w:val="007D61B5"/>
    <w:rsid w:val="007E0C17"/>
    <w:rsid w:val="007E0CBC"/>
    <w:rsid w:val="007E1C99"/>
    <w:rsid w:val="007E28C9"/>
    <w:rsid w:val="007E2D59"/>
    <w:rsid w:val="007E45B8"/>
    <w:rsid w:val="007E4727"/>
    <w:rsid w:val="007F0A69"/>
    <w:rsid w:val="007F16EA"/>
    <w:rsid w:val="007F2DED"/>
    <w:rsid w:val="007F565A"/>
    <w:rsid w:val="007F6108"/>
    <w:rsid w:val="007F6F33"/>
    <w:rsid w:val="007F76B4"/>
    <w:rsid w:val="008009AB"/>
    <w:rsid w:val="00800C52"/>
    <w:rsid w:val="00801209"/>
    <w:rsid w:val="00801A1C"/>
    <w:rsid w:val="00804309"/>
    <w:rsid w:val="008057AB"/>
    <w:rsid w:val="00806123"/>
    <w:rsid w:val="0080689E"/>
    <w:rsid w:val="00806966"/>
    <w:rsid w:val="00806D66"/>
    <w:rsid w:val="00811192"/>
    <w:rsid w:val="00811D34"/>
    <w:rsid w:val="00812A37"/>
    <w:rsid w:val="00814578"/>
    <w:rsid w:val="008158D8"/>
    <w:rsid w:val="00817A13"/>
    <w:rsid w:val="008207DF"/>
    <w:rsid w:val="008208BE"/>
    <w:rsid w:val="00822994"/>
    <w:rsid w:val="0082379E"/>
    <w:rsid w:val="008244C5"/>
    <w:rsid w:val="00825997"/>
    <w:rsid w:val="00825A17"/>
    <w:rsid w:val="00827D21"/>
    <w:rsid w:val="00827FF5"/>
    <w:rsid w:val="008315A7"/>
    <w:rsid w:val="0083161F"/>
    <w:rsid w:val="008345AF"/>
    <w:rsid w:val="00834C8C"/>
    <w:rsid w:val="008356FF"/>
    <w:rsid w:val="00836CF7"/>
    <w:rsid w:val="00837344"/>
    <w:rsid w:val="008404AB"/>
    <w:rsid w:val="008409C1"/>
    <w:rsid w:val="00843F8C"/>
    <w:rsid w:val="0084456E"/>
    <w:rsid w:val="008462F6"/>
    <w:rsid w:val="00847B72"/>
    <w:rsid w:val="008506C5"/>
    <w:rsid w:val="00853CE3"/>
    <w:rsid w:val="008540DB"/>
    <w:rsid w:val="00855132"/>
    <w:rsid w:val="0085586B"/>
    <w:rsid w:val="008562C1"/>
    <w:rsid w:val="00856AD2"/>
    <w:rsid w:val="0085797A"/>
    <w:rsid w:val="00864AF8"/>
    <w:rsid w:val="00865401"/>
    <w:rsid w:val="0086554E"/>
    <w:rsid w:val="008666B2"/>
    <w:rsid w:val="00871B43"/>
    <w:rsid w:val="00871BCD"/>
    <w:rsid w:val="00872242"/>
    <w:rsid w:val="00872995"/>
    <w:rsid w:val="0087337F"/>
    <w:rsid w:val="00874ABC"/>
    <w:rsid w:val="00877B7F"/>
    <w:rsid w:val="00881BE8"/>
    <w:rsid w:val="00882615"/>
    <w:rsid w:val="00883DC9"/>
    <w:rsid w:val="00885C19"/>
    <w:rsid w:val="00885DAC"/>
    <w:rsid w:val="00886474"/>
    <w:rsid w:val="0088748B"/>
    <w:rsid w:val="008924CA"/>
    <w:rsid w:val="008932F7"/>
    <w:rsid w:val="00893593"/>
    <w:rsid w:val="00893657"/>
    <w:rsid w:val="00896266"/>
    <w:rsid w:val="00896501"/>
    <w:rsid w:val="008968E6"/>
    <w:rsid w:val="008A111B"/>
    <w:rsid w:val="008A2F2F"/>
    <w:rsid w:val="008A3FBC"/>
    <w:rsid w:val="008A5CB1"/>
    <w:rsid w:val="008A6717"/>
    <w:rsid w:val="008A6EBF"/>
    <w:rsid w:val="008A7207"/>
    <w:rsid w:val="008B0AE6"/>
    <w:rsid w:val="008B1E25"/>
    <w:rsid w:val="008B2320"/>
    <w:rsid w:val="008B38F5"/>
    <w:rsid w:val="008B410F"/>
    <w:rsid w:val="008B43A2"/>
    <w:rsid w:val="008B4CAE"/>
    <w:rsid w:val="008B5B09"/>
    <w:rsid w:val="008B6C7C"/>
    <w:rsid w:val="008B7D6B"/>
    <w:rsid w:val="008B7F66"/>
    <w:rsid w:val="008C2248"/>
    <w:rsid w:val="008C2685"/>
    <w:rsid w:val="008C2976"/>
    <w:rsid w:val="008C362C"/>
    <w:rsid w:val="008C36DB"/>
    <w:rsid w:val="008C5682"/>
    <w:rsid w:val="008C73D1"/>
    <w:rsid w:val="008D24C0"/>
    <w:rsid w:val="008D24F8"/>
    <w:rsid w:val="008D25F9"/>
    <w:rsid w:val="008D415D"/>
    <w:rsid w:val="008D58DD"/>
    <w:rsid w:val="008D61B2"/>
    <w:rsid w:val="008E0A70"/>
    <w:rsid w:val="008E13CA"/>
    <w:rsid w:val="008E158A"/>
    <w:rsid w:val="008E1823"/>
    <w:rsid w:val="008E2751"/>
    <w:rsid w:val="008E2CB7"/>
    <w:rsid w:val="008E3F9F"/>
    <w:rsid w:val="008E3FBB"/>
    <w:rsid w:val="008E40EA"/>
    <w:rsid w:val="008E57C0"/>
    <w:rsid w:val="008E619D"/>
    <w:rsid w:val="008F07A6"/>
    <w:rsid w:val="008F093D"/>
    <w:rsid w:val="008F3703"/>
    <w:rsid w:val="008F39D7"/>
    <w:rsid w:val="008F4B3C"/>
    <w:rsid w:val="008F4C56"/>
    <w:rsid w:val="008F651B"/>
    <w:rsid w:val="008F7527"/>
    <w:rsid w:val="00900097"/>
    <w:rsid w:val="00900396"/>
    <w:rsid w:val="00900506"/>
    <w:rsid w:val="00901C3E"/>
    <w:rsid w:val="00903AB4"/>
    <w:rsid w:val="00904144"/>
    <w:rsid w:val="00904AE7"/>
    <w:rsid w:val="00905830"/>
    <w:rsid w:val="00905AEF"/>
    <w:rsid w:val="009068DF"/>
    <w:rsid w:val="00907112"/>
    <w:rsid w:val="00907D8A"/>
    <w:rsid w:val="00907F04"/>
    <w:rsid w:val="009101A2"/>
    <w:rsid w:val="00910610"/>
    <w:rsid w:val="0091111D"/>
    <w:rsid w:val="0091193C"/>
    <w:rsid w:val="0091197A"/>
    <w:rsid w:val="00912368"/>
    <w:rsid w:val="00913AB9"/>
    <w:rsid w:val="009158C3"/>
    <w:rsid w:val="00916812"/>
    <w:rsid w:val="00916A55"/>
    <w:rsid w:val="0092183D"/>
    <w:rsid w:val="009223E1"/>
    <w:rsid w:val="0092357D"/>
    <w:rsid w:val="0092437D"/>
    <w:rsid w:val="00924A14"/>
    <w:rsid w:val="009250A6"/>
    <w:rsid w:val="0092548C"/>
    <w:rsid w:val="0092556A"/>
    <w:rsid w:val="009258F2"/>
    <w:rsid w:val="00926F47"/>
    <w:rsid w:val="009276A9"/>
    <w:rsid w:val="00927FC6"/>
    <w:rsid w:val="0093275A"/>
    <w:rsid w:val="009329E1"/>
    <w:rsid w:val="00933004"/>
    <w:rsid w:val="00933559"/>
    <w:rsid w:val="009338DB"/>
    <w:rsid w:val="0093590B"/>
    <w:rsid w:val="00935BF1"/>
    <w:rsid w:val="00937376"/>
    <w:rsid w:val="00937607"/>
    <w:rsid w:val="00941803"/>
    <w:rsid w:val="00943084"/>
    <w:rsid w:val="009431CD"/>
    <w:rsid w:val="00943902"/>
    <w:rsid w:val="009456C3"/>
    <w:rsid w:val="00951413"/>
    <w:rsid w:val="00951569"/>
    <w:rsid w:val="00951CAF"/>
    <w:rsid w:val="00952153"/>
    <w:rsid w:val="009529C6"/>
    <w:rsid w:val="00953128"/>
    <w:rsid w:val="00954DE4"/>
    <w:rsid w:val="00955BC5"/>
    <w:rsid w:val="00961AF2"/>
    <w:rsid w:val="00962764"/>
    <w:rsid w:val="009630D8"/>
    <w:rsid w:val="009650D1"/>
    <w:rsid w:val="0096549B"/>
    <w:rsid w:val="00965C47"/>
    <w:rsid w:val="00967664"/>
    <w:rsid w:val="00967A76"/>
    <w:rsid w:val="00970096"/>
    <w:rsid w:val="009707FD"/>
    <w:rsid w:val="00970B28"/>
    <w:rsid w:val="0097149A"/>
    <w:rsid w:val="00972D7B"/>
    <w:rsid w:val="0097314F"/>
    <w:rsid w:val="00973F49"/>
    <w:rsid w:val="00974217"/>
    <w:rsid w:val="00974AEB"/>
    <w:rsid w:val="0097620C"/>
    <w:rsid w:val="00977416"/>
    <w:rsid w:val="00977C84"/>
    <w:rsid w:val="00982720"/>
    <w:rsid w:val="009835E4"/>
    <w:rsid w:val="009848D7"/>
    <w:rsid w:val="00985EFD"/>
    <w:rsid w:val="00985F78"/>
    <w:rsid w:val="009862BF"/>
    <w:rsid w:val="0098723D"/>
    <w:rsid w:val="00987AC2"/>
    <w:rsid w:val="00987AEB"/>
    <w:rsid w:val="00990E66"/>
    <w:rsid w:val="00992912"/>
    <w:rsid w:val="00994EC0"/>
    <w:rsid w:val="009954F3"/>
    <w:rsid w:val="00995CB0"/>
    <w:rsid w:val="00995E16"/>
    <w:rsid w:val="00996712"/>
    <w:rsid w:val="0099783F"/>
    <w:rsid w:val="009A1FB6"/>
    <w:rsid w:val="009A208C"/>
    <w:rsid w:val="009A2C20"/>
    <w:rsid w:val="009A372A"/>
    <w:rsid w:val="009A6068"/>
    <w:rsid w:val="009A7622"/>
    <w:rsid w:val="009B08BF"/>
    <w:rsid w:val="009B4896"/>
    <w:rsid w:val="009B4FE0"/>
    <w:rsid w:val="009B7342"/>
    <w:rsid w:val="009B7AD5"/>
    <w:rsid w:val="009C214A"/>
    <w:rsid w:val="009C2654"/>
    <w:rsid w:val="009C2AE3"/>
    <w:rsid w:val="009C2FFE"/>
    <w:rsid w:val="009C3534"/>
    <w:rsid w:val="009C4721"/>
    <w:rsid w:val="009C577A"/>
    <w:rsid w:val="009D2A39"/>
    <w:rsid w:val="009D2C97"/>
    <w:rsid w:val="009D31C1"/>
    <w:rsid w:val="009D4C92"/>
    <w:rsid w:val="009E24C1"/>
    <w:rsid w:val="009E2BD7"/>
    <w:rsid w:val="009E30A8"/>
    <w:rsid w:val="009E32D5"/>
    <w:rsid w:val="009E4165"/>
    <w:rsid w:val="009E4547"/>
    <w:rsid w:val="009E4D0C"/>
    <w:rsid w:val="009E50EB"/>
    <w:rsid w:val="009E6C26"/>
    <w:rsid w:val="009F235B"/>
    <w:rsid w:val="009F32E6"/>
    <w:rsid w:val="009F410D"/>
    <w:rsid w:val="009F4EA0"/>
    <w:rsid w:val="009F4EA2"/>
    <w:rsid w:val="009F50CF"/>
    <w:rsid w:val="009F5E31"/>
    <w:rsid w:val="009F5FF3"/>
    <w:rsid w:val="009F64F0"/>
    <w:rsid w:val="009F6D8C"/>
    <w:rsid w:val="009F746E"/>
    <w:rsid w:val="009F7D36"/>
    <w:rsid w:val="00A0121D"/>
    <w:rsid w:val="00A031F7"/>
    <w:rsid w:val="00A032C1"/>
    <w:rsid w:val="00A037AC"/>
    <w:rsid w:val="00A051B2"/>
    <w:rsid w:val="00A06D37"/>
    <w:rsid w:val="00A07207"/>
    <w:rsid w:val="00A07F56"/>
    <w:rsid w:val="00A101D4"/>
    <w:rsid w:val="00A103BA"/>
    <w:rsid w:val="00A1051B"/>
    <w:rsid w:val="00A109D2"/>
    <w:rsid w:val="00A1402C"/>
    <w:rsid w:val="00A162C8"/>
    <w:rsid w:val="00A16958"/>
    <w:rsid w:val="00A16FD7"/>
    <w:rsid w:val="00A21206"/>
    <w:rsid w:val="00A21C2B"/>
    <w:rsid w:val="00A22644"/>
    <w:rsid w:val="00A235A4"/>
    <w:rsid w:val="00A23C93"/>
    <w:rsid w:val="00A25209"/>
    <w:rsid w:val="00A25591"/>
    <w:rsid w:val="00A26662"/>
    <w:rsid w:val="00A26F11"/>
    <w:rsid w:val="00A32350"/>
    <w:rsid w:val="00A330EC"/>
    <w:rsid w:val="00A34745"/>
    <w:rsid w:val="00A368AA"/>
    <w:rsid w:val="00A4102D"/>
    <w:rsid w:val="00A41A21"/>
    <w:rsid w:val="00A4372B"/>
    <w:rsid w:val="00A44CA4"/>
    <w:rsid w:val="00A44F72"/>
    <w:rsid w:val="00A45246"/>
    <w:rsid w:val="00A50264"/>
    <w:rsid w:val="00A5038E"/>
    <w:rsid w:val="00A5508A"/>
    <w:rsid w:val="00A5547D"/>
    <w:rsid w:val="00A554C0"/>
    <w:rsid w:val="00A5557E"/>
    <w:rsid w:val="00A575E3"/>
    <w:rsid w:val="00A62A98"/>
    <w:rsid w:val="00A6300D"/>
    <w:rsid w:val="00A63AD7"/>
    <w:rsid w:val="00A662AF"/>
    <w:rsid w:val="00A703A3"/>
    <w:rsid w:val="00A71582"/>
    <w:rsid w:val="00A72414"/>
    <w:rsid w:val="00A726C6"/>
    <w:rsid w:val="00A7375D"/>
    <w:rsid w:val="00A73A26"/>
    <w:rsid w:val="00A75DF5"/>
    <w:rsid w:val="00A75F13"/>
    <w:rsid w:val="00A774E2"/>
    <w:rsid w:val="00A80646"/>
    <w:rsid w:val="00A8072B"/>
    <w:rsid w:val="00A84B4B"/>
    <w:rsid w:val="00A86476"/>
    <w:rsid w:val="00A866E3"/>
    <w:rsid w:val="00A87144"/>
    <w:rsid w:val="00A871F0"/>
    <w:rsid w:val="00A90C0D"/>
    <w:rsid w:val="00A90E3D"/>
    <w:rsid w:val="00A91ED7"/>
    <w:rsid w:val="00A940EC"/>
    <w:rsid w:val="00A956D2"/>
    <w:rsid w:val="00A96E61"/>
    <w:rsid w:val="00AA1ED5"/>
    <w:rsid w:val="00AA2753"/>
    <w:rsid w:val="00AA2D0C"/>
    <w:rsid w:val="00AA31EF"/>
    <w:rsid w:val="00AA5A9F"/>
    <w:rsid w:val="00AA6146"/>
    <w:rsid w:val="00AB199D"/>
    <w:rsid w:val="00AB58BA"/>
    <w:rsid w:val="00AB5FEA"/>
    <w:rsid w:val="00AB631B"/>
    <w:rsid w:val="00AC05DC"/>
    <w:rsid w:val="00AC09A2"/>
    <w:rsid w:val="00AC31A6"/>
    <w:rsid w:val="00AC4249"/>
    <w:rsid w:val="00AC4916"/>
    <w:rsid w:val="00AC5C89"/>
    <w:rsid w:val="00AC69BD"/>
    <w:rsid w:val="00AC6EDA"/>
    <w:rsid w:val="00AC7491"/>
    <w:rsid w:val="00AC78E8"/>
    <w:rsid w:val="00AC7E3E"/>
    <w:rsid w:val="00AD0E72"/>
    <w:rsid w:val="00AD10DD"/>
    <w:rsid w:val="00AD2DBD"/>
    <w:rsid w:val="00AD3191"/>
    <w:rsid w:val="00AD3E50"/>
    <w:rsid w:val="00AD4CD1"/>
    <w:rsid w:val="00AD5FC2"/>
    <w:rsid w:val="00AE06BC"/>
    <w:rsid w:val="00AE142B"/>
    <w:rsid w:val="00AE16C1"/>
    <w:rsid w:val="00AE2096"/>
    <w:rsid w:val="00AE2CB2"/>
    <w:rsid w:val="00AE355F"/>
    <w:rsid w:val="00AE5274"/>
    <w:rsid w:val="00AE6F4D"/>
    <w:rsid w:val="00AE7547"/>
    <w:rsid w:val="00AF1356"/>
    <w:rsid w:val="00AF242E"/>
    <w:rsid w:val="00AF25A9"/>
    <w:rsid w:val="00AF29FE"/>
    <w:rsid w:val="00AF5089"/>
    <w:rsid w:val="00AF53DC"/>
    <w:rsid w:val="00B001A9"/>
    <w:rsid w:val="00B010A2"/>
    <w:rsid w:val="00B01E3E"/>
    <w:rsid w:val="00B0242C"/>
    <w:rsid w:val="00B02721"/>
    <w:rsid w:val="00B03C8D"/>
    <w:rsid w:val="00B04557"/>
    <w:rsid w:val="00B06400"/>
    <w:rsid w:val="00B10B4E"/>
    <w:rsid w:val="00B111A7"/>
    <w:rsid w:val="00B137A4"/>
    <w:rsid w:val="00B13EEE"/>
    <w:rsid w:val="00B14E3E"/>
    <w:rsid w:val="00B15557"/>
    <w:rsid w:val="00B17E3E"/>
    <w:rsid w:val="00B20354"/>
    <w:rsid w:val="00B204EF"/>
    <w:rsid w:val="00B20AC4"/>
    <w:rsid w:val="00B20D62"/>
    <w:rsid w:val="00B214A1"/>
    <w:rsid w:val="00B215D4"/>
    <w:rsid w:val="00B21F63"/>
    <w:rsid w:val="00B2220D"/>
    <w:rsid w:val="00B22D0C"/>
    <w:rsid w:val="00B22DD3"/>
    <w:rsid w:val="00B2397A"/>
    <w:rsid w:val="00B2474B"/>
    <w:rsid w:val="00B2632E"/>
    <w:rsid w:val="00B27CE9"/>
    <w:rsid w:val="00B27D4A"/>
    <w:rsid w:val="00B327D7"/>
    <w:rsid w:val="00B3418D"/>
    <w:rsid w:val="00B35801"/>
    <w:rsid w:val="00B35D5C"/>
    <w:rsid w:val="00B416E8"/>
    <w:rsid w:val="00B418B1"/>
    <w:rsid w:val="00B419F6"/>
    <w:rsid w:val="00B4290A"/>
    <w:rsid w:val="00B429F8"/>
    <w:rsid w:val="00B44685"/>
    <w:rsid w:val="00B4523D"/>
    <w:rsid w:val="00B45BEC"/>
    <w:rsid w:val="00B4659E"/>
    <w:rsid w:val="00B465E4"/>
    <w:rsid w:val="00B46A79"/>
    <w:rsid w:val="00B479AB"/>
    <w:rsid w:val="00B5001A"/>
    <w:rsid w:val="00B50171"/>
    <w:rsid w:val="00B51017"/>
    <w:rsid w:val="00B51E71"/>
    <w:rsid w:val="00B55009"/>
    <w:rsid w:val="00B5568C"/>
    <w:rsid w:val="00B561E7"/>
    <w:rsid w:val="00B56221"/>
    <w:rsid w:val="00B571D0"/>
    <w:rsid w:val="00B57DCC"/>
    <w:rsid w:val="00B601EB"/>
    <w:rsid w:val="00B60B27"/>
    <w:rsid w:val="00B60D7B"/>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A43"/>
    <w:rsid w:val="00B774D5"/>
    <w:rsid w:val="00B776F4"/>
    <w:rsid w:val="00B801EA"/>
    <w:rsid w:val="00B80ED8"/>
    <w:rsid w:val="00B82094"/>
    <w:rsid w:val="00B82905"/>
    <w:rsid w:val="00B83337"/>
    <w:rsid w:val="00B85F2F"/>
    <w:rsid w:val="00B86C08"/>
    <w:rsid w:val="00B8718C"/>
    <w:rsid w:val="00B87EA4"/>
    <w:rsid w:val="00B905DB"/>
    <w:rsid w:val="00B90BA4"/>
    <w:rsid w:val="00B90F81"/>
    <w:rsid w:val="00B924C2"/>
    <w:rsid w:val="00B9415E"/>
    <w:rsid w:val="00B9562C"/>
    <w:rsid w:val="00B96125"/>
    <w:rsid w:val="00B961B3"/>
    <w:rsid w:val="00B9678C"/>
    <w:rsid w:val="00B97EE0"/>
    <w:rsid w:val="00BA03E9"/>
    <w:rsid w:val="00BA0521"/>
    <w:rsid w:val="00BA0D16"/>
    <w:rsid w:val="00BA116B"/>
    <w:rsid w:val="00BA1284"/>
    <w:rsid w:val="00BA195E"/>
    <w:rsid w:val="00BA4AE9"/>
    <w:rsid w:val="00BA578C"/>
    <w:rsid w:val="00BA7FE3"/>
    <w:rsid w:val="00BB163B"/>
    <w:rsid w:val="00BB286A"/>
    <w:rsid w:val="00BB34A8"/>
    <w:rsid w:val="00BB3A06"/>
    <w:rsid w:val="00BB3F59"/>
    <w:rsid w:val="00BB4BAC"/>
    <w:rsid w:val="00BB5A27"/>
    <w:rsid w:val="00BC0AA0"/>
    <w:rsid w:val="00BC39D5"/>
    <w:rsid w:val="00BC42E1"/>
    <w:rsid w:val="00BC46D4"/>
    <w:rsid w:val="00BC4B75"/>
    <w:rsid w:val="00BC5237"/>
    <w:rsid w:val="00BC5E4E"/>
    <w:rsid w:val="00BC6D32"/>
    <w:rsid w:val="00BC7A39"/>
    <w:rsid w:val="00BD00ED"/>
    <w:rsid w:val="00BD35DB"/>
    <w:rsid w:val="00BD3890"/>
    <w:rsid w:val="00BD3D7E"/>
    <w:rsid w:val="00BD3D95"/>
    <w:rsid w:val="00BD4EA0"/>
    <w:rsid w:val="00BD5066"/>
    <w:rsid w:val="00BD5D92"/>
    <w:rsid w:val="00BD7C4F"/>
    <w:rsid w:val="00BE1275"/>
    <w:rsid w:val="00BE1A79"/>
    <w:rsid w:val="00BE3934"/>
    <w:rsid w:val="00BE3F51"/>
    <w:rsid w:val="00BE5116"/>
    <w:rsid w:val="00BE512B"/>
    <w:rsid w:val="00BE550A"/>
    <w:rsid w:val="00BE5896"/>
    <w:rsid w:val="00BE60BB"/>
    <w:rsid w:val="00BE6158"/>
    <w:rsid w:val="00BE6E87"/>
    <w:rsid w:val="00BE7716"/>
    <w:rsid w:val="00BF150F"/>
    <w:rsid w:val="00BF496F"/>
    <w:rsid w:val="00BF5775"/>
    <w:rsid w:val="00BF6AD4"/>
    <w:rsid w:val="00BF7E16"/>
    <w:rsid w:val="00C007C7"/>
    <w:rsid w:val="00C00B30"/>
    <w:rsid w:val="00C01CB8"/>
    <w:rsid w:val="00C01DCC"/>
    <w:rsid w:val="00C021EF"/>
    <w:rsid w:val="00C03E96"/>
    <w:rsid w:val="00C05C05"/>
    <w:rsid w:val="00C067E6"/>
    <w:rsid w:val="00C0788B"/>
    <w:rsid w:val="00C07F17"/>
    <w:rsid w:val="00C10131"/>
    <w:rsid w:val="00C13BD7"/>
    <w:rsid w:val="00C14FE1"/>
    <w:rsid w:val="00C17368"/>
    <w:rsid w:val="00C17476"/>
    <w:rsid w:val="00C206E5"/>
    <w:rsid w:val="00C20D6D"/>
    <w:rsid w:val="00C215DA"/>
    <w:rsid w:val="00C221B7"/>
    <w:rsid w:val="00C222D7"/>
    <w:rsid w:val="00C255DD"/>
    <w:rsid w:val="00C25902"/>
    <w:rsid w:val="00C30BC4"/>
    <w:rsid w:val="00C32F24"/>
    <w:rsid w:val="00C3300B"/>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C93"/>
    <w:rsid w:val="00C80ACF"/>
    <w:rsid w:val="00C8236E"/>
    <w:rsid w:val="00C82700"/>
    <w:rsid w:val="00C82B78"/>
    <w:rsid w:val="00C83E9F"/>
    <w:rsid w:val="00C863BD"/>
    <w:rsid w:val="00C8687A"/>
    <w:rsid w:val="00C86A8D"/>
    <w:rsid w:val="00C90255"/>
    <w:rsid w:val="00C9034C"/>
    <w:rsid w:val="00C908A5"/>
    <w:rsid w:val="00C91116"/>
    <w:rsid w:val="00C91B6B"/>
    <w:rsid w:val="00C91CA3"/>
    <w:rsid w:val="00C92115"/>
    <w:rsid w:val="00C926C2"/>
    <w:rsid w:val="00C929A8"/>
    <w:rsid w:val="00C92DF1"/>
    <w:rsid w:val="00C94E21"/>
    <w:rsid w:val="00C9649C"/>
    <w:rsid w:val="00C973BD"/>
    <w:rsid w:val="00C974A0"/>
    <w:rsid w:val="00CA0D61"/>
    <w:rsid w:val="00CA298B"/>
    <w:rsid w:val="00CA50C0"/>
    <w:rsid w:val="00CA5751"/>
    <w:rsid w:val="00CA6B67"/>
    <w:rsid w:val="00CB1184"/>
    <w:rsid w:val="00CB35BC"/>
    <w:rsid w:val="00CB3BF7"/>
    <w:rsid w:val="00CB3D40"/>
    <w:rsid w:val="00CB3D6F"/>
    <w:rsid w:val="00CB444C"/>
    <w:rsid w:val="00CB4877"/>
    <w:rsid w:val="00CB5611"/>
    <w:rsid w:val="00CB6257"/>
    <w:rsid w:val="00CB775B"/>
    <w:rsid w:val="00CB7B49"/>
    <w:rsid w:val="00CC10C1"/>
    <w:rsid w:val="00CC2BD5"/>
    <w:rsid w:val="00CC3BFD"/>
    <w:rsid w:val="00CC5D6E"/>
    <w:rsid w:val="00CC7D78"/>
    <w:rsid w:val="00CD13F5"/>
    <w:rsid w:val="00CD1C65"/>
    <w:rsid w:val="00CD1DFD"/>
    <w:rsid w:val="00CD22D4"/>
    <w:rsid w:val="00CD2361"/>
    <w:rsid w:val="00CD28FF"/>
    <w:rsid w:val="00CD47EE"/>
    <w:rsid w:val="00CD4FF4"/>
    <w:rsid w:val="00CD56BB"/>
    <w:rsid w:val="00CD5A86"/>
    <w:rsid w:val="00CD5DC2"/>
    <w:rsid w:val="00CD627D"/>
    <w:rsid w:val="00CD6537"/>
    <w:rsid w:val="00CE019F"/>
    <w:rsid w:val="00CE0462"/>
    <w:rsid w:val="00CE050A"/>
    <w:rsid w:val="00CE2364"/>
    <w:rsid w:val="00CE5302"/>
    <w:rsid w:val="00CE564E"/>
    <w:rsid w:val="00CE5F44"/>
    <w:rsid w:val="00CE7638"/>
    <w:rsid w:val="00CE766C"/>
    <w:rsid w:val="00CF0444"/>
    <w:rsid w:val="00CF1121"/>
    <w:rsid w:val="00CF119F"/>
    <w:rsid w:val="00CF173A"/>
    <w:rsid w:val="00CF1923"/>
    <w:rsid w:val="00CF226D"/>
    <w:rsid w:val="00CF25BE"/>
    <w:rsid w:val="00CF2F6B"/>
    <w:rsid w:val="00CF30AB"/>
    <w:rsid w:val="00CF34BD"/>
    <w:rsid w:val="00CF3A3B"/>
    <w:rsid w:val="00CF3EC2"/>
    <w:rsid w:val="00CF5169"/>
    <w:rsid w:val="00CF565F"/>
    <w:rsid w:val="00CF5CCC"/>
    <w:rsid w:val="00CF6339"/>
    <w:rsid w:val="00CF732B"/>
    <w:rsid w:val="00D01E2A"/>
    <w:rsid w:val="00D03FB2"/>
    <w:rsid w:val="00D10DA7"/>
    <w:rsid w:val="00D10DD3"/>
    <w:rsid w:val="00D1137F"/>
    <w:rsid w:val="00D116B2"/>
    <w:rsid w:val="00D126CC"/>
    <w:rsid w:val="00D13268"/>
    <w:rsid w:val="00D13BAA"/>
    <w:rsid w:val="00D13F66"/>
    <w:rsid w:val="00D147B4"/>
    <w:rsid w:val="00D1482E"/>
    <w:rsid w:val="00D160A2"/>
    <w:rsid w:val="00D168F9"/>
    <w:rsid w:val="00D17AA1"/>
    <w:rsid w:val="00D20D16"/>
    <w:rsid w:val="00D21857"/>
    <w:rsid w:val="00D2249D"/>
    <w:rsid w:val="00D226E3"/>
    <w:rsid w:val="00D2282F"/>
    <w:rsid w:val="00D22B67"/>
    <w:rsid w:val="00D233BA"/>
    <w:rsid w:val="00D24628"/>
    <w:rsid w:val="00D273B2"/>
    <w:rsid w:val="00D2791E"/>
    <w:rsid w:val="00D30308"/>
    <w:rsid w:val="00D308FB"/>
    <w:rsid w:val="00D3188E"/>
    <w:rsid w:val="00D35F01"/>
    <w:rsid w:val="00D36052"/>
    <w:rsid w:val="00D36333"/>
    <w:rsid w:val="00D40093"/>
    <w:rsid w:val="00D40646"/>
    <w:rsid w:val="00D40896"/>
    <w:rsid w:val="00D413FB"/>
    <w:rsid w:val="00D42C97"/>
    <w:rsid w:val="00D43617"/>
    <w:rsid w:val="00D44785"/>
    <w:rsid w:val="00D44FA1"/>
    <w:rsid w:val="00D45212"/>
    <w:rsid w:val="00D45AC4"/>
    <w:rsid w:val="00D46878"/>
    <w:rsid w:val="00D476F3"/>
    <w:rsid w:val="00D47E89"/>
    <w:rsid w:val="00D51298"/>
    <w:rsid w:val="00D52207"/>
    <w:rsid w:val="00D5237E"/>
    <w:rsid w:val="00D537E9"/>
    <w:rsid w:val="00D550FD"/>
    <w:rsid w:val="00D55EDB"/>
    <w:rsid w:val="00D561F8"/>
    <w:rsid w:val="00D57D2A"/>
    <w:rsid w:val="00D6018B"/>
    <w:rsid w:val="00D623BF"/>
    <w:rsid w:val="00D62ED8"/>
    <w:rsid w:val="00D65F08"/>
    <w:rsid w:val="00D663AF"/>
    <w:rsid w:val="00D6710E"/>
    <w:rsid w:val="00D70781"/>
    <w:rsid w:val="00D70B46"/>
    <w:rsid w:val="00D73333"/>
    <w:rsid w:val="00D74050"/>
    <w:rsid w:val="00D7412E"/>
    <w:rsid w:val="00D77381"/>
    <w:rsid w:val="00D77DDE"/>
    <w:rsid w:val="00D77F90"/>
    <w:rsid w:val="00D8064D"/>
    <w:rsid w:val="00D81099"/>
    <w:rsid w:val="00D81A9A"/>
    <w:rsid w:val="00D81DA6"/>
    <w:rsid w:val="00D82872"/>
    <w:rsid w:val="00D82C5F"/>
    <w:rsid w:val="00D8303B"/>
    <w:rsid w:val="00D846DC"/>
    <w:rsid w:val="00D85047"/>
    <w:rsid w:val="00D875DD"/>
    <w:rsid w:val="00D87CF7"/>
    <w:rsid w:val="00D87E10"/>
    <w:rsid w:val="00D912D8"/>
    <w:rsid w:val="00D919DF"/>
    <w:rsid w:val="00D92E7E"/>
    <w:rsid w:val="00D9363C"/>
    <w:rsid w:val="00D94E0D"/>
    <w:rsid w:val="00D9706C"/>
    <w:rsid w:val="00DA2C92"/>
    <w:rsid w:val="00DA358D"/>
    <w:rsid w:val="00DA3E06"/>
    <w:rsid w:val="00DA5090"/>
    <w:rsid w:val="00DA61D5"/>
    <w:rsid w:val="00DB0453"/>
    <w:rsid w:val="00DB0A98"/>
    <w:rsid w:val="00DB2287"/>
    <w:rsid w:val="00DB3519"/>
    <w:rsid w:val="00DB3FAA"/>
    <w:rsid w:val="00DB698A"/>
    <w:rsid w:val="00DB762A"/>
    <w:rsid w:val="00DC0B1E"/>
    <w:rsid w:val="00DC185E"/>
    <w:rsid w:val="00DC23D7"/>
    <w:rsid w:val="00DC367B"/>
    <w:rsid w:val="00DC437E"/>
    <w:rsid w:val="00DC5540"/>
    <w:rsid w:val="00DC5CDA"/>
    <w:rsid w:val="00DD0FEE"/>
    <w:rsid w:val="00DD2512"/>
    <w:rsid w:val="00DD3B69"/>
    <w:rsid w:val="00DD3D55"/>
    <w:rsid w:val="00DD3D6D"/>
    <w:rsid w:val="00DD5A21"/>
    <w:rsid w:val="00DD72D6"/>
    <w:rsid w:val="00DE0EEA"/>
    <w:rsid w:val="00DE240E"/>
    <w:rsid w:val="00DE4F58"/>
    <w:rsid w:val="00DE64B5"/>
    <w:rsid w:val="00DF023D"/>
    <w:rsid w:val="00DF1468"/>
    <w:rsid w:val="00DF1BFF"/>
    <w:rsid w:val="00DF2DCF"/>
    <w:rsid w:val="00DF40C1"/>
    <w:rsid w:val="00DF539F"/>
    <w:rsid w:val="00DF58ED"/>
    <w:rsid w:val="00DF6A90"/>
    <w:rsid w:val="00DF746C"/>
    <w:rsid w:val="00DF7E80"/>
    <w:rsid w:val="00E0024C"/>
    <w:rsid w:val="00E0194C"/>
    <w:rsid w:val="00E03077"/>
    <w:rsid w:val="00E03CC3"/>
    <w:rsid w:val="00E04014"/>
    <w:rsid w:val="00E041ED"/>
    <w:rsid w:val="00E04C32"/>
    <w:rsid w:val="00E04D27"/>
    <w:rsid w:val="00E062B3"/>
    <w:rsid w:val="00E07F9A"/>
    <w:rsid w:val="00E100F4"/>
    <w:rsid w:val="00E1149B"/>
    <w:rsid w:val="00E1219E"/>
    <w:rsid w:val="00E1240F"/>
    <w:rsid w:val="00E1347C"/>
    <w:rsid w:val="00E15BDD"/>
    <w:rsid w:val="00E15CB7"/>
    <w:rsid w:val="00E17930"/>
    <w:rsid w:val="00E224BE"/>
    <w:rsid w:val="00E22FF4"/>
    <w:rsid w:val="00E23085"/>
    <w:rsid w:val="00E25038"/>
    <w:rsid w:val="00E25B33"/>
    <w:rsid w:val="00E2603D"/>
    <w:rsid w:val="00E300A5"/>
    <w:rsid w:val="00E30687"/>
    <w:rsid w:val="00E307E0"/>
    <w:rsid w:val="00E30D5B"/>
    <w:rsid w:val="00E30E07"/>
    <w:rsid w:val="00E30F80"/>
    <w:rsid w:val="00E315FF"/>
    <w:rsid w:val="00E3335F"/>
    <w:rsid w:val="00E3386E"/>
    <w:rsid w:val="00E354F0"/>
    <w:rsid w:val="00E35973"/>
    <w:rsid w:val="00E36A13"/>
    <w:rsid w:val="00E375B5"/>
    <w:rsid w:val="00E400B3"/>
    <w:rsid w:val="00E400F6"/>
    <w:rsid w:val="00E42DED"/>
    <w:rsid w:val="00E437D9"/>
    <w:rsid w:val="00E447C6"/>
    <w:rsid w:val="00E44E38"/>
    <w:rsid w:val="00E45436"/>
    <w:rsid w:val="00E45CEF"/>
    <w:rsid w:val="00E45DC6"/>
    <w:rsid w:val="00E50253"/>
    <w:rsid w:val="00E502F3"/>
    <w:rsid w:val="00E50831"/>
    <w:rsid w:val="00E5183B"/>
    <w:rsid w:val="00E52A98"/>
    <w:rsid w:val="00E53DE2"/>
    <w:rsid w:val="00E547AE"/>
    <w:rsid w:val="00E5659F"/>
    <w:rsid w:val="00E56CEB"/>
    <w:rsid w:val="00E56EE5"/>
    <w:rsid w:val="00E60D40"/>
    <w:rsid w:val="00E6143F"/>
    <w:rsid w:val="00E63582"/>
    <w:rsid w:val="00E6382C"/>
    <w:rsid w:val="00E63D39"/>
    <w:rsid w:val="00E640E9"/>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43A9"/>
    <w:rsid w:val="00E748DF"/>
    <w:rsid w:val="00E74D5F"/>
    <w:rsid w:val="00E75BA1"/>
    <w:rsid w:val="00E77025"/>
    <w:rsid w:val="00E77F35"/>
    <w:rsid w:val="00E80102"/>
    <w:rsid w:val="00E8080D"/>
    <w:rsid w:val="00E83F5D"/>
    <w:rsid w:val="00E84B9C"/>
    <w:rsid w:val="00E85CEE"/>
    <w:rsid w:val="00E86C00"/>
    <w:rsid w:val="00E91B7D"/>
    <w:rsid w:val="00E9280C"/>
    <w:rsid w:val="00E948E1"/>
    <w:rsid w:val="00E94EA6"/>
    <w:rsid w:val="00E95EDD"/>
    <w:rsid w:val="00EA0286"/>
    <w:rsid w:val="00EA3BB5"/>
    <w:rsid w:val="00EA4555"/>
    <w:rsid w:val="00EA6171"/>
    <w:rsid w:val="00EB00FF"/>
    <w:rsid w:val="00EB66C2"/>
    <w:rsid w:val="00EB70F1"/>
    <w:rsid w:val="00EB747D"/>
    <w:rsid w:val="00EC04EB"/>
    <w:rsid w:val="00EC092F"/>
    <w:rsid w:val="00EC0E0D"/>
    <w:rsid w:val="00EC1795"/>
    <w:rsid w:val="00EC21BA"/>
    <w:rsid w:val="00EC338D"/>
    <w:rsid w:val="00EC4DAA"/>
    <w:rsid w:val="00EC6471"/>
    <w:rsid w:val="00EC6AF7"/>
    <w:rsid w:val="00EC71F4"/>
    <w:rsid w:val="00EC784F"/>
    <w:rsid w:val="00ED072D"/>
    <w:rsid w:val="00ED3B6D"/>
    <w:rsid w:val="00ED5D9A"/>
    <w:rsid w:val="00EE0280"/>
    <w:rsid w:val="00EE20B1"/>
    <w:rsid w:val="00EE2EE0"/>
    <w:rsid w:val="00EE5ADB"/>
    <w:rsid w:val="00EF0F2B"/>
    <w:rsid w:val="00EF3A37"/>
    <w:rsid w:val="00EF4165"/>
    <w:rsid w:val="00EF4FD2"/>
    <w:rsid w:val="00EF655E"/>
    <w:rsid w:val="00EF68F8"/>
    <w:rsid w:val="00EF6BE8"/>
    <w:rsid w:val="00F00D11"/>
    <w:rsid w:val="00F011A7"/>
    <w:rsid w:val="00F0144B"/>
    <w:rsid w:val="00F028CA"/>
    <w:rsid w:val="00F03DE0"/>
    <w:rsid w:val="00F05CD0"/>
    <w:rsid w:val="00F064E2"/>
    <w:rsid w:val="00F07FAB"/>
    <w:rsid w:val="00F10154"/>
    <w:rsid w:val="00F12241"/>
    <w:rsid w:val="00F12379"/>
    <w:rsid w:val="00F13004"/>
    <w:rsid w:val="00F13B8D"/>
    <w:rsid w:val="00F1508F"/>
    <w:rsid w:val="00F1519C"/>
    <w:rsid w:val="00F1684A"/>
    <w:rsid w:val="00F17B9C"/>
    <w:rsid w:val="00F17E4D"/>
    <w:rsid w:val="00F212CA"/>
    <w:rsid w:val="00F234DB"/>
    <w:rsid w:val="00F237F6"/>
    <w:rsid w:val="00F23BA3"/>
    <w:rsid w:val="00F23E3E"/>
    <w:rsid w:val="00F24C2D"/>
    <w:rsid w:val="00F25612"/>
    <w:rsid w:val="00F259D8"/>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4B1C"/>
    <w:rsid w:val="00F54EDD"/>
    <w:rsid w:val="00F55D20"/>
    <w:rsid w:val="00F57A4F"/>
    <w:rsid w:val="00F61E0D"/>
    <w:rsid w:val="00F63EF2"/>
    <w:rsid w:val="00F646ED"/>
    <w:rsid w:val="00F64F1C"/>
    <w:rsid w:val="00F70611"/>
    <w:rsid w:val="00F71CCD"/>
    <w:rsid w:val="00F7334F"/>
    <w:rsid w:val="00F737E2"/>
    <w:rsid w:val="00F74A2A"/>
    <w:rsid w:val="00F74F24"/>
    <w:rsid w:val="00F75E29"/>
    <w:rsid w:val="00F77E3E"/>
    <w:rsid w:val="00F80650"/>
    <w:rsid w:val="00F80B60"/>
    <w:rsid w:val="00F812B7"/>
    <w:rsid w:val="00F81531"/>
    <w:rsid w:val="00F817B4"/>
    <w:rsid w:val="00F82658"/>
    <w:rsid w:val="00F845FF"/>
    <w:rsid w:val="00F85137"/>
    <w:rsid w:val="00F87D35"/>
    <w:rsid w:val="00F87F4D"/>
    <w:rsid w:val="00F92226"/>
    <w:rsid w:val="00F929BF"/>
    <w:rsid w:val="00F93399"/>
    <w:rsid w:val="00F94F59"/>
    <w:rsid w:val="00F96C01"/>
    <w:rsid w:val="00F9731F"/>
    <w:rsid w:val="00FA14D0"/>
    <w:rsid w:val="00FA1B84"/>
    <w:rsid w:val="00FA29E0"/>
    <w:rsid w:val="00FA3237"/>
    <w:rsid w:val="00FA3CBD"/>
    <w:rsid w:val="00FA4302"/>
    <w:rsid w:val="00FA4FBA"/>
    <w:rsid w:val="00FA53D7"/>
    <w:rsid w:val="00FA5871"/>
    <w:rsid w:val="00FA6772"/>
    <w:rsid w:val="00FA6F30"/>
    <w:rsid w:val="00FB01C0"/>
    <w:rsid w:val="00FB0FF3"/>
    <w:rsid w:val="00FB102B"/>
    <w:rsid w:val="00FB1063"/>
    <w:rsid w:val="00FB1083"/>
    <w:rsid w:val="00FB10D8"/>
    <w:rsid w:val="00FB1227"/>
    <w:rsid w:val="00FB279D"/>
    <w:rsid w:val="00FB4F47"/>
    <w:rsid w:val="00FB60D0"/>
    <w:rsid w:val="00FB6E20"/>
    <w:rsid w:val="00FB7611"/>
    <w:rsid w:val="00FB7CC3"/>
    <w:rsid w:val="00FC21F7"/>
    <w:rsid w:val="00FC2DCF"/>
    <w:rsid w:val="00FC35C3"/>
    <w:rsid w:val="00FC3BBD"/>
    <w:rsid w:val="00FC4DB3"/>
    <w:rsid w:val="00FC4EC5"/>
    <w:rsid w:val="00FC5066"/>
    <w:rsid w:val="00FC51D4"/>
    <w:rsid w:val="00FC57B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73AF"/>
    <w:rsid w:val="00FD7844"/>
    <w:rsid w:val="00FE0B13"/>
    <w:rsid w:val="00FE0C0E"/>
    <w:rsid w:val="00FE1167"/>
    <w:rsid w:val="00FE1934"/>
    <w:rsid w:val="00FE2564"/>
    <w:rsid w:val="00FE491D"/>
    <w:rsid w:val="00FF1D04"/>
    <w:rsid w:val="00FF2197"/>
    <w:rsid w:val="00FF2F0C"/>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doi.org/10.3390/virtualworlds2010002"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145/3544548.3580963" TargetMode="External"/><Relationship Id="rId38" Type="http://schemas.openxmlformats.org/officeDocument/2006/relationships/hyperlink" Target="https://developer.apple.com/design/human-interface-guidelines/designing-for-visiono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hyperlink" Target="https://hello.vrchat.com/" TargetMode="External"/><Relationship Id="rId37" Type="http://schemas.openxmlformats.org/officeDocument/2006/relationships/hyperlink" Target="https://developers.meta.com/horizon/documentation/unity/ts-mqdh/"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1017/S0140525X00080018"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nyaspubs.onlinelibrary.wiley.com/doi/10.1111/j.1749-6632.1999.tb09199.x" TargetMode="Externa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F9CB7-97D0-4B0F-8E97-7800A0BCE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6464</Words>
  <Characters>8533</Characters>
  <Application>Microsoft Office Word</Application>
  <DocSecurity>0</DocSecurity>
  <Lines>406</Lines>
  <Paragraphs>159</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2025-12-27T12:50:00Z</dcterms:created>
  <dcterms:modified xsi:type="dcterms:W3CDTF">2025-12-27T19:15:00Z</dcterms:modified>
</cp:coreProperties>
</file>