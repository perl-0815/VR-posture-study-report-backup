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BB24267"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69A037B2" w:rsidR="00186034" w:rsidRPr="00B913F3" w:rsidRDefault="00F3237E" w:rsidP="00186034">
      <w:pPr>
        <w:snapToGrid w:val="0"/>
        <w:spacing w:line="360" w:lineRule="auto"/>
        <w:rPr>
          <w:rFonts w:ascii="メイリオ" w:eastAsia="メイリオ" w:hAnsi="メイリオ"/>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646F34D4"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within the virtual environment. R</w:t>
      </w:r>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layouts</w:t>
      </w:r>
      <w:r w:rsidRPr="00FC2DCF">
        <w:rPr>
          <w:rFonts w:ascii="Times New Roman" w:hAnsi="Times New Roman"/>
          <w:color w:val="000000" w:themeColor="text1"/>
          <w:sz w:val="20"/>
        </w:rPr>
        <w:t xml:space="preserve"> and alternative input methods according to posture, and </w:t>
      </w:r>
      <w:r w:rsidR="0042313E" w:rsidRPr="00B913F3">
        <w:rPr>
          <w:rFonts w:ascii="Times New Roman" w:hAnsi="Times New Roman"/>
          <w:color w:val="EE0000"/>
          <w:sz w:val="20"/>
          <w:highlight w:val="yellow"/>
        </w:rPr>
        <w:t>design implications</w:t>
      </w:r>
      <w:r w:rsidRPr="00FC2DCF">
        <w:rPr>
          <w:rFonts w:ascii="Times New Roman" w:hAnsi="Times New Roman"/>
          <w:color w:val="000000" w:themeColor="text1"/>
          <w:sz w:val="20"/>
        </w:rPr>
        <w:t xml:space="preserve">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194AA5EC"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w:t>
      </w:r>
      <w:r w:rsidR="005D3DC7" w:rsidRPr="00B913F3">
        <w:rPr>
          <w:rFonts w:ascii="Times New Roman" w:hAnsi="Times New Roman" w:hint="eastAsia"/>
          <w:color w:val="EE0000"/>
          <w:sz w:val="18"/>
          <w:szCs w:val="16"/>
          <w:highlight w:val="yellow"/>
        </w:rPr>
        <w:t>設計上の示唆</w:t>
      </w:r>
      <w:r w:rsidRPr="00F93399">
        <w:rPr>
          <w:rFonts w:ascii="Times New Roman" w:hAnsi="Times New Roman"/>
          <w:color w:val="000000" w:themeColor="text1"/>
          <w:sz w:val="18"/>
          <w:szCs w:val="16"/>
        </w:rPr>
        <w:t>を提案した</w:t>
      </w:r>
      <w:r w:rsidR="00B215D4">
        <w:rPr>
          <w:rFonts w:ascii="Times New Roman" w:hAnsi="Times New Roman"/>
          <w:color w:val="000000" w:themeColor="text1"/>
          <w:sz w:val="18"/>
          <w:szCs w:val="16"/>
        </w:rPr>
        <w:t>.</w:t>
      </w:r>
    </w:p>
    <w:bookmarkEnd w:id="0"/>
    <w:p w14:paraId="78CD0D08" w14:textId="02601690"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F17962">
        <w:rPr>
          <w:rFonts w:ascii="Times New Roman" w:hAnsi="Times New Roman"/>
          <w:color w:val="000000" w:themeColor="text1"/>
          <w:sz w:val="18"/>
          <w:szCs w:val="16"/>
        </w:rPr>
        <w:t>,</w:t>
      </w:r>
      <w:r w:rsidR="006A638F">
        <w:t xml:space="preserve"> </w:t>
      </w:r>
      <w:r w:rsidR="00F17962" w:rsidRPr="00F17962">
        <w:rPr>
          <w:rFonts w:ascii="Times New Roman" w:hAnsi="Times New Roman"/>
          <w:color w:val="000000" w:themeColor="text1"/>
          <w:sz w:val="18"/>
          <w:szCs w:val="16"/>
        </w:rPr>
        <w:t>没入型環境</w:t>
      </w:r>
      <w:r w:rsidR="00D65F08" w:rsidRPr="00D65F08">
        <w:rPr>
          <w:rFonts w:ascii="Times New Roman" w:hAnsi="Times New Roman"/>
          <w:color w:val="000000" w:themeColor="text1"/>
          <w:sz w:val="18"/>
          <w:szCs w:val="16"/>
        </w:rPr>
        <w:t>，</w:t>
      </w:r>
      <w:r w:rsidR="000F57FB" w:rsidRPr="000F57FB">
        <w:rPr>
          <w:rFonts w:ascii="Times New Roman" w:hAnsi="Times New Roman"/>
          <w:color w:val="000000" w:themeColor="text1"/>
          <w:sz w:val="18"/>
          <w:szCs w:val="16"/>
        </w:rPr>
        <w:t>ユーザインタ</w:t>
      </w:r>
      <w:r w:rsidR="001E075E">
        <w:rPr>
          <w:rFonts w:ascii="Times New Roman" w:hAnsi="Times New Roman" w:hint="eastAsia"/>
          <w:color w:val="000000" w:themeColor="text1"/>
          <w:sz w:val="18"/>
          <w:szCs w:val="16"/>
        </w:rPr>
        <w:t>ー</w:t>
      </w:r>
      <w:r w:rsidR="000F57FB">
        <w:rPr>
          <w:rFonts w:ascii="Times New Roman" w:hAnsi="Times New Roman" w:hint="eastAsia"/>
          <w:color w:val="000000" w:themeColor="text1"/>
          <w:sz w:val="18"/>
          <w:szCs w:val="16"/>
        </w:rPr>
        <w:t>フェイス</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545EF6" w:rsidRPr="00545EF6">
        <w:rPr>
          <w:rFonts w:ascii="Times New Roman" w:hAnsi="Times New Roman"/>
          <w:color w:val="000000" w:themeColor="text1"/>
          <w:sz w:val="18"/>
          <w:szCs w:val="16"/>
        </w:rPr>
        <w:t>仰臥位</w:t>
      </w:r>
      <w:r w:rsidR="00D65F08" w:rsidRPr="00D65F08">
        <w:rPr>
          <w:rFonts w:ascii="Times New Roman" w:hAnsi="Times New Roman"/>
          <w:color w:val="000000" w:themeColor="text1"/>
          <w:sz w:val="18"/>
          <w:szCs w:val="16"/>
        </w:rPr>
        <w:t>，指向操作，アクセシビリティ</w:t>
      </w:r>
      <w:r w:rsidRPr="00FB1063">
        <w:rPr>
          <w:rFonts w:ascii="Times New Roman" w:hAnsi="Times New Roman" w:hint="eastAsia"/>
          <w:color w:val="000000" w:themeColor="text1"/>
          <w:sz w:val="18"/>
          <w:szCs w:val="16"/>
        </w:rPr>
        <w:t>）</w:t>
      </w:r>
    </w:p>
    <w:p w14:paraId="6D79D39B" w14:textId="77777777" w:rsidR="00186034" w:rsidRPr="001F47C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0642C10D" w14:textId="62CE3C4C" w:rsidR="002B7F84" w:rsidRPr="00B913F3" w:rsidRDefault="005A73ED" w:rsidP="0085586B">
      <w:pPr>
        <w:rPr>
          <w:color w:val="EE0000"/>
          <w:sz w:val="20"/>
          <w:highlight w:val="yellow"/>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F53B76">
        <w:rPr>
          <w:color w:val="000000" w:themeColor="text1"/>
          <w:sz w:val="20"/>
        </w:rPr>
        <w:t>.</w:t>
      </w:r>
      <w:r w:rsidR="001E6ED0" w:rsidRPr="00B913F3">
        <w:rPr>
          <w:rFonts w:hint="eastAsia"/>
          <w:color w:val="EE0000"/>
          <w:sz w:val="20"/>
          <w:highlight w:val="yellow"/>
        </w:rPr>
        <w:t>例えば</w:t>
      </w:r>
      <w:r w:rsidR="00C300F0" w:rsidRPr="00B913F3">
        <w:rPr>
          <w:color w:val="EE0000"/>
          <w:sz w:val="20"/>
          <w:highlight w:val="yellow"/>
        </w:rPr>
        <w:t>LaViola</w:t>
      </w:r>
      <w:r w:rsidR="00C300F0" w:rsidRPr="00B913F3">
        <w:rPr>
          <w:rFonts w:hint="eastAsia"/>
          <w:color w:val="EE0000"/>
          <w:sz w:val="20"/>
          <w:highlight w:val="yellow"/>
        </w:rPr>
        <w:t>は，</w:t>
      </w:r>
      <w:r w:rsidR="00EA0B6A">
        <w:rPr>
          <w:color w:val="EE0000"/>
          <w:sz w:val="20"/>
          <w:highlight w:val="yellow"/>
        </w:rPr>
        <w:t>VR</w:t>
      </w:r>
      <w:r w:rsidR="00EA0B6A">
        <w:rPr>
          <w:rFonts w:hint="eastAsia"/>
          <w:color w:val="EE0000"/>
          <w:sz w:val="20"/>
          <w:highlight w:val="yellow"/>
        </w:rPr>
        <w:t>酔い</w:t>
      </w:r>
      <w:r w:rsidR="00C300F0" w:rsidRPr="00B913F3">
        <w:rPr>
          <w:rFonts w:hint="eastAsia"/>
          <w:color w:val="EE0000"/>
          <w:sz w:val="20"/>
          <w:highlight w:val="yellow"/>
        </w:rPr>
        <w:t>に関する包括的レビュー</w:t>
      </w:r>
      <w:r w:rsidR="006C67F9">
        <w:rPr>
          <w:color w:val="EE0000"/>
          <w:sz w:val="20"/>
          <w:highlight w:val="yellow"/>
          <w:vertAlign w:val="superscript"/>
        </w:rPr>
        <w:t>2)</w:t>
      </w:r>
      <w:r w:rsidR="00C300F0" w:rsidRPr="00B913F3">
        <w:rPr>
          <w:rFonts w:hint="eastAsia"/>
          <w:color w:val="EE0000"/>
          <w:sz w:val="20"/>
          <w:highlight w:val="yellow"/>
        </w:rPr>
        <w:t>の中で，「</w:t>
      </w:r>
      <w:r w:rsidR="00C300F0" w:rsidRPr="00B913F3">
        <w:rPr>
          <w:color w:val="EE0000"/>
          <w:sz w:val="20"/>
          <w:highlight w:val="yellow"/>
        </w:rPr>
        <w:t>VR</w:t>
      </w:r>
      <w:r w:rsidR="00C300F0" w:rsidRPr="00B913F3">
        <w:rPr>
          <w:rFonts w:hint="eastAsia"/>
          <w:color w:val="EE0000"/>
          <w:sz w:val="20"/>
          <w:highlight w:val="yellow"/>
        </w:rPr>
        <w:t>利用者は通常，座位または立位である」と明示しており，姿勢条件の議論もこれらの体位に限定されている</w:t>
      </w:r>
      <w:r w:rsidR="00C300F0">
        <w:rPr>
          <w:color w:val="EE0000"/>
          <w:sz w:val="20"/>
          <w:highlight w:val="yellow"/>
        </w:rPr>
        <w:t>.</w:t>
      </w:r>
      <w:r w:rsidR="00D46E5D">
        <w:rPr>
          <w:rFonts w:hint="eastAsia"/>
          <w:color w:val="EE0000"/>
          <w:highlight w:val="yellow"/>
        </w:rPr>
        <w:t>一方で</w:t>
      </w:r>
      <w:r w:rsidR="00D46E5D">
        <w:rPr>
          <w:color w:val="EE0000"/>
        </w:rPr>
        <w:t>,</w:t>
      </w:r>
      <w:r w:rsidR="000A5CD1" w:rsidRPr="00B913F3">
        <w:rPr>
          <w:color w:val="EE0000"/>
          <w:sz w:val="20"/>
          <w:highlight w:val="yellow"/>
        </w:rPr>
        <w:t>Kourtesis et al.</w:t>
      </w:r>
      <w:r w:rsidR="000A5CD1" w:rsidRPr="00B913F3">
        <w:rPr>
          <w:rFonts w:hint="eastAsia"/>
          <w:color w:val="EE0000"/>
          <w:sz w:val="20"/>
          <w:highlight w:val="yellow"/>
        </w:rPr>
        <w:t>によると</w:t>
      </w:r>
      <w:r w:rsidR="005734C2">
        <w:rPr>
          <w:rFonts w:hint="eastAsia"/>
          <w:color w:val="EE0000"/>
          <w:sz w:val="20"/>
          <w:highlight w:val="yellow"/>
        </w:rPr>
        <w:t>,</w:t>
      </w:r>
      <w:r w:rsidR="00F53B76" w:rsidRPr="00B913F3">
        <w:rPr>
          <w:color w:val="EE0000"/>
          <w:sz w:val="20"/>
          <w:highlight w:val="yellow"/>
        </w:rPr>
        <w:t>VR</w:t>
      </w:r>
      <w:r w:rsidR="00F53B76" w:rsidRPr="00B913F3">
        <w:rPr>
          <w:rFonts w:hint="eastAsia"/>
          <w:color w:val="EE0000"/>
          <w:sz w:val="20"/>
          <w:highlight w:val="yellow"/>
        </w:rPr>
        <w:t>環境における身体的負荷や操作特性の違いは，反応時間や認知パフォーマンス，さらには</w:t>
      </w:r>
      <w:r w:rsidR="00F53B76" w:rsidRPr="00B913F3">
        <w:rPr>
          <w:color w:val="EE0000"/>
          <w:sz w:val="20"/>
          <w:highlight w:val="yellow"/>
        </w:rPr>
        <w:t>VR</w:t>
      </w:r>
      <w:r w:rsidR="00F53B76" w:rsidRPr="00B913F3">
        <w:rPr>
          <w:rFonts w:hint="eastAsia"/>
          <w:color w:val="EE0000"/>
          <w:sz w:val="20"/>
          <w:highlight w:val="yellow"/>
        </w:rPr>
        <w:t>誘発症状（</w:t>
      </w:r>
      <w:r w:rsidR="00F53B76" w:rsidRPr="00B913F3">
        <w:rPr>
          <w:color w:val="EE0000"/>
          <w:sz w:val="20"/>
          <w:highlight w:val="yellow"/>
        </w:rPr>
        <w:t>VRISE</w:t>
      </w:r>
      <w:r w:rsidR="00F53B76" w:rsidRPr="00B913F3">
        <w:rPr>
          <w:rFonts w:hint="eastAsia"/>
          <w:color w:val="EE0000"/>
          <w:sz w:val="20"/>
          <w:highlight w:val="yellow"/>
        </w:rPr>
        <w:t>）に影響を与えることが指摘されて</w:t>
      </w:r>
      <w:r w:rsidR="004629E3">
        <w:rPr>
          <w:rFonts w:hint="eastAsia"/>
          <w:color w:val="EE0000"/>
          <w:sz w:val="20"/>
          <w:highlight w:val="yellow"/>
        </w:rPr>
        <w:t>いる</w:t>
      </w:r>
      <w:r w:rsidR="004629E3">
        <w:rPr>
          <w:color w:val="EE0000"/>
          <w:sz w:val="20"/>
          <w:highlight w:val="yellow"/>
        </w:rPr>
        <w:t>.</w:t>
      </w:r>
      <w:r w:rsidR="004629E3">
        <w:rPr>
          <w:rFonts w:hint="eastAsia"/>
          <w:color w:val="EE0000"/>
          <w:sz w:val="20"/>
          <w:highlight w:val="yellow"/>
        </w:rPr>
        <w:t>また</w:t>
      </w:r>
      <w:r w:rsidR="004629E3">
        <w:rPr>
          <w:color w:val="EE0000"/>
          <w:sz w:val="20"/>
          <w:highlight w:val="yellow"/>
        </w:rPr>
        <w:t>,</w:t>
      </w:r>
      <w:r w:rsidR="00B13BD4" w:rsidRPr="00B913F3">
        <w:rPr>
          <w:color w:val="EE0000"/>
          <w:sz w:val="20"/>
          <w:highlight w:val="yellow"/>
        </w:rPr>
        <w:t>VR</w:t>
      </w:r>
      <w:r w:rsidR="00B13BD4" w:rsidRPr="00B913F3">
        <w:rPr>
          <w:rFonts w:hint="eastAsia"/>
          <w:color w:val="EE0000"/>
          <w:sz w:val="20"/>
          <w:highlight w:val="yellow"/>
        </w:rPr>
        <w:t>研究およびアプリケーション設計においては，人間工学的配慮に基づいた操作設計が不可欠であることが指摘されている</w:t>
      </w:r>
      <w:r w:rsidR="00641CE5">
        <w:rPr>
          <w:color w:val="EE0000"/>
          <w:sz w:val="20"/>
          <w:highlight w:val="yellow"/>
          <w:vertAlign w:val="superscript"/>
        </w:rPr>
        <w:t>3)</w:t>
      </w:r>
      <w:r w:rsidR="00BB3F59" w:rsidRPr="00B913F3">
        <w:rPr>
          <w:color w:val="EE0000"/>
          <w:sz w:val="20"/>
          <w:highlight w:val="yellow"/>
        </w:rPr>
        <w:t>.</w:t>
      </w:r>
      <w:r w:rsidR="006118B8" w:rsidRPr="00B913F3">
        <w:rPr>
          <w:rFonts w:hint="eastAsia"/>
          <w:color w:val="EE0000"/>
          <w:sz w:val="20"/>
          <w:highlight w:val="yellow"/>
        </w:rPr>
        <w:t>臥位姿勢に着目した研究としては</w:t>
      </w:r>
      <w:r w:rsidR="006118B8" w:rsidRPr="00B913F3">
        <w:rPr>
          <w:color w:val="EE0000"/>
          <w:sz w:val="20"/>
          <w:highlight w:val="yellow"/>
        </w:rPr>
        <w:t>,</w:t>
      </w:r>
      <w:r w:rsidR="0085586B" w:rsidRPr="0085586B">
        <w:rPr>
          <w:rFonts w:hint="eastAsia"/>
          <w:color w:val="000000" w:themeColor="text1"/>
          <w:sz w:val="20"/>
        </w:rPr>
        <w:t>van Gemert et al.</w:t>
      </w:r>
      <w:r w:rsidR="0085586B" w:rsidRPr="0085586B">
        <w:rPr>
          <w:rFonts w:hint="eastAsia"/>
          <w:color w:val="000000" w:themeColor="text1"/>
          <w:sz w:val="20"/>
        </w:rPr>
        <w:lastRenderedPageBreak/>
        <w:t>による研究</w:t>
      </w:r>
      <w:r w:rsidR="00A06023">
        <w:rPr>
          <w:color w:val="EE0000"/>
          <w:sz w:val="20"/>
          <w:highlight w:val="yellow"/>
          <w:vertAlign w:val="superscript"/>
        </w:rPr>
        <w:t>4</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C11F44" w:rsidRPr="00C11F44">
        <w:rPr>
          <w:color w:val="000000" w:themeColor="text1"/>
          <w:sz w:val="20"/>
        </w:rPr>
        <w:t>このように，視線や探索行動に基づく評価は，ユーザー自身が自覚しにくい操作上の困難を定量的に捉える手法として有効である</w:t>
      </w:r>
      <w:r w:rsidR="005734C2">
        <w:rPr>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6B2AC1" w:rsidRPr="00B913F3">
        <w:rPr>
          <w:color w:val="EE0000"/>
          <w:sz w:val="20"/>
          <w:highlight w:val="yellow"/>
          <w:vertAlign w:val="superscript"/>
        </w:rPr>
        <w:t>5</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2AF2AB5" w14:textId="7F26E9E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5C68B4" w:rsidRPr="005C68B4">
        <w:rPr>
          <w:color w:val="000000" w:themeColor="text1"/>
          <w:sz w:val="20"/>
        </w:rPr>
        <w:t>に対する</w:t>
      </w:r>
      <w:r w:rsidR="005C68B4" w:rsidRPr="00B913F3">
        <w:rPr>
          <w:rFonts w:hint="eastAsia"/>
          <w:color w:val="EE0000"/>
          <w:sz w:val="20"/>
          <w:highlight w:val="yellow"/>
        </w:rPr>
        <w:t>設計上の示唆を得ること</w:t>
      </w:r>
      <w:r w:rsidR="0085586B" w:rsidRPr="0085586B">
        <w:rPr>
          <w:rFonts w:hint="eastAsia"/>
          <w:color w:val="000000" w:themeColor="text1"/>
          <w:sz w:val="20"/>
        </w:rPr>
        <w:t>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6D2875B5"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w:t>
      </w:r>
    </w:p>
    <w:p w14:paraId="08CBF1E3" w14:textId="775D4339" w:rsidR="004005AB"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A538CC" w:rsidRPr="0062206E">
        <w:rPr>
          <w:rFonts w:asciiTheme="minorEastAsia" w:eastAsiaTheme="minorEastAsia" w:hAnsiTheme="minorEastAsia" w:hint="eastAsia"/>
          <w:bCs/>
          <w:color w:val="EE0000"/>
          <w:sz w:val="20"/>
          <w:highlight w:val="yellow"/>
        </w:rPr>
        <w:t>本研究の目的は</w:t>
      </w:r>
      <w:r w:rsidR="00A538CC" w:rsidRPr="0062206E">
        <w:rPr>
          <w:rFonts w:asciiTheme="minorEastAsia" w:eastAsiaTheme="minorEastAsia" w:hAnsiTheme="minorEastAsia"/>
          <w:bCs/>
          <w:color w:val="EE0000"/>
          <w:sz w:val="20"/>
          <w:highlight w:val="yellow"/>
        </w:rPr>
        <w:t>,</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w:t>
      </w:r>
      <w:r w:rsidR="00A538CC" w:rsidRPr="00B913F3">
        <w:rPr>
          <w:rFonts w:asciiTheme="minorEastAsia" w:eastAsiaTheme="minorEastAsia" w:hAnsiTheme="minorEastAsia" w:hint="eastAsia"/>
          <w:bCs/>
          <w:color w:val="EE0000"/>
          <w:sz w:val="20"/>
          <w:highlight w:val="yellow"/>
        </w:rPr>
        <w:t>ことである</w:t>
      </w:r>
      <w:r w:rsidR="00A538CC" w:rsidRPr="00B913F3">
        <w:rPr>
          <w:rFonts w:asciiTheme="minorEastAsia" w:eastAsiaTheme="minorEastAsia" w:hAnsiTheme="minorEastAsia"/>
          <w:bCs/>
          <w:color w:val="EE0000"/>
          <w:sz w:val="20"/>
          <w:highlight w:val="yellow"/>
        </w:rPr>
        <w:t>.</w:t>
      </w:r>
    </w:p>
    <w:p w14:paraId="0AA2EF3A" w14:textId="77777777" w:rsidR="004005AB" w:rsidRDefault="004005AB" w:rsidP="002F5485">
      <w:pPr>
        <w:rPr>
          <w:rFonts w:asciiTheme="minorEastAsia" w:eastAsiaTheme="minorEastAsia" w:hAnsiTheme="minorEastAsia"/>
          <w:bCs/>
          <w:color w:val="000000" w:themeColor="text1"/>
          <w:sz w:val="20"/>
        </w:rPr>
      </w:pPr>
    </w:p>
    <w:p w14:paraId="3950AAA3" w14:textId="1E057BA2" w:rsidR="004005AB" w:rsidRDefault="004005AB" w:rsidP="004005AB">
      <w:pPr>
        <w:spacing w:afterLines="100" w:after="291"/>
        <w:rPr>
          <w:rFonts w:asciiTheme="minorEastAsia" w:eastAsiaTheme="minorEastAsia" w:hAnsiTheme="minorEastAsia"/>
          <w:bCs/>
          <w:color w:val="000000" w:themeColor="text1"/>
          <w:sz w:val="20"/>
        </w:rPr>
      </w:pPr>
      <w:r w:rsidRPr="00B913F3">
        <w:rPr>
          <w:rFonts w:ascii="Times New Roman" w:eastAsia="ＭＳ ゴシック" w:hAnsi="Times New Roman"/>
          <w:b/>
          <w:color w:val="000000" w:themeColor="text1"/>
          <w:sz w:val="20"/>
          <w:highlight w:val="yellow"/>
        </w:rPr>
        <w:t>2-2.</w:t>
      </w:r>
      <w:r w:rsidRPr="00B913F3">
        <w:rPr>
          <w:rFonts w:ascii="ＭＳ ゴシック" w:eastAsia="ＭＳ ゴシック" w:hAnsi="ＭＳ ゴシック"/>
          <w:b/>
          <w:color w:val="000000" w:themeColor="text1"/>
          <w:sz w:val="20"/>
          <w:highlight w:val="yellow"/>
        </w:rPr>
        <w:t xml:space="preserve"> 方法</w:t>
      </w:r>
    </w:p>
    <w:p w14:paraId="4D5606E8" w14:textId="08BC6ECC" w:rsidR="000D343C" w:rsidRDefault="004005A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A538CC" w:rsidRPr="00E375B5">
        <w:rPr>
          <w:rFonts w:asciiTheme="minorEastAsia" w:eastAsiaTheme="minorEastAsia" w:hAnsiTheme="minorEastAsia"/>
          <w:bCs/>
          <w:color w:val="000000" w:themeColor="text1"/>
          <w:sz w:val="20"/>
        </w:rPr>
        <w:t>本実験では座位</w:t>
      </w:r>
      <w:r w:rsidR="00A538CC">
        <w:rPr>
          <w:rFonts w:asciiTheme="minorEastAsia" w:eastAsiaTheme="minorEastAsia" w:hAnsiTheme="minorEastAsia"/>
          <w:bCs/>
          <w:color w:val="000000" w:themeColor="text1"/>
          <w:sz w:val="20"/>
        </w:rPr>
        <w:t>,</w:t>
      </w:r>
      <w:r w:rsidR="00A538CC" w:rsidRPr="00E375B5">
        <w:rPr>
          <w:rFonts w:asciiTheme="minorEastAsia" w:eastAsiaTheme="minorEastAsia" w:hAnsiTheme="minorEastAsia"/>
          <w:bCs/>
          <w:color w:val="000000" w:themeColor="text1"/>
          <w:sz w:val="20"/>
        </w:rPr>
        <w:t>半座位</w:t>
      </w:r>
      <w:r w:rsidR="00A538CC">
        <w:rPr>
          <w:rFonts w:asciiTheme="minorEastAsia" w:eastAsiaTheme="minorEastAsia" w:hAnsiTheme="minorEastAsia"/>
          <w:bCs/>
          <w:color w:val="000000" w:themeColor="text1"/>
          <w:sz w:val="20"/>
        </w:rPr>
        <w:t>,</w:t>
      </w:r>
      <w:r w:rsidR="00A538CC" w:rsidRPr="00E375B5">
        <w:rPr>
          <w:rFonts w:asciiTheme="minorEastAsia" w:eastAsiaTheme="minorEastAsia" w:hAnsiTheme="minorEastAsia"/>
          <w:bCs/>
          <w:color w:val="000000" w:themeColor="text1"/>
          <w:sz w:val="20"/>
        </w:rPr>
        <w:t>仰臥位の3条件を比較検討した</w:t>
      </w:r>
      <w:r w:rsidR="00A538CC">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7C6A38AA" w14:textId="0B4F2C91" w:rsidR="00703ED7" w:rsidRDefault="00482ECA" w:rsidP="00500121">
      <w:pPr>
        <w:rPr>
          <w:rFonts w:asciiTheme="minorEastAsia" w:eastAsiaTheme="minorEastAsia" w:hAnsiTheme="minorEastAsia" w:hint="eastAsia"/>
          <w:bCs/>
          <w:color w:val="EE0000"/>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の実験条件を表</w:t>
      </w:r>
      <w:r w:rsidR="00E804E2">
        <w:rPr>
          <w:rFonts w:asciiTheme="minorEastAsia" w:eastAsiaTheme="minorEastAsia" w:hAnsiTheme="minorEastAsia" w:hint="eastAsia"/>
          <w:bCs/>
          <w:color w:val="000000" w:themeColor="text1"/>
          <w:sz w:val="20"/>
        </w:rPr>
        <w:t>１</w:t>
      </w:r>
      <w:r w:rsidR="00927AC7" w:rsidRPr="00B913F3">
        <w:rPr>
          <w:rFonts w:asciiTheme="minorEastAsia" w:eastAsiaTheme="minorEastAsia" w:hAnsiTheme="minorEastAsia"/>
          <w:bCs/>
          <w:color w:val="EE0000"/>
          <w:sz w:val="20"/>
          <w:highlight w:val="yellow"/>
        </w:rPr>
        <w:t>,実験設定および評価指標</w:t>
      </w:r>
      <w:r w:rsidR="00927AC7" w:rsidRPr="00B913F3">
        <w:rPr>
          <w:rFonts w:asciiTheme="minorEastAsia" w:eastAsiaTheme="minorEastAsia" w:hAnsiTheme="minorEastAsia" w:hint="eastAsia"/>
          <w:bCs/>
          <w:color w:val="EE0000"/>
          <w:sz w:val="20"/>
          <w:highlight w:val="yellow"/>
        </w:rPr>
        <w:t>を表</w:t>
      </w:r>
      <w:r w:rsidR="00E804E2">
        <w:rPr>
          <w:rFonts w:asciiTheme="minorEastAsia" w:eastAsiaTheme="minorEastAsia" w:hAnsiTheme="minorEastAsia" w:hint="eastAsia"/>
          <w:bCs/>
          <w:color w:val="EE0000"/>
          <w:sz w:val="20"/>
          <w:highlight w:val="yellow"/>
        </w:rPr>
        <w:t>２</w:t>
      </w:r>
      <w:r w:rsidR="0017592A">
        <w:rPr>
          <w:rFonts w:asciiTheme="minorEastAsia" w:eastAsiaTheme="minorEastAsia" w:hAnsiTheme="minorEastAsia" w:hint="eastAsia"/>
          <w:bCs/>
          <w:color w:val="000000" w:themeColor="text1"/>
          <w:sz w:val="20"/>
        </w:rPr>
        <w:t>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9525FF" w:rsidRPr="00B913F3">
        <w:rPr>
          <w:rFonts w:asciiTheme="minorEastAsia" w:eastAsiaTheme="minorEastAsia" w:hAnsiTheme="minorEastAsia" w:hint="eastAsia"/>
          <w:bCs/>
          <w:color w:val="EE0000"/>
          <w:sz w:val="20"/>
          <w:highlight w:val="yellow"/>
        </w:rPr>
        <w:t>実施タスクには，</w:t>
      </w:r>
      <w:r w:rsidR="009525FF" w:rsidRPr="00B913F3">
        <w:rPr>
          <w:rFonts w:asciiTheme="minorEastAsia" w:eastAsiaTheme="minorEastAsia" w:hAnsiTheme="minorEastAsia"/>
          <w:bCs/>
          <w:color w:val="EE0000"/>
          <w:sz w:val="20"/>
          <w:highlight w:val="yellow"/>
        </w:rPr>
        <w:t>Unityで構築したVR環境において，Meta Quest 3のHMDを装着した状態で球体ターゲットをポインティングしてクリックするタスクを用いた</w:t>
      </w:r>
      <w:r w:rsidR="00B76163">
        <w:rPr>
          <w:rFonts w:asciiTheme="minorEastAsia" w:eastAsiaTheme="minorEastAsia" w:hAnsiTheme="minorEastAsia" w:hint="eastAsia"/>
          <w:bCs/>
          <w:color w:val="EE0000"/>
          <w:sz w:val="20"/>
          <w:highlight w:val="yellow"/>
        </w:rPr>
        <w:t>.</w:t>
      </w:r>
      <w:r w:rsidR="00543625" w:rsidRPr="00B913F3">
        <w:rPr>
          <w:rFonts w:asciiTheme="minorEastAsia" w:eastAsiaTheme="minorEastAsia" w:hAnsiTheme="minorEastAsia"/>
          <w:bCs/>
          <w:color w:val="EE0000"/>
          <w:sz w:val="20"/>
          <w:highlight w:val="yellow"/>
        </w:rPr>
        <w:t>参加者には，ターゲットを視認した後，右手コントローラから表示されるカーソルを用いてターゲットをポインティングし，できるだけ早くトリガーボタンを押すよう指示</w:t>
      </w:r>
      <w:r w:rsidR="00203354">
        <w:rPr>
          <w:rFonts w:asciiTheme="minorEastAsia" w:eastAsiaTheme="minorEastAsia" w:hAnsiTheme="minorEastAsia" w:hint="eastAsia"/>
          <w:bCs/>
          <w:color w:val="EE0000"/>
          <w:sz w:val="20"/>
          <w:highlight w:val="yellow"/>
        </w:rPr>
        <w:t>を行った</w:t>
      </w:r>
      <w:r w:rsidR="00B76163">
        <w:rPr>
          <w:rFonts w:asciiTheme="minorEastAsia" w:eastAsiaTheme="minorEastAsia" w:hAnsiTheme="minor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各試行の開始前には，視線および</w:t>
      </w:r>
      <w:r w:rsidR="009525FF" w:rsidRPr="00B913F3">
        <w:rPr>
          <w:rFonts w:asciiTheme="minorEastAsia" w:eastAsiaTheme="minorEastAsia" w:hAnsiTheme="minorEastAsia"/>
          <w:bCs/>
          <w:color w:val="EE0000"/>
          <w:sz w:val="20"/>
          <w:highlight w:val="yellow"/>
        </w:rPr>
        <w:t>HMDの向きを正面中央に戻すことで初期視線条件を統</w:t>
      </w:r>
      <w:r w:rsidR="009525FF" w:rsidRPr="00B913F3">
        <w:rPr>
          <w:rFonts w:asciiTheme="minorEastAsia" w:eastAsiaTheme="minorEastAsia" w:hAnsiTheme="minorEastAsia"/>
          <w:bCs/>
          <w:color w:val="EE0000"/>
          <w:sz w:val="20"/>
          <w:highlight w:val="yellow"/>
        </w:rPr>
        <w:t>一した</w:t>
      </w:r>
      <w:r w:rsidR="00B76163">
        <w:rPr>
          <w:rFonts w:asciiTheme="minorEastAsia" w:eastAsiaTheme="minorEastAsia" w:hAnsiTheme="minorEastAsia" w:hint="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カーソルをターゲット上に重ねた状態でトリガーボタンが入力されるとクリックと判定し，この入力をもって</w:t>
      </w:r>
      <w:r w:rsidR="009525FF" w:rsidRPr="00B913F3">
        <w:rPr>
          <w:rFonts w:asciiTheme="minorEastAsia" w:eastAsiaTheme="minorEastAsia" w:hAnsiTheme="minorEastAsia"/>
          <w:bCs/>
          <w:color w:val="EE0000"/>
          <w:sz w:val="20"/>
          <w:highlight w:val="yellow"/>
        </w:rPr>
        <w:t>1試行の終了とした</w:t>
      </w:r>
      <w:r w:rsidR="00B76163">
        <w:rPr>
          <w:rFonts w:asciiTheme="minorEastAsia" w:eastAsiaTheme="minorEastAsia" w:hAnsiTheme="minorEastAsia" w:hint="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その後，次試行へ移行した</w:t>
      </w:r>
      <w:r w:rsidR="00B76163">
        <w:rPr>
          <w:rFonts w:asciiTheme="minorEastAsia" w:eastAsiaTheme="minorEastAsia" w:hAnsiTheme="minorEastAsia" w:hint="eastAsia"/>
          <w:bCs/>
          <w:color w:val="EE0000"/>
          <w:sz w:val="20"/>
          <w:highlight w:val="yellow"/>
        </w:rPr>
        <w:t>.</w:t>
      </w:r>
      <w:r w:rsidR="00285F75" w:rsidRPr="00B913F3">
        <w:rPr>
          <w:rFonts w:asciiTheme="minorEastAsia" w:eastAsiaTheme="minorEastAsia" w:hAnsiTheme="minorEastAsia"/>
          <w:bCs/>
          <w:color w:val="EE0000"/>
          <w:sz w:val="20"/>
          <w:highlight w:val="yellow"/>
        </w:rPr>
        <w:t>VR</w:t>
      </w:r>
      <w:r w:rsidR="00285F75">
        <w:rPr>
          <w:rFonts w:asciiTheme="minorEastAsia" w:eastAsiaTheme="minorEastAsia" w:hAnsiTheme="minorEastAsia" w:hint="eastAsia"/>
          <w:bCs/>
          <w:color w:val="EE0000"/>
          <w:sz w:val="20"/>
          <w:highlight w:val="yellow"/>
        </w:rPr>
        <w:t>空間内のターゲットと</w:t>
      </w:r>
      <w:r w:rsidR="005734C2">
        <w:rPr>
          <w:rFonts w:asciiTheme="minorEastAsia" w:eastAsiaTheme="minorEastAsia" w:hAnsiTheme="minorEastAsia" w:hint="eastAsia"/>
          <w:bCs/>
          <w:color w:val="EE0000"/>
          <w:sz w:val="20"/>
          <w:highlight w:val="yellow"/>
        </w:rPr>
        <w:t>,</w:t>
      </w:r>
      <w:r w:rsidR="008512B1">
        <w:rPr>
          <w:rFonts w:asciiTheme="minorEastAsia" w:eastAsiaTheme="minorEastAsia" w:hAnsiTheme="minorEastAsia" w:hint="eastAsia"/>
          <w:bCs/>
          <w:color w:val="EE0000"/>
          <w:sz w:val="20"/>
          <w:highlight w:val="yellow"/>
        </w:rPr>
        <w:t>タスク手順について図</w:t>
      </w:r>
      <w:r w:rsidR="00DB3C93">
        <w:rPr>
          <w:rFonts w:asciiTheme="minorEastAsia" w:eastAsiaTheme="minorEastAsia" w:hAnsiTheme="minorEastAsia" w:hint="eastAsia"/>
          <w:bCs/>
          <w:color w:val="EE0000"/>
          <w:sz w:val="20"/>
          <w:highlight w:val="yellow"/>
        </w:rPr>
        <w:t>２</w:t>
      </w:r>
      <w:r w:rsidR="008512B1">
        <w:rPr>
          <w:rFonts w:asciiTheme="minorEastAsia" w:eastAsiaTheme="minorEastAsia" w:hAnsiTheme="minorEastAsia" w:hint="eastAsia"/>
          <w:bCs/>
          <w:color w:val="EE0000"/>
          <w:sz w:val="20"/>
          <w:highlight w:val="yellow"/>
        </w:rPr>
        <w:t>に示す</w:t>
      </w:r>
      <w:r w:rsidR="008512B1">
        <w:rPr>
          <w:rFonts w:asciiTheme="minorEastAsia" w:eastAsiaTheme="minorEastAsia" w:hAnsiTheme="minorEastAsia"/>
          <w:bCs/>
          <w:color w:val="EE0000"/>
          <w:sz w:val="20"/>
        </w:rPr>
        <w:t>.</w:t>
      </w:r>
    </w:p>
    <w:p w14:paraId="11EB6745" w14:textId="40EA2C25" w:rsidR="002E7921" w:rsidRDefault="002D3DBF" w:rsidP="0050012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F20D328" wp14:editId="0EAC3938">
                <wp:extent cx="2942590" cy="1514042"/>
                <wp:effectExtent l="0" t="0" r="3810" b="0"/>
                <wp:docPr id="1015391827" name="グループ化 6"/>
                <wp:cNvGraphicFramePr/>
                <a:graphic xmlns:a="http://schemas.openxmlformats.org/drawingml/2006/main">
                  <a:graphicData uri="http://schemas.microsoft.com/office/word/2010/wordprocessingGroup">
                    <wpg:wgp>
                      <wpg:cNvGrpSpPr/>
                      <wpg:grpSpPr>
                        <a:xfrm>
                          <a:off x="0" y="0"/>
                          <a:ext cx="2942590" cy="1514042"/>
                          <a:chOff x="-201358" y="-93408"/>
                          <a:chExt cx="3368622" cy="1685926"/>
                        </a:xfrm>
                      </wpg:grpSpPr>
                      <wps:wsp>
                        <wps:cNvPr id="720538816" name="テキスト ボックス 5"/>
                        <wps:cNvSpPr txBox="1"/>
                        <wps:spPr>
                          <a:xfrm>
                            <a:off x="-137953" y="1203008"/>
                            <a:ext cx="3216095" cy="389510"/>
                          </a:xfrm>
                          <a:prstGeom prst="rect">
                            <a:avLst/>
                          </a:prstGeom>
                          <a:solidFill>
                            <a:schemeClr val="lt1"/>
                          </a:solidFill>
                          <a:ln w="6350">
                            <a:noFill/>
                          </a:ln>
                        </wps:spPr>
                        <wps:txbx>
                          <w:txbxContent>
                            <w:p w14:paraId="1DAB4D5D" w14:textId="77777777" w:rsidR="002D3DBF" w:rsidRDefault="002D3DBF" w:rsidP="002D3DBF">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4FC3A301" w14:textId="77777777" w:rsidR="002D3DBF" w:rsidRPr="00450790" w:rsidRDefault="002D3DBF" w:rsidP="002D3DBF">
                              <w:pPr>
                                <w:jc w:val="center"/>
                                <w:rPr>
                                  <w:sz w:val="20"/>
                                  <w:szCs w:val="20"/>
                                </w:rPr>
                              </w:pPr>
                              <w:r>
                                <w:rPr>
                                  <w:rFonts w:hint="eastAsia"/>
                                  <w:sz w:val="20"/>
                                  <w:szCs w:val="20"/>
                                </w:rPr>
                                <w:t xml:space="preserve">Fig.1 </w:t>
                              </w:r>
                              <w:r>
                                <w:rPr>
                                  <w:sz w:val="20"/>
                                  <w:szCs w:val="20"/>
                                </w:rPr>
                                <w:t>Experimental condition</w:t>
                              </w:r>
                              <w:r w:rsidRPr="00FE63F1">
                                <w:rPr>
                                  <w:color w:val="EE0000"/>
                                  <w:sz w:val="20"/>
                                  <w:szCs w:val="20"/>
                                  <w:highlight w:val="yellow"/>
                                </w:rPr>
                                <w:t>s</w:t>
                              </w:r>
                              <w:r>
                                <w:rPr>
                                  <w:sz w:val="20"/>
                                  <w:szCs w:val="20"/>
                                </w:rPr>
                                <w:t xml:space="preserve">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0204046"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inline>
            </w:drawing>
          </mc:Choice>
          <mc:Fallback>
            <w:pict>
              <v:group w14:anchorId="4F20D328" id="グループ化 6" o:spid="_x0000_s1029" style="width:231.7pt;height:119.2pt;mso-position-horizontal-relative:char;mso-position-vertical-relative:line"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">
                <v:shape id="テキスト ボックス 5" o:spid="_x0000_s1030"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" fillcolor="white [3201]" stroked="f" strokeweight=".5pt">
                  <v:textbox inset="0,0,0,0">
                    <w:txbxContent>
                      <w:p w14:paraId="1DAB4D5D" w14:textId="77777777" w:rsidR="002D3DBF" w:rsidRDefault="002D3DBF" w:rsidP="002D3DBF">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4FC3A301" w14:textId="77777777" w:rsidR="002D3DBF" w:rsidRPr="00450790" w:rsidRDefault="002D3DBF" w:rsidP="002D3DBF">
                        <w:pPr>
                          <w:jc w:val="center"/>
                          <w:rPr>
                            <w:sz w:val="20"/>
                            <w:szCs w:val="20"/>
                          </w:rPr>
                        </w:pPr>
                        <w:r>
                          <w:rPr>
                            <w:rFonts w:hint="eastAsia"/>
                            <w:sz w:val="20"/>
                            <w:szCs w:val="20"/>
                          </w:rPr>
                          <w:t xml:space="preserve">Fig.1 </w:t>
                        </w:r>
                        <w:r>
                          <w:rPr>
                            <w:sz w:val="20"/>
                            <w:szCs w:val="20"/>
                          </w:rPr>
                          <w:t>Experimental condition</w:t>
                        </w:r>
                        <w:r w:rsidRPr="00FE63F1">
                          <w:rPr>
                            <w:color w:val="EE0000"/>
                            <w:sz w:val="20"/>
                            <w:szCs w:val="20"/>
                            <w:highlight w:val="yellow"/>
                          </w:rPr>
                          <w:t>s</w:t>
                        </w:r>
                        <w:r>
                          <w:rPr>
                            <w:sz w:val="20"/>
                            <w:szCs w:val="20"/>
                          </w:rPr>
                          <w:t xml:space="preserve">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">
                  <v:imagedata r:id="rId10" o:title=""/>
                </v:shape>
                <w10:anchorlock/>
              </v:group>
            </w:pict>
          </mc:Fallback>
        </mc:AlternateContent>
      </w:r>
      <w:r w:rsidR="00703ED7">
        <w:rPr>
          <w:rFonts w:asciiTheme="minorEastAsia" w:eastAsiaTheme="minorEastAsia" w:hAnsiTheme="minorEastAsia" w:hint="eastAsia"/>
          <w:bCs/>
          <w:noProof/>
          <w:color w:val="000000" w:themeColor="text1"/>
          <w:sz w:val="20"/>
        </w:rPr>
        <mc:AlternateContent>
          <mc:Choice Requires="wpg">
            <w:drawing>
              <wp:inline distT="0" distB="0" distL="0" distR="0" wp14:anchorId="23A38A0E" wp14:editId="1CC1CA3B">
                <wp:extent cx="2903397" cy="2652017"/>
                <wp:effectExtent l="12700" t="12700" r="17780" b="2540"/>
                <wp:docPr id="605974332" name="グループ化 6"/>
                <wp:cNvGraphicFramePr/>
                <a:graphic xmlns:a="http://schemas.openxmlformats.org/drawingml/2006/main">
                  <a:graphicData uri="http://schemas.microsoft.com/office/word/2010/wordprocessingGroup">
                    <wpg:wgp>
                      <wpg:cNvGrpSpPr/>
                      <wpg:grpSpPr>
                        <a:xfrm>
                          <a:off x="0" y="0"/>
                          <a:ext cx="2903397" cy="2652017"/>
                          <a:chOff x="-137707" y="-93409"/>
                          <a:chExt cx="3323754" cy="2953090"/>
                        </a:xfrm>
                      </wpg:grpSpPr>
                      <wps:wsp>
                        <wps:cNvPr id="1165791619" name="テキスト ボックス 5"/>
                        <wps:cNvSpPr txBox="1"/>
                        <wps:spPr>
                          <a:xfrm>
                            <a:off x="-30048" y="2175348"/>
                            <a:ext cx="3216095" cy="684333"/>
                          </a:xfrm>
                          <a:prstGeom prst="rect">
                            <a:avLst/>
                          </a:prstGeom>
                          <a:solidFill>
                            <a:schemeClr val="lt1"/>
                          </a:solidFill>
                          <a:ln w="6350">
                            <a:noFill/>
                          </a:ln>
                        </wps:spPr>
                        <wps:txbx>
                          <w:txbxContent>
                            <w:p w14:paraId="2E9FE256" w14:textId="77777777" w:rsidR="00703ED7" w:rsidRDefault="00703ED7" w:rsidP="00703ED7">
                              <w:pPr>
                                <w:jc w:val="center"/>
                                <w:rPr>
                                  <w:sz w:val="20"/>
                                  <w:szCs w:val="20"/>
                                </w:rPr>
                              </w:pPr>
                              <w:r w:rsidRPr="00450790">
                                <w:rPr>
                                  <w:rFonts w:hint="eastAsia"/>
                                  <w:sz w:val="20"/>
                                  <w:szCs w:val="20"/>
                                </w:rPr>
                                <w:t>図</w:t>
                              </w:r>
                              <w:r>
                                <w:rPr>
                                  <w:rFonts w:hint="eastAsia"/>
                                  <w:color w:val="EE0000"/>
                                  <w:sz w:val="20"/>
                                  <w:szCs w:val="20"/>
                                  <w:highlight w:val="yellow"/>
                                </w:rPr>
                                <w:t>２</w:t>
                              </w:r>
                              <w:r w:rsidRPr="00D4735B">
                                <w:rPr>
                                  <w:color w:val="EE0000"/>
                                  <w:sz w:val="20"/>
                                  <w:szCs w:val="20"/>
                                  <w:highlight w:val="yellow"/>
                                </w:rPr>
                                <w:t xml:space="preserve"> VR</w:t>
                              </w:r>
                              <w:r w:rsidRPr="00D4735B">
                                <w:rPr>
                                  <w:rFonts w:hint="eastAsia"/>
                                  <w:color w:val="EE0000"/>
                                  <w:sz w:val="20"/>
                                  <w:szCs w:val="20"/>
                                  <w:highlight w:val="yellow"/>
                                </w:rPr>
                                <w:t>空間内のターゲットとタスク手順</w:t>
                              </w:r>
                            </w:p>
                            <w:p w14:paraId="46BAD834" w14:textId="77777777" w:rsidR="00703ED7" w:rsidRPr="00450790" w:rsidRDefault="00703ED7" w:rsidP="00703ED7">
                              <w:pPr>
                                <w:jc w:val="center"/>
                                <w:rPr>
                                  <w:sz w:val="20"/>
                                  <w:szCs w:val="20"/>
                                </w:rPr>
                              </w:pPr>
                              <w:r>
                                <w:rPr>
                                  <w:rFonts w:hint="eastAsia"/>
                                  <w:sz w:val="20"/>
                                  <w:szCs w:val="20"/>
                                </w:rPr>
                                <w:t>Fig.</w:t>
                              </w:r>
                              <w:r w:rsidRPr="00D4735B">
                                <w:rPr>
                                  <w:color w:val="EE0000"/>
                                  <w:sz w:val="20"/>
                                  <w:szCs w:val="20"/>
                                  <w:highlight w:val="yellow"/>
                                </w:rPr>
                                <w:t>2</w:t>
                              </w:r>
                              <w:r>
                                <w:rPr>
                                  <w:rFonts w:hint="eastAsia"/>
                                  <w:sz w:val="20"/>
                                  <w:szCs w:val="20"/>
                                </w:rPr>
                                <w:t xml:space="preserve"> </w:t>
                              </w:r>
                              <w:r w:rsidRPr="00D4735B">
                                <w:rPr>
                                  <w:color w:val="EE0000"/>
                                  <w:sz w:val="20"/>
                                  <w:szCs w:val="20"/>
                                  <w:highlight w:val="yellow"/>
                                </w:rPr>
                                <w:t xml:space="preserve">Targets and </w:t>
                              </w:r>
                              <w:r>
                                <w:rPr>
                                  <w:color w:val="EE0000"/>
                                  <w:sz w:val="20"/>
                                  <w:szCs w:val="20"/>
                                  <w:highlight w:val="yellow"/>
                                </w:rPr>
                                <w:t>t</w:t>
                              </w:r>
                              <w:r w:rsidRPr="00D4735B">
                                <w:rPr>
                                  <w:color w:val="EE0000"/>
                                  <w:sz w:val="20"/>
                                  <w:szCs w:val="20"/>
                                  <w:highlight w:val="yellow"/>
                                </w:rPr>
                                <w:t xml:space="preserve">ask </w:t>
                              </w:r>
                              <w:r>
                                <w:rPr>
                                  <w:color w:val="EE0000"/>
                                  <w:sz w:val="20"/>
                                  <w:szCs w:val="20"/>
                                  <w:highlight w:val="yellow"/>
                                </w:rPr>
                                <w:t>p</w:t>
                              </w:r>
                              <w:r w:rsidRPr="00D4735B">
                                <w:rPr>
                                  <w:color w:val="EE0000"/>
                                  <w:sz w:val="20"/>
                                  <w:szCs w:val="20"/>
                                  <w:highlight w:val="yellow"/>
                                </w:rPr>
                                <w:t xml:space="preserve">rocedure in the </w:t>
                              </w:r>
                              <w:r>
                                <w:rPr>
                                  <w:color w:val="EE0000"/>
                                  <w:sz w:val="20"/>
                                  <w:szCs w:val="20"/>
                                  <w:highlight w:val="yellow"/>
                                </w:rPr>
                                <w:t>v</w:t>
                              </w:r>
                              <w:r w:rsidRPr="00D4735B">
                                <w:rPr>
                                  <w:color w:val="EE0000"/>
                                  <w:sz w:val="20"/>
                                  <w:szCs w:val="20"/>
                                  <w:highlight w:val="yellow"/>
                                </w:rPr>
                                <w:t xml:space="preserve">irtual </w:t>
                              </w:r>
                              <w:r>
                                <w:rPr>
                                  <w:color w:val="EE0000"/>
                                  <w:sz w:val="20"/>
                                  <w:szCs w:val="20"/>
                                  <w:highlight w:val="yellow"/>
                                </w:rPr>
                                <w:t>e</w:t>
                              </w:r>
                              <w:r w:rsidRPr="00D4735B">
                                <w:rPr>
                                  <w:color w:val="EE0000"/>
                                  <w:sz w:val="20"/>
                                  <w:szCs w:val="20"/>
                                  <w:highlight w:val="yellow"/>
                                </w:rPr>
                                <w:t>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6938743"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137707" y="-93409"/>
                            <a:ext cx="3323753" cy="2209148"/>
                          </a:xfrm>
                          <a:prstGeom prst="rect">
                            <a:avLst/>
                          </a:prstGeom>
                          <a:ln>
                            <a:solidFill>
                              <a:schemeClr val="tx1"/>
                            </a:solidFill>
                          </a:ln>
                        </pic:spPr>
                      </pic:pic>
                    </wpg:wgp>
                  </a:graphicData>
                </a:graphic>
              </wp:inline>
            </w:drawing>
          </mc:Choice>
          <mc:Fallback>
            <w:pict>
              <v:group w14:anchorId="23A38A0E" id="_x0000_s1032" style="width:228.6pt;height:208.8pt;mso-position-horizontal-relative:char;mso-position-vertical-relative:line" coordorigin="-1377,-934" coordsize="33237,295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">
                <v:shape id="テキスト ボックス 5" o:spid="_x0000_s1033" type="#_x0000_t202" style="position:absolute;left:-300;top:21753;width:32160;height:6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" fillcolor="white [3201]" stroked="f" strokeweight=".5pt">
                  <v:textbox inset="0,0,0,0">
                    <w:txbxContent>
                      <w:p w14:paraId="2E9FE256" w14:textId="77777777" w:rsidR="00703ED7" w:rsidRDefault="00703ED7" w:rsidP="00703ED7">
                        <w:pPr>
                          <w:jc w:val="center"/>
                          <w:rPr>
                            <w:sz w:val="20"/>
                            <w:szCs w:val="20"/>
                          </w:rPr>
                        </w:pPr>
                        <w:r w:rsidRPr="00450790">
                          <w:rPr>
                            <w:rFonts w:hint="eastAsia"/>
                            <w:sz w:val="20"/>
                            <w:szCs w:val="20"/>
                          </w:rPr>
                          <w:t>図</w:t>
                        </w:r>
                        <w:r>
                          <w:rPr>
                            <w:rFonts w:hint="eastAsia"/>
                            <w:color w:val="EE0000"/>
                            <w:sz w:val="20"/>
                            <w:szCs w:val="20"/>
                            <w:highlight w:val="yellow"/>
                          </w:rPr>
                          <w:t>２</w:t>
                        </w:r>
                        <w:r w:rsidRPr="00D4735B">
                          <w:rPr>
                            <w:color w:val="EE0000"/>
                            <w:sz w:val="20"/>
                            <w:szCs w:val="20"/>
                            <w:highlight w:val="yellow"/>
                          </w:rPr>
                          <w:t xml:space="preserve"> VR</w:t>
                        </w:r>
                        <w:r w:rsidRPr="00D4735B">
                          <w:rPr>
                            <w:rFonts w:hint="eastAsia"/>
                            <w:color w:val="EE0000"/>
                            <w:sz w:val="20"/>
                            <w:szCs w:val="20"/>
                            <w:highlight w:val="yellow"/>
                          </w:rPr>
                          <w:t>空間内のターゲットとタスク手順</w:t>
                        </w:r>
                      </w:p>
                      <w:p w14:paraId="46BAD834" w14:textId="77777777" w:rsidR="00703ED7" w:rsidRPr="00450790" w:rsidRDefault="00703ED7" w:rsidP="00703ED7">
                        <w:pPr>
                          <w:jc w:val="center"/>
                          <w:rPr>
                            <w:sz w:val="20"/>
                            <w:szCs w:val="20"/>
                          </w:rPr>
                        </w:pPr>
                        <w:r>
                          <w:rPr>
                            <w:rFonts w:hint="eastAsia"/>
                            <w:sz w:val="20"/>
                            <w:szCs w:val="20"/>
                          </w:rPr>
                          <w:t>Fig.</w:t>
                        </w:r>
                        <w:r w:rsidRPr="00D4735B">
                          <w:rPr>
                            <w:color w:val="EE0000"/>
                            <w:sz w:val="20"/>
                            <w:szCs w:val="20"/>
                            <w:highlight w:val="yellow"/>
                          </w:rPr>
                          <w:t>2</w:t>
                        </w:r>
                        <w:r>
                          <w:rPr>
                            <w:rFonts w:hint="eastAsia"/>
                            <w:sz w:val="20"/>
                            <w:szCs w:val="20"/>
                          </w:rPr>
                          <w:t xml:space="preserve"> </w:t>
                        </w:r>
                        <w:r w:rsidRPr="00D4735B">
                          <w:rPr>
                            <w:color w:val="EE0000"/>
                            <w:sz w:val="20"/>
                            <w:szCs w:val="20"/>
                            <w:highlight w:val="yellow"/>
                          </w:rPr>
                          <w:t xml:space="preserve">Targets and </w:t>
                        </w:r>
                        <w:r>
                          <w:rPr>
                            <w:color w:val="EE0000"/>
                            <w:sz w:val="20"/>
                            <w:szCs w:val="20"/>
                            <w:highlight w:val="yellow"/>
                          </w:rPr>
                          <w:t>t</w:t>
                        </w:r>
                        <w:r w:rsidRPr="00D4735B">
                          <w:rPr>
                            <w:color w:val="EE0000"/>
                            <w:sz w:val="20"/>
                            <w:szCs w:val="20"/>
                            <w:highlight w:val="yellow"/>
                          </w:rPr>
                          <w:t xml:space="preserve">ask </w:t>
                        </w:r>
                        <w:r>
                          <w:rPr>
                            <w:color w:val="EE0000"/>
                            <w:sz w:val="20"/>
                            <w:szCs w:val="20"/>
                            <w:highlight w:val="yellow"/>
                          </w:rPr>
                          <w:t>p</w:t>
                        </w:r>
                        <w:r w:rsidRPr="00D4735B">
                          <w:rPr>
                            <w:color w:val="EE0000"/>
                            <w:sz w:val="20"/>
                            <w:szCs w:val="20"/>
                            <w:highlight w:val="yellow"/>
                          </w:rPr>
                          <w:t xml:space="preserve">rocedure in the </w:t>
                        </w:r>
                        <w:r>
                          <w:rPr>
                            <w:color w:val="EE0000"/>
                            <w:sz w:val="20"/>
                            <w:szCs w:val="20"/>
                            <w:highlight w:val="yellow"/>
                          </w:rPr>
                          <w:t>v</w:t>
                        </w:r>
                        <w:r w:rsidRPr="00D4735B">
                          <w:rPr>
                            <w:color w:val="EE0000"/>
                            <w:sz w:val="20"/>
                            <w:szCs w:val="20"/>
                            <w:highlight w:val="yellow"/>
                          </w:rPr>
                          <w:t xml:space="preserve">irtual </w:t>
                        </w:r>
                        <w:r>
                          <w:rPr>
                            <w:color w:val="EE0000"/>
                            <w:sz w:val="20"/>
                            <w:szCs w:val="20"/>
                            <w:highlight w:val="yellow"/>
                          </w:rPr>
                          <w:t>e</w:t>
                        </w:r>
                        <w:r w:rsidRPr="00D4735B">
                          <w:rPr>
                            <w:color w:val="EE0000"/>
                            <w:sz w:val="20"/>
                            <w:szCs w:val="20"/>
                            <w:highlight w:val="yellow"/>
                          </w:rPr>
                          <w:t>nvironment</w:t>
                        </w:r>
                      </w:p>
                    </w:txbxContent>
                  </v:textbox>
                </v:shape>
                <v:shape id="図 9" o:spid="_x0000_s1034" type="#_x0000_t75" style="position:absolute;left:-1377;top:-934;width:33237;height:220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" stroked="t" strokecolor="black [3213]">
                  <v:imagedata r:id="rId12" o:title=""/>
                  <v:path arrowok="t"/>
                </v:shape>
                <w10:anchorlock/>
              </v:group>
            </w:pict>
          </mc:Fallback>
        </mc:AlternateContent>
      </w:r>
    </w:p>
    <w:p w14:paraId="6B026ACB" w14:textId="77777777" w:rsidR="00285B7E" w:rsidRDefault="00285B7E" w:rsidP="00500121">
      <w:pPr>
        <w:rPr>
          <w:rFonts w:asciiTheme="minorEastAsia" w:eastAsiaTheme="minorEastAsia" w:hAnsiTheme="minorEastAsia"/>
          <w:bCs/>
          <w:color w:val="000000" w:themeColor="text1"/>
          <w:sz w:val="20"/>
        </w:rPr>
      </w:pPr>
    </w:p>
    <w:p w14:paraId="6B824436" w14:textId="6A9218C0" w:rsidR="00A645CE" w:rsidRPr="00337043" w:rsidRDefault="002E7921" w:rsidP="0050012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082CD7" w:rsidRPr="00B913F3">
        <w:rPr>
          <w:rFonts w:asciiTheme="minorEastAsia" w:eastAsiaTheme="minorEastAsia" w:hAnsiTheme="minorEastAsia"/>
          <w:bCs/>
          <w:color w:val="000000" w:themeColor="text1"/>
          <w:sz w:val="20"/>
        </w:rPr>
        <w:t>ターゲットは空間内の9位置に配置し,各位置4</w:t>
      </w:r>
      <w:r w:rsidR="00082CD7" w:rsidRPr="00B913F3">
        <w:rPr>
          <w:rFonts w:asciiTheme="minorEastAsia" w:eastAsiaTheme="minorEastAsia" w:hAnsiTheme="minorEastAsia" w:hint="eastAsia"/>
          <w:bCs/>
          <w:color w:val="000000" w:themeColor="text1"/>
          <w:sz w:val="20"/>
        </w:rPr>
        <w:t>〜</w:t>
      </w:r>
      <w:r w:rsidR="00082CD7" w:rsidRPr="00B913F3">
        <w:rPr>
          <w:rFonts w:asciiTheme="minorEastAsia" w:eastAsiaTheme="minorEastAsia" w:hAnsiTheme="minorEastAsia"/>
          <w:bCs/>
          <w:color w:val="000000" w:themeColor="text1"/>
          <w:sz w:val="20"/>
        </w:rPr>
        <w:t>6回ずつランダムに提示する構成とした.ターゲット配置の概略を図</w:t>
      </w:r>
      <w:r w:rsidR="00082CD7" w:rsidRPr="00B913F3">
        <w:rPr>
          <w:rFonts w:asciiTheme="minorEastAsia" w:eastAsiaTheme="minorEastAsia" w:hAnsiTheme="minorEastAsia"/>
          <w:bCs/>
          <w:color w:val="EE0000"/>
          <w:sz w:val="20"/>
          <w:highlight w:val="yellow"/>
        </w:rPr>
        <w:t>３</w:t>
      </w:r>
      <w:r w:rsidR="00082CD7" w:rsidRPr="00B913F3">
        <w:rPr>
          <w:rFonts w:asciiTheme="minorEastAsia" w:eastAsiaTheme="minorEastAsia" w:hAnsiTheme="minorEastAsia"/>
          <w:bCs/>
          <w:color w:val="000000" w:themeColor="text1"/>
          <w:sz w:val="20"/>
        </w:rPr>
        <w:t>に示す.</w:t>
      </w:r>
    </w:p>
    <w:p w14:paraId="03A307BB" w14:textId="78F4A919" w:rsidR="007E6831" w:rsidRDefault="00C860EB" w:rsidP="003079B6">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A645CE">
        <w:rPr>
          <w:rFonts w:asciiTheme="minorEastAsia" w:eastAsiaTheme="minorEastAsia" w:hAnsiTheme="minorEastAsia" w:hint="eastAsia"/>
          <w:bCs/>
          <w:color w:val="EE0000"/>
          <w:sz w:val="20"/>
          <w:highlight w:val="yellow"/>
        </w:rPr>
        <w:t>参加者</w:t>
      </w:r>
      <w:r w:rsidR="009D03F3" w:rsidRPr="00B913F3">
        <w:rPr>
          <w:rFonts w:asciiTheme="minorEastAsia" w:eastAsiaTheme="minorEastAsia" w:hAnsiTheme="minorEastAsia" w:hint="eastAsia"/>
          <w:bCs/>
          <w:color w:val="EE0000"/>
          <w:sz w:val="20"/>
          <w:highlight w:val="yellow"/>
        </w:rPr>
        <w:t>の視覚条件については</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裸眼</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コンタクトレンズ</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または眼鏡による矯正視を含め</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bCs/>
          <w:color w:val="EE0000"/>
          <w:sz w:val="20"/>
          <w:highlight w:val="yellow"/>
        </w:rPr>
        <w:t>VR</w:t>
      </w:r>
      <w:r w:rsidR="009D03F3" w:rsidRPr="00B913F3">
        <w:rPr>
          <w:rFonts w:asciiTheme="minorEastAsia" w:eastAsiaTheme="minorEastAsia" w:hAnsiTheme="minorEastAsia" w:hint="eastAsia"/>
          <w:bCs/>
          <w:color w:val="EE0000"/>
          <w:sz w:val="20"/>
          <w:highlight w:val="yellow"/>
        </w:rPr>
        <w:t>実験システム内の</w:t>
      </w:r>
      <w:r w:rsidR="009D03F3" w:rsidRPr="00B913F3">
        <w:rPr>
          <w:rFonts w:asciiTheme="minorEastAsia" w:eastAsiaTheme="minorEastAsia" w:hAnsiTheme="minorEastAsia"/>
          <w:bCs/>
          <w:color w:val="EE0000"/>
          <w:sz w:val="20"/>
          <w:highlight w:val="yellow"/>
        </w:rPr>
        <w:t>UI</w:t>
      </w:r>
      <w:r w:rsidR="009D03F3" w:rsidRPr="00B913F3">
        <w:rPr>
          <w:rFonts w:asciiTheme="minorEastAsia" w:eastAsiaTheme="minorEastAsia" w:hAnsiTheme="minorEastAsia" w:hint="eastAsia"/>
          <w:bCs/>
          <w:color w:val="EE0000"/>
          <w:sz w:val="20"/>
          <w:highlight w:val="yellow"/>
        </w:rPr>
        <w:t>が十分に視認可能であることを参加条件とした</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日常生活において眼鏡を常用している</w:t>
      </w:r>
      <w:r w:rsidR="00A574A5">
        <w:rPr>
          <w:rFonts w:asciiTheme="minorEastAsia" w:eastAsiaTheme="minorEastAsia" w:hAnsiTheme="minorEastAsia" w:hint="eastAsia"/>
          <w:bCs/>
          <w:color w:val="EE0000"/>
          <w:sz w:val="20"/>
          <w:highlight w:val="yellow"/>
        </w:rPr>
        <w:t>参加者</w:t>
      </w:r>
      <w:r w:rsidR="009D03F3" w:rsidRPr="00B913F3">
        <w:rPr>
          <w:rFonts w:asciiTheme="minorEastAsia" w:eastAsiaTheme="minorEastAsia" w:hAnsiTheme="minorEastAsia" w:hint="eastAsia"/>
          <w:bCs/>
          <w:color w:val="EE0000"/>
          <w:sz w:val="20"/>
          <w:highlight w:val="yellow"/>
        </w:rPr>
        <w:t>については</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眼鏡を装着したまま実験を実施した</w:t>
      </w:r>
      <w:r w:rsidR="00650634">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体位保持具について，座位および半座位条件では，一般的な</w:t>
      </w:r>
      <w:r w:rsidR="00923C90">
        <w:rPr>
          <w:rFonts w:asciiTheme="minorEastAsia" w:eastAsiaTheme="minorEastAsia" w:hAnsiTheme="minorEastAsia" w:hint="eastAsia"/>
          <w:bCs/>
          <w:color w:val="EE0000"/>
          <w:sz w:val="20"/>
          <w:highlight w:val="yellow"/>
        </w:rPr>
        <w:t>背中</w:t>
      </w:r>
      <w:r w:rsidR="005D065B">
        <w:rPr>
          <w:rFonts w:asciiTheme="minorEastAsia" w:eastAsiaTheme="minorEastAsia" w:hAnsiTheme="minorEastAsia" w:hint="eastAsia"/>
          <w:bCs/>
          <w:color w:val="EE0000"/>
          <w:sz w:val="20"/>
          <w:highlight w:val="yellow"/>
        </w:rPr>
        <w:t>角度</w:t>
      </w:r>
      <w:r w:rsidR="005B728A">
        <w:rPr>
          <w:rFonts w:asciiTheme="minorEastAsia" w:eastAsiaTheme="minorEastAsia" w:hAnsiTheme="minorEastAsia" w:hint="eastAsia"/>
          <w:bCs/>
          <w:color w:val="EE0000"/>
          <w:sz w:val="20"/>
          <w:highlight w:val="yellow"/>
        </w:rPr>
        <w:t>を調整できる</w:t>
      </w:r>
      <w:r w:rsidR="003079B6" w:rsidRPr="00B913F3">
        <w:rPr>
          <w:rFonts w:asciiTheme="minorEastAsia" w:eastAsiaTheme="minorEastAsia" w:hAnsiTheme="minorEastAsia" w:hint="eastAsia"/>
          <w:bCs/>
          <w:color w:val="EE0000"/>
          <w:sz w:val="20"/>
          <w:highlight w:val="yellow"/>
        </w:rPr>
        <w:t>オフィスチェアを使用した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使用した椅子は頭部支持用のヘッドレストを備えておらず，背もたれ上端はフラットな形状であった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仰臥位条件では，床面にキャンプ用マットを敷いた上で，一般的な柔軟性の高いクッション性を有する</w:t>
      </w:r>
      <w:r w:rsidR="00F17FDA">
        <w:rPr>
          <w:rFonts w:asciiTheme="minorEastAsia" w:eastAsiaTheme="minorEastAsia" w:hAnsiTheme="minorEastAsia" w:hint="eastAsia"/>
          <w:bCs/>
          <w:color w:val="EE0000"/>
          <w:sz w:val="20"/>
          <w:highlight w:val="yellow"/>
        </w:rPr>
        <w:t>枕</w:t>
      </w:r>
      <w:r w:rsidR="003079B6" w:rsidRPr="00B913F3">
        <w:rPr>
          <w:rFonts w:asciiTheme="minorEastAsia" w:eastAsiaTheme="minorEastAsia" w:hAnsiTheme="minorEastAsia" w:hint="eastAsia"/>
          <w:bCs/>
          <w:color w:val="EE0000"/>
          <w:sz w:val="20"/>
          <w:highlight w:val="yellow"/>
        </w:rPr>
        <w:t>を使用した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各体位条件における頭部の位置および角度については，参加者自身にとって正面方向が最も視認し</w:t>
      </w:r>
      <w:r w:rsidR="003079B6" w:rsidRPr="00B913F3">
        <w:rPr>
          <w:rFonts w:asciiTheme="minorEastAsia" w:eastAsiaTheme="minorEastAsia" w:hAnsiTheme="minorEastAsia" w:hint="eastAsia"/>
          <w:bCs/>
          <w:color w:val="EE0000"/>
          <w:sz w:val="20"/>
          <w:highlight w:val="yellow"/>
        </w:rPr>
        <w:lastRenderedPageBreak/>
        <w:t>やすい状態となるよう，実験開始前に微調整を行わせた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その際に調整された頭部姿勢を基準として，</w:t>
      </w:r>
      <w:r w:rsidR="003079B6" w:rsidRPr="00B913F3">
        <w:rPr>
          <w:rFonts w:asciiTheme="minorEastAsia" w:eastAsiaTheme="minorEastAsia" w:hAnsiTheme="minorEastAsia"/>
          <w:bCs/>
          <w:color w:val="EE0000"/>
          <w:sz w:val="20"/>
          <w:highlight w:val="yellow"/>
        </w:rPr>
        <w:t>HMDの</w:t>
      </w:r>
      <w:r w:rsidR="00967BAB">
        <w:rPr>
          <w:rFonts w:asciiTheme="minorEastAsia" w:eastAsiaTheme="minorEastAsia" w:hAnsiTheme="minorEastAsia" w:hint="eastAsia"/>
          <w:bCs/>
          <w:color w:val="EE0000"/>
          <w:sz w:val="20"/>
          <w:highlight w:val="yellow"/>
        </w:rPr>
        <w:t>基準軸</w:t>
      </w:r>
      <w:r w:rsidR="003079B6" w:rsidRPr="00B913F3">
        <w:rPr>
          <w:rFonts w:asciiTheme="minorEastAsia" w:eastAsiaTheme="minorEastAsia" w:hAnsiTheme="minorEastAsia" w:hint="eastAsia"/>
          <w:bCs/>
          <w:color w:val="EE0000"/>
          <w:sz w:val="20"/>
          <w:highlight w:val="yellow"/>
        </w:rPr>
        <w:t>を補正し，これを各参加者における「正面」と定義した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実験中の動作については，体幹を大きく捻る動作は行わず，首および頭部の回転のみを用いてターゲットを視認</w:t>
      </w:r>
      <w:r w:rsidR="0064497B">
        <w:rPr>
          <w:rFonts w:asciiTheme="minorEastAsia" w:eastAsiaTheme="minorEastAsia" w:hAnsiTheme="minorEastAsia" w:hint="eastAsia"/>
          <w:bCs/>
          <w:color w:val="EE0000"/>
          <w:sz w:val="20"/>
          <w:highlight w:val="yellow"/>
        </w:rPr>
        <w:t>し</w:t>
      </w:r>
      <w:r w:rsidR="003079B6" w:rsidRPr="00B913F3">
        <w:rPr>
          <w:rFonts w:asciiTheme="minorEastAsia" w:eastAsiaTheme="minorEastAsia" w:hAnsiTheme="minorEastAsia" w:hint="eastAsia"/>
          <w:bCs/>
          <w:color w:val="EE0000"/>
          <w:sz w:val="20"/>
          <w:highlight w:val="yellow"/>
        </w:rPr>
        <w:t>クリックするよう指示した</w:t>
      </w:r>
      <w:r w:rsidR="00E22261">
        <w:rPr>
          <w:rFonts w:asciiTheme="minorEastAsia" w:eastAsiaTheme="minorEastAsia" w:hAnsiTheme="minorEastAsia" w:hint="eastAsia"/>
          <w:bCs/>
          <w:color w:val="EE0000"/>
          <w:sz w:val="20"/>
          <w:highlight w:val="yellow"/>
        </w:rPr>
        <w:t>.</w:t>
      </w:r>
      <w:r w:rsidR="007B563D">
        <w:rPr>
          <w:rFonts w:asciiTheme="minorEastAsia" w:eastAsiaTheme="minorEastAsia" w:hAnsiTheme="minorEastAsia" w:hint="eastAsia"/>
          <w:bCs/>
          <w:noProof/>
          <w:color w:val="000000" w:themeColor="text1"/>
          <w:sz w:val="20"/>
        </w:rPr>
        <mc:AlternateContent>
          <mc:Choice Requires="wpg">
            <w:drawing>
              <wp:inline distT="0" distB="0" distL="0" distR="0" wp14:anchorId="240256DF" wp14:editId="59FE5FC0">
                <wp:extent cx="2921635" cy="2101215"/>
                <wp:effectExtent l="12700" t="12700" r="12065" b="0"/>
                <wp:docPr id="1233644095" name="グループ化 6"/>
                <wp:cNvGraphicFramePr/>
                <a:graphic xmlns:a="http://schemas.openxmlformats.org/drawingml/2006/main">
                  <a:graphicData uri="http://schemas.microsoft.com/office/word/2010/wordprocessingGroup">
                    <wpg:wgp>
                      <wpg:cNvGrpSpPr/>
                      <wpg:grpSpPr>
                        <a:xfrm>
                          <a:off x="0" y="0"/>
                          <a:ext cx="2921635" cy="2101215"/>
                          <a:chOff x="-404967" y="-647204"/>
                          <a:chExt cx="3271187" cy="2292037"/>
                        </a:xfrm>
                      </wpg:grpSpPr>
                      <wps:wsp>
                        <wps:cNvPr id="1842871914" name="テキスト ボックス 5"/>
                        <wps:cNvSpPr txBox="1"/>
                        <wps:spPr>
                          <a:xfrm>
                            <a:off x="-404967" y="1197895"/>
                            <a:ext cx="3216095" cy="446938"/>
                          </a:xfrm>
                          <a:prstGeom prst="rect">
                            <a:avLst/>
                          </a:prstGeom>
                          <a:solidFill>
                            <a:schemeClr val="lt1"/>
                          </a:solidFill>
                          <a:ln w="6350">
                            <a:noFill/>
                          </a:ln>
                        </wps:spPr>
                        <wps:txbx>
                          <w:txbxContent>
                            <w:p w14:paraId="6C1E75B5" w14:textId="77777777" w:rsidR="007B563D" w:rsidRDefault="007B563D" w:rsidP="007B563D">
                              <w:pPr>
                                <w:jc w:val="center"/>
                                <w:rPr>
                                  <w:sz w:val="20"/>
                                  <w:szCs w:val="20"/>
                                </w:rPr>
                              </w:pPr>
                              <w:r w:rsidRPr="00450790">
                                <w:rPr>
                                  <w:rFonts w:hint="eastAsia"/>
                                  <w:sz w:val="20"/>
                                  <w:szCs w:val="20"/>
                                </w:rPr>
                                <w:t>図</w:t>
                              </w:r>
                              <w:r w:rsidRPr="008A3F6A">
                                <w:rPr>
                                  <w:rFonts w:hint="eastAsia"/>
                                  <w:color w:val="EE0000"/>
                                  <w:sz w:val="20"/>
                                  <w:szCs w:val="20"/>
                                  <w:highlight w:val="yellow"/>
                                </w:rPr>
                                <w:t>３</w:t>
                              </w:r>
                              <w:r>
                                <w:rPr>
                                  <w:sz w:val="20"/>
                                  <w:szCs w:val="20"/>
                                </w:rPr>
                                <w:t xml:space="preserve"> </w:t>
                              </w:r>
                              <w:r>
                                <w:rPr>
                                  <w:rFonts w:hint="eastAsia"/>
                                  <w:sz w:val="20"/>
                                  <w:szCs w:val="20"/>
                                </w:rPr>
                                <w:t>ターゲットの配置</w:t>
                              </w:r>
                            </w:p>
                            <w:p w14:paraId="67969305" w14:textId="77777777" w:rsidR="007B563D" w:rsidRPr="00450790" w:rsidRDefault="007B563D" w:rsidP="007B563D">
                              <w:pPr>
                                <w:jc w:val="center"/>
                                <w:rPr>
                                  <w:sz w:val="20"/>
                                  <w:szCs w:val="20"/>
                                </w:rPr>
                              </w:pPr>
                              <w:r>
                                <w:rPr>
                                  <w:rFonts w:hint="eastAsia"/>
                                  <w:sz w:val="20"/>
                                  <w:szCs w:val="20"/>
                                </w:rPr>
                                <w:t>Fig.</w:t>
                              </w:r>
                              <w:r w:rsidRPr="008A3F6A">
                                <w:rPr>
                                  <w:color w:val="EE0000"/>
                                  <w:sz w:val="20"/>
                                  <w:szCs w:val="20"/>
                                  <w:highlight w:val="yellow"/>
                                </w:rPr>
                                <w:t>3</w:t>
                              </w:r>
                              <w:r w:rsidRPr="008A3F6A">
                                <w:rPr>
                                  <w:color w:val="EE0000"/>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11078026"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401014" y="-647204"/>
                            <a:ext cx="3267234" cy="1789211"/>
                          </a:xfrm>
                          <a:prstGeom prst="rect">
                            <a:avLst/>
                          </a:prstGeom>
                          <a:ln>
                            <a:solidFill>
                              <a:schemeClr val="tx1"/>
                            </a:solidFill>
                          </a:ln>
                        </pic:spPr>
                      </pic:pic>
                    </wpg:wgp>
                  </a:graphicData>
                </a:graphic>
              </wp:inline>
            </w:drawing>
          </mc:Choice>
          <mc:Fallback>
            <w:pict>
              <v:group w14:anchorId="240256DF" id="_x0000_s1035" style="width:230.05pt;height:165.45pt;mso-position-horizontal-relative:char;mso-position-vertical-relative:line" coordorigin="-4049,-6472" coordsize="32711,2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">
                <v:shape id="テキスト ボックス 5" o:spid="_x0000_s1036" type="#_x0000_t202" style="position:absolute;left:-4049;top:11978;width:32160;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" fillcolor="white [3201]" stroked="f" strokeweight=".5pt">
                  <v:textbox inset="0,0,0,0">
                    <w:txbxContent>
                      <w:p w14:paraId="6C1E75B5" w14:textId="77777777" w:rsidR="007B563D" w:rsidRDefault="007B563D" w:rsidP="007B563D">
                        <w:pPr>
                          <w:jc w:val="center"/>
                          <w:rPr>
                            <w:sz w:val="20"/>
                            <w:szCs w:val="20"/>
                          </w:rPr>
                        </w:pPr>
                        <w:r w:rsidRPr="00450790">
                          <w:rPr>
                            <w:rFonts w:hint="eastAsia"/>
                            <w:sz w:val="20"/>
                            <w:szCs w:val="20"/>
                          </w:rPr>
                          <w:t>図</w:t>
                        </w:r>
                        <w:r w:rsidRPr="008A3F6A">
                          <w:rPr>
                            <w:rFonts w:hint="eastAsia"/>
                            <w:color w:val="EE0000"/>
                            <w:sz w:val="20"/>
                            <w:szCs w:val="20"/>
                            <w:highlight w:val="yellow"/>
                          </w:rPr>
                          <w:t>３</w:t>
                        </w:r>
                        <w:r>
                          <w:rPr>
                            <w:sz w:val="20"/>
                            <w:szCs w:val="20"/>
                          </w:rPr>
                          <w:t xml:space="preserve"> </w:t>
                        </w:r>
                        <w:r>
                          <w:rPr>
                            <w:rFonts w:hint="eastAsia"/>
                            <w:sz w:val="20"/>
                            <w:szCs w:val="20"/>
                          </w:rPr>
                          <w:t>ターゲットの配置</w:t>
                        </w:r>
                      </w:p>
                      <w:p w14:paraId="67969305" w14:textId="77777777" w:rsidR="007B563D" w:rsidRPr="00450790" w:rsidRDefault="007B563D" w:rsidP="007B563D">
                        <w:pPr>
                          <w:jc w:val="center"/>
                          <w:rPr>
                            <w:sz w:val="20"/>
                            <w:szCs w:val="20"/>
                          </w:rPr>
                        </w:pPr>
                        <w:r>
                          <w:rPr>
                            <w:rFonts w:hint="eastAsia"/>
                            <w:sz w:val="20"/>
                            <w:szCs w:val="20"/>
                          </w:rPr>
                          <w:t>Fig.</w:t>
                        </w:r>
                        <w:r w:rsidRPr="008A3F6A">
                          <w:rPr>
                            <w:color w:val="EE0000"/>
                            <w:sz w:val="20"/>
                            <w:szCs w:val="20"/>
                            <w:highlight w:val="yellow"/>
                          </w:rPr>
                          <w:t>3</w:t>
                        </w:r>
                        <w:r w:rsidRPr="008A3F6A">
                          <w:rPr>
                            <w:color w:val="EE0000"/>
                            <w:sz w:val="20"/>
                            <w:szCs w:val="20"/>
                          </w:rPr>
                          <w:t xml:space="preserve"> </w:t>
                        </w:r>
                        <w:r w:rsidRPr="004F433F">
                          <w:rPr>
                            <w:sz w:val="20"/>
                            <w:szCs w:val="20"/>
                          </w:rPr>
                          <w:t>Target layout</w:t>
                        </w:r>
                      </w:p>
                    </w:txbxContent>
                  </v:textbox>
                </v:shape>
                <v:shape id="図 9" o:spid="_x0000_s1037" type="#_x0000_t75" style="position:absolute;left:-4010;top:-6472;width:32672;height:17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" stroked="t" strokecolor="black [3213]">
                  <v:imagedata r:id="rId14" o:title=""/>
                  <v:path arrowok="t"/>
                </v:shape>
                <w10:anchorlock/>
              </v:group>
            </w:pict>
          </mc:Fallback>
        </mc:AlternateContent>
      </w:r>
    </w:p>
    <w:p w14:paraId="321FE518" w14:textId="21905ABB" w:rsidR="00B44382" w:rsidRDefault="00B44382" w:rsidP="00B44382">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0CA49DA4" w14:textId="77777777" w:rsidR="00B44382" w:rsidRDefault="00B44382" w:rsidP="00B44382">
      <w:pPr>
        <w:jc w:val="center"/>
        <w:rPr>
          <w:szCs w:val="21"/>
        </w:rPr>
      </w:pPr>
      <w:r>
        <w:rPr>
          <w:rFonts w:hint="eastAsia"/>
          <w:szCs w:val="21"/>
        </w:rPr>
        <w:t>Table 1</w:t>
      </w:r>
      <w:r>
        <w:rPr>
          <w:rFonts w:hint="eastAsia"/>
          <w:szCs w:val="21"/>
        </w:rPr>
        <w:t xml:space="preserve">　</w:t>
      </w:r>
      <w:r>
        <w:rPr>
          <w:rFonts w:hint="eastAsia"/>
          <w:szCs w:val="21"/>
        </w:rPr>
        <w:t>E</w:t>
      </w:r>
      <w:r>
        <w:rPr>
          <w:szCs w:val="21"/>
        </w:rPr>
        <w:t>xperimental condition</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B44382" w14:paraId="4649E94B" w14:textId="77777777" w:rsidTr="00497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224060D7" w14:textId="77777777" w:rsidR="00B44382" w:rsidRPr="00DB0A98" w:rsidRDefault="00B44382" w:rsidP="0049752E">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1ACFDDCB" w14:textId="77777777" w:rsidR="00B44382" w:rsidRPr="00DB0A98"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337C6560" w14:textId="77777777" w:rsidR="00B44382" w:rsidRPr="00DB0A98"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B44382" w14:paraId="74A25F54"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1C87BEC9" w14:textId="77777777" w:rsidR="00B44382" w:rsidRPr="0049752E" w:rsidRDefault="00B44382" w:rsidP="0049752E">
            <w:pPr>
              <w:spacing w:line="240" w:lineRule="exact"/>
              <w:rPr>
                <w:rFonts w:asciiTheme="minorEastAsia" w:eastAsiaTheme="minorEastAsia" w:hAnsiTheme="minorEastAsia"/>
                <w:b w:val="0"/>
                <w:color w:val="EE0000"/>
                <w:sz w:val="18"/>
                <w:highlight w:val="yellow"/>
              </w:rPr>
            </w:pPr>
            <w:r w:rsidRPr="0049752E">
              <w:rPr>
                <w:rFonts w:asciiTheme="minorEastAsia" w:eastAsiaTheme="minorEastAsia" w:hAnsiTheme="minorEastAsia" w:hint="eastAsia"/>
                <w:color w:val="EE0000"/>
                <w:sz w:val="18"/>
                <w:highlight w:val="yellow"/>
              </w:rPr>
              <w:t>姿勢条件</w:t>
            </w:r>
          </w:p>
        </w:tc>
        <w:tc>
          <w:tcPr>
            <w:tcW w:w="1701" w:type="dxa"/>
            <w:tcBorders>
              <w:top w:val="single" w:sz="8" w:space="0" w:color="auto"/>
              <w:bottom w:val="single" w:sz="8" w:space="0" w:color="auto"/>
            </w:tcBorders>
          </w:tcPr>
          <w:p w14:paraId="1EAEE503"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体位</w:t>
            </w:r>
          </w:p>
        </w:tc>
        <w:tc>
          <w:tcPr>
            <w:tcW w:w="1930" w:type="dxa"/>
            <w:tcBorders>
              <w:top w:val="single" w:sz="8" w:space="0" w:color="auto"/>
              <w:bottom w:val="single" w:sz="8" w:space="0" w:color="auto"/>
            </w:tcBorders>
          </w:tcPr>
          <w:p w14:paraId="36945C36"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半座位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仰臥位</w:t>
            </w:r>
          </w:p>
        </w:tc>
      </w:tr>
      <w:tr w:rsidR="00B44382" w14:paraId="21982056"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tcBorders>
          </w:tcPr>
          <w:p w14:paraId="142FFFF2" w14:textId="77777777" w:rsidR="00B44382" w:rsidRPr="0049752E" w:rsidRDefault="00B44382" w:rsidP="0049752E">
            <w:pPr>
              <w:spacing w:line="240" w:lineRule="exact"/>
              <w:rPr>
                <w:rFonts w:asciiTheme="minorEastAsia" w:eastAsiaTheme="minorEastAsia" w:hAnsiTheme="minorEastAsia"/>
                <w:color w:val="EE0000"/>
                <w:sz w:val="18"/>
                <w:highlight w:val="yellow"/>
              </w:rPr>
            </w:pPr>
          </w:p>
        </w:tc>
        <w:tc>
          <w:tcPr>
            <w:tcW w:w="1701" w:type="dxa"/>
            <w:tcBorders>
              <w:top w:val="single" w:sz="8" w:space="0" w:color="auto"/>
            </w:tcBorders>
          </w:tcPr>
          <w:p w14:paraId="107AA615"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実施順序</w:t>
            </w:r>
          </w:p>
        </w:tc>
        <w:tc>
          <w:tcPr>
            <w:tcW w:w="1930" w:type="dxa"/>
            <w:tcBorders>
              <w:top w:val="single" w:sz="8" w:space="0" w:color="auto"/>
            </w:tcBorders>
          </w:tcPr>
          <w:p w14:paraId="4C422BD3"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半座位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仰臥位の順で実施</w:t>
            </w:r>
          </w:p>
        </w:tc>
      </w:tr>
    </w:tbl>
    <w:p w14:paraId="641D3F2F" w14:textId="5FDE391B" w:rsidR="00B44382" w:rsidRDefault="00B44382" w:rsidP="00B44382">
      <w:pPr>
        <w:rPr>
          <w:rFonts w:asciiTheme="minorEastAsia" w:eastAsiaTheme="minorEastAsia" w:hAnsiTheme="minorEastAsia"/>
          <w:bCs/>
          <w:color w:val="000000" w:themeColor="text1"/>
          <w:sz w:val="20"/>
        </w:rPr>
      </w:pPr>
    </w:p>
    <w:p w14:paraId="510DD3E7" w14:textId="77777777" w:rsidR="00B44382" w:rsidRPr="0049752E" w:rsidRDefault="00B44382" w:rsidP="00B44382">
      <w:pPr>
        <w:jc w:val="center"/>
        <w:rPr>
          <w:color w:val="EE0000"/>
          <w:sz w:val="20"/>
          <w:szCs w:val="20"/>
          <w:highlight w:val="yellow"/>
        </w:rPr>
      </w:pPr>
      <w:r w:rsidRPr="0049752E">
        <w:rPr>
          <w:rFonts w:hint="eastAsia"/>
          <w:color w:val="EE0000"/>
          <w:sz w:val="20"/>
          <w:szCs w:val="20"/>
          <w:highlight w:val="yellow"/>
        </w:rPr>
        <w:t>表</w:t>
      </w:r>
      <w:r>
        <w:rPr>
          <w:rFonts w:hint="eastAsia"/>
          <w:color w:val="EE0000"/>
          <w:sz w:val="20"/>
          <w:szCs w:val="20"/>
          <w:highlight w:val="yellow"/>
        </w:rPr>
        <w:t>２</w:t>
      </w:r>
      <w:r w:rsidRPr="0049752E">
        <w:rPr>
          <w:color w:val="EE0000"/>
          <w:sz w:val="20"/>
          <w:szCs w:val="20"/>
          <w:highlight w:val="yellow"/>
        </w:rPr>
        <w:t xml:space="preserve"> </w:t>
      </w:r>
      <w:r w:rsidRPr="0049752E">
        <w:rPr>
          <w:rFonts w:hint="eastAsia"/>
          <w:color w:val="EE0000"/>
          <w:sz w:val="20"/>
          <w:szCs w:val="20"/>
          <w:highlight w:val="yellow"/>
        </w:rPr>
        <w:t>実験設定および評価指標</w:t>
      </w:r>
    </w:p>
    <w:p w14:paraId="1A8718FD" w14:textId="77777777" w:rsidR="00B44382" w:rsidRPr="0049752E" w:rsidRDefault="00B44382" w:rsidP="00B44382">
      <w:pPr>
        <w:jc w:val="center"/>
        <w:rPr>
          <w:color w:val="EE0000"/>
          <w:szCs w:val="21"/>
          <w:highlight w:val="yellow"/>
        </w:rPr>
      </w:pPr>
      <w:r w:rsidRPr="0049752E">
        <w:rPr>
          <w:color w:val="EE0000"/>
          <w:szCs w:val="21"/>
          <w:highlight w:val="yellow"/>
        </w:rPr>
        <w:t xml:space="preserve">Table </w:t>
      </w:r>
      <w:r>
        <w:rPr>
          <w:color w:val="EE0000"/>
          <w:szCs w:val="21"/>
          <w:highlight w:val="yellow"/>
        </w:rPr>
        <w:t>2</w:t>
      </w:r>
      <w:r w:rsidRPr="0049752E">
        <w:rPr>
          <w:rFonts w:hint="eastAsia"/>
          <w:color w:val="EE0000"/>
          <w:szCs w:val="21"/>
          <w:highlight w:val="yellow"/>
        </w:rPr>
        <w:t xml:space="preserve">　</w:t>
      </w:r>
      <w:r w:rsidRPr="0049752E">
        <w:rPr>
          <w:color w:val="EE0000"/>
          <w:szCs w:val="21"/>
          <w:highlight w:val="yellow"/>
        </w:rPr>
        <w:t>Experimental setup and outcome 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B44382" w:rsidRPr="00BB40B2" w14:paraId="10E3B1BF" w14:textId="77777777" w:rsidTr="00497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4BD6741B"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7D31139C" w14:textId="77777777" w:rsidR="00B44382" w:rsidRPr="00B913F3"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5ECA45C6" w14:textId="77777777" w:rsidR="00B44382" w:rsidRPr="00B913F3"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内容</w:t>
            </w:r>
          </w:p>
        </w:tc>
      </w:tr>
      <w:tr w:rsidR="00B44382" w:rsidRPr="00BB40B2" w14:paraId="717B4BB3" w14:textId="77777777" w:rsidTr="0049752E">
        <w:trPr>
          <w:trHeight w:val="635"/>
        </w:trPr>
        <w:tc>
          <w:tcPr>
            <w:cnfStyle w:val="001000000000" w:firstRow="0" w:lastRow="0" w:firstColumn="1" w:lastColumn="0" w:oddVBand="0" w:evenVBand="0" w:oddHBand="0" w:evenHBand="0" w:firstRowFirstColumn="0" w:firstRowLastColumn="0" w:lastRowFirstColumn="0" w:lastRowLastColumn="0"/>
            <w:tcW w:w="993" w:type="dxa"/>
            <w:vMerge w:val="restart"/>
            <w:tcBorders>
              <w:top w:val="single" w:sz="8" w:space="0" w:color="auto"/>
            </w:tcBorders>
          </w:tcPr>
          <w:p w14:paraId="0A26A6A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参加者</w:t>
            </w:r>
          </w:p>
        </w:tc>
        <w:tc>
          <w:tcPr>
            <w:tcW w:w="1701" w:type="dxa"/>
            <w:tcBorders>
              <w:top w:val="single" w:sz="8" w:space="0" w:color="auto"/>
            </w:tcBorders>
          </w:tcPr>
          <w:p w14:paraId="07D5473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人数</w:t>
            </w:r>
          </w:p>
        </w:tc>
        <w:tc>
          <w:tcPr>
            <w:tcW w:w="1930" w:type="dxa"/>
            <w:tcBorders>
              <w:top w:val="single" w:sz="8" w:space="0" w:color="auto"/>
            </w:tcBorders>
          </w:tcPr>
          <w:p w14:paraId="1C18DE72" w14:textId="77777777" w:rsidR="00B44382" w:rsidRPr="009B2830"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9B2830">
              <w:rPr>
                <w:rFonts w:asciiTheme="minorEastAsia" w:eastAsiaTheme="minorEastAsia" w:hAnsiTheme="minorEastAsia" w:hint="eastAsia"/>
                <w:bCs/>
                <w:color w:val="EE0000"/>
                <w:sz w:val="18"/>
                <w:highlight w:val="yellow"/>
              </w:rPr>
              <w:t>男性</w:t>
            </w:r>
            <w:r w:rsidRPr="009B2830">
              <w:rPr>
                <w:rFonts w:asciiTheme="minorEastAsia" w:eastAsiaTheme="minorEastAsia" w:hAnsiTheme="minorEastAsia"/>
                <w:bCs/>
                <w:color w:val="EE0000"/>
                <w:sz w:val="18"/>
                <w:highlight w:val="yellow"/>
              </w:rPr>
              <w:t>6</w:t>
            </w:r>
            <w:r w:rsidRPr="009B2830">
              <w:rPr>
                <w:rFonts w:asciiTheme="minorEastAsia" w:eastAsiaTheme="minorEastAsia" w:hAnsiTheme="minorEastAsia" w:hint="eastAsia"/>
                <w:bCs/>
                <w:color w:val="EE0000"/>
                <w:sz w:val="18"/>
                <w:highlight w:val="yellow"/>
              </w:rPr>
              <w:t>名</w:t>
            </w:r>
            <w:r w:rsidRPr="009B2830">
              <w:rPr>
                <w:rFonts w:asciiTheme="minorEastAsia" w:eastAsiaTheme="minorEastAsia" w:hAnsiTheme="minorEastAsia"/>
                <w:bCs/>
                <w:color w:val="EE0000"/>
                <w:sz w:val="18"/>
                <w:highlight w:val="yellow"/>
              </w:rPr>
              <w:t>,</w:t>
            </w:r>
            <w:r w:rsidRPr="009B2830">
              <w:rPr>
                <w:rFonts w:asciiTheme="minorEastAsia" w:eastAsiaTheme="minorEastAsia" w:hAnsiTheme="minorEastAsia" w:hint="eastAsia"/>
                <w:bCs/>
                <w:color w:val="EE0000"/>
                <w:sz w:val="18"/>
                <w:highlight w:val="yellow"/>
              </w:rPr>
              <w:t>女性</w:t>
            </w:r>
            <w:r w:rsidRPr="009B2830">
              <w:rPr>
                <w:rFonts w:asciiTheme="minorEastAsia" w:eastAsiaTheme="minorEastAsia" w:hAnsiTheme="minorEastAsia"/>
                <w:bCs/>
                <w:color w:val="EE0000"/>
                <w:sz w:val="18"/>
                <w:highlight w:val="yellow"/>
              </w:rPr>
              <w:t>6</w:t>
            </w:r>
            <w:r w:rsidRPr="009B2830">
              <w:rPr>
                <w:rFonts w:asciiTheme="minorEastAsia" w:eastAsiaTheme="minorEastAsia" w:hAnsiTheme="minorEastAsia" w:hint="eastAsia"/>
                <w:bCs/>
                <w:color w:val="EE0000"/>
                <w:sz w:val="18"/>
                <w:highlight w:val="yellow"/>
              </w:rPr>
              <w:t>名</w:t>
            </w:r>
          </w:p>
          <w:p w14:paraId="011A855F"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rPr>
            </w:pPr>
            <w:r w:rsidRPr="009B2830">
              <w:rPr>
                <w:rFonts w:asciiTheme="minorEastAsia" w:eastAsiaTheme="minorEastAsia" w:hAnsiTheme="minorEastAsia" w:hint="eastAsia"/>
                <w:bCs/>
                <w:color w:val="EE0000"/>
                <w:sz w:val="18"/>
                <w:highlight w:val="yellow"/>
              </w:rPr>
              <w:t>計</w:t>
            </w:r>
            <w:r w:rsidRPr="009B2830">
              <w:rPr>
                <w:rFonts w:asciiTheme="minorEastAsia" w:eastAsiaTheme="minorEastAsia" w:hAnsiTheme="minorEastAsia"/>
                <w:bCs/>
                <w:color w:val="EE0000"/>
                <w:sz w:val="18"/>
                <w:highlight w:val="yellow"/>
              </w:rPr>
              <w:t>12</w:t>
            </w:r>
            <w:r w:rsidRPr="009B2830">
              <w:rPr>
                <w:rFonts w:asciiTheme="minorEastAsia" w:eastAsiaTheme="minorEastAsia" w:hAnsiTheme="minorEastAsia" w:hint="eastAsia"/>
                <w:bCs/>
                <w:color w:val="EE0000"/>
                <w:sz w:val="18"/>
                <w:highlight w:val="yellow"/>
              </w:rPr>
              <w:t>名</w:t>
            </w:r>
          </w:p>
        </w:tc>
      </w:tr>
      <w:tr w:rsidR="00B44382" w:rsidRPr="00BB40B2" w14:paraId="4F27BF49"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22140917"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75AD8E58"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年齢</w:t>
            </w:r>
          </w:p>
        </w:tc>
        <w:tc>
          <w:tcPr>
            <w:tcW w:w="1930" w:type="dxa"/>
          </w:tcPr>
          <w:p w14:paraId="1E3AC1C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20</w:t>
            </w:r>
            <w:r w:rsidRPr="00B913F3">
              <w:rPr>
                <w:rFonts w:asciiTheme="minorEastAsia" w:eastAsiaTheme="minorEastAsia" w:hAnsiTheme="minorEastAsia" w:hint="eastAsia"/>
                <w:bCs/>
                <w:color w:val="000000" w:themeColor="text1"/>
                <w:sz w:val="18"/>
              </w:rPr>
              <w:t>〜</w:t>
            </w:r>
            <w:r w:rsidRPr="00B913F3">
              <w:rPr>
                <w:rFonts w:asciiTheme="minorEastAsia" w:eastAsiaTheme="minorEastAsia" w:hAnsiTheme="minorEastAsia"/>
                <w:bCs/>
                <w:color w:val="000000" w:themeColor="text1"/>
                <w:sz w:val="18"/>
              </w:rPr>
              <w:t>22</w:t>
            </w:r>
            <w:r w:rsidRPr="00B913F3">
              <w:rPr>
                <w:rFonts w:asciiTheme="minorEastAsia" w:eastAsiaTheme="minorEastAsia" w:hAnsiTheme="minorEastAsia" w:hint="eastAsia"/>
                <w:bCs/>
                <w:color w:val="000000" w:themeColor="text1"/>
                <w:sz w:val="18"/>
              </w:rPr>
              <w:t>歳</w:t>
            </w:r>
          </w:p>
        </w:tc>
      </w:tr>
      <w:tr w:rsidR="00B44382" w:rsidRPr="00EE32A9" w14:paraId="31A45043"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Pr>
          <w:p w14:paraId="42E239DF"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7BD2FE7E"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利き手</w:t>
            </w:r>
          </w:p>
        </w:tc>
        <w:tc>
          <w:tcPr>
            <w:tcW w:w="1930" w:type="dxa"/>
          </w:tcPr>
          <w:p w14:paraId="687A29D9"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全員右利き</w:t>
            </w:r>
          </w:p>
        </w:tc>
      </w:tr>
      <w:tr w:rsidR="00B44382" w:rsidRPr="00BB40B2" w14:paraId="03B7181D"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7A7D96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実験仕様</w:t>
            </w:r>
          </w:p>
        </w:tc>
        <w:tc>
          <w:tcPr>
            <w:tcW w:w="1701" w:type="dxa"/>
          </w:tcPr>
          <w:p w14:paraId="4D4D288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制限時間</w:t>
            </w:r>
          </w:p>
        </w:tc>
        <w:tc>
          <w:tcPr>
            <w:tcW w:w="1930" w:type="dxa"/>
          </w:tcPr>
          <w:p w14:paraId="2419900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各ターゲット5 s</w:t>
            </w:r>
          </w:p>
        </w:tc>
      </w:tr>
      <w:tr w:rsidR="00B44382" w:rsidRPr="00BB40B2" w14:paraId="173541A2"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2224D386"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79D37DF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ターゲットサイズ</w:t>
            </w:r>
          </w:p>
        </w:tc>
        <w:tc>
          <w:tcPr>
            <w:tcW w:w="1930" w:type="dxa"/>
          </w:tcPr>
          <w:p w14:paraId="41954999"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視</w:t>
            </w:r>
            <w:r w:rsidRPr="00B913F3">
              <w:rPr>
                <w:rFonts w:asciiTheme="minorEastAsia" w:eastAsiaTheme="minorEastAsia" w:hAnsiTheme="minorEastAsia" w:hint="eastAsia"/>
                <w:bCs/>
                <w:color w:val="000000" w:themeColor="text1"/>
                <w:sz w:val="18"/>
              </w:rPr>
              <w:t>角</w:t>
            </w:r>
            <w:r w:rsidRPr="00B913F3">
              <w:rPr>
                <w:rFonts w:asciiTheme="minorEastAsia" w:eastAsiaTheme="minorEastAsia" w:hAnsiTheme="minorEastAsia"/>
                <w:bCs/>
                <w:color w:val="000000" w:themeColor="text1"/>
                <w:sz w:val="18"/>
              </w:rPr>
              <w:t>1.5 °</w:t>
            </w:r>
          </w:p>
        </w:tc>
      </w:tr>
      <w:tr w:rsidR="00B44382" w:rsidRPr="00BB40B2" w14:paraId="2DA0E19C"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7123AF87"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0111B96B"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ターゲット距離</w:t>
            </w:r>
          </w:p>
        </w:tc>
        <w:tc>
          <w:tcPr>
            <w:tcW w:w="1930" w:type="dxa"/>
          </w:tcPr>
          <w:p w14:paraId="2002FC9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仮想空間内1.5m固定</w:t>
            </w:r>
          </w:p>
        </w:tc>
      </w:tr>
      <w:tr w:rsidR="00B44382" w:rsidRPr="00BB40B2" w14:paraId="72FE0B86"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FFBD7DB"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実験環境</w:t>
            </w:r>
          </w:p>
        </w:tc>
        <w:tc>
          <w:tcPr>
            <w:tcW w:w="1701" w:type="dxa"/>
          </w:tcPr>
          <w:p w14:paraId="4B94B4E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実施場所</w:t>
            </w:r>
          </w:p>
        </w:tc>
        <w:tc>
          <w:tcPr>
            <w:tcW w:w="1930" w:type="dxa"/>
          </w:tcPr>
          <w:p w14:paraId="22ECD6E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静かな実験室</w:t>
            </w:r>
          </w:p>
        </w:tc>
      </w:tr>
      <w:tr w:rsidR="00B44382" w:rsidRPr="00BB40B2" w14:paraId="701125E2"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170D142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6BCC1654"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体位保持具</w:t>
            </w:r>
          </w:p>
        </w:tc>
        <w:tc>
          <w:tcPr>
            <w:tcW w:w="1930" w:type="dxa"/>
          </w:tcPr>
          <w:p w14:paraId="0F818AC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21"/>
              </w:rPr>
            </w:pPr>
            <w:r w:rsidRPr="00B913F3">
              <w:rPr>
                <w:rFonts w:hint="eastAsia"/>
                <w:color w:val="000000" w:themeColor="text1"/>
                <w:sz w:val="18"/>
                <w:szCs w:val="21"/>
              </w:rPr>
              <w:t>オフィスチェア</w:t>
            </w:r>
            <w:r w:rsidRPr="00B913F3">
              <w:rPr>
                <w:color w:val="000000" w:themeColor="text1"/>
                <w:sz w:val="18"/>
                <w:szCs w:val="21"/>
              </w:rPr>
              <w:t>,</w:t>
            </w:r>
            <w:r w:rsidRPr="00B913F3">
              <w:rPr>
                <w:rFonts w:hint="eastAsia"/>
                <w:color w:val="000000" w:themeColor="text1"/>
                <w:sz w:val="18"/>
                <w:szCs w:val="21"/>
              </w:rPr>
              <w:t>キャンプ用マット</w:t>
            </w:r>
            <w:r w:rsidRPr="00B913F3">
              <w:rPr>
                <w:color w:val="000000" w:themeColor="text1"/>
                <w:sz w:val="18"/>
                <w:szCs w:val="21"/>
              </w:rPr>
              <w:t>,</w:t>
            </w:r>
            <w:r w:rsidRPr="00B913F3">
              <w:rPr>
                <w:rFonts w:hint="eastAsia"/>
                <w:color w:val="000000" w:themeColor="text1"/>
                <w:sz w:val="18"/>
                <w:szCs w:val="21"/>
              </w:rPr>
              <w:t>枕</w:t>
            </w:r>
          </w:p>
          <w:p w14:paraId="77B4D9B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p>
        </w:tc>
      </w:tr>
      <w:tr w:rsidR="00B44382" w:rsidRPr="00BB40B2" w14:paraId="5866A390" w14:textId="77777777" w:rsidTr="0049752E">
        <w:trPr>
          <w:trHeight w:val="586"/>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5CE73839"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取得指標</w:t>
            </w:r>
          </w:p>
        </w:tc>
        <w:tc>
          <w:tcPr>
            <w:tcW w:w="1701" w:type="dxa"/>
          </w:tcPr>
          <w:p w14:paraId="2D64DCEB"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反応時間</w:t>
            </w:r>
          </w:p>
        </w:tc>
        <w:tc>
          <w:tcPr>
            <w:tcW w:w="1930" w:type="dxa"/>
          </w:tcPr>
          <w:p w14:paraId="117BE0AA"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ターゲットクリックまでの時間</w:t>
            </w:r>
            <w:r w:rsidRPr="00B913F3">
              <w:rPr>
                <w:rFonts w:asciiTheme="minorEastAsia" w:eastAsiaTheme="minorEastAsia" w:hAnsiTheme="minorEastAsia"/>
                <w:bCs/>
                <w:color w:val="000000" w:themeColor="text1"/>
                <w:sz w:val="18"/>
              </w:rPr>
              <w:t>(s)</w:t>
            </w:r>
          </w:p>
        </w:tc>
      </w:tr>
      <w:tr w:rsidR="00B44382" w:rsidRPr="00BB40B2" w14:paraId="2B9E5484" w14:textId="77777777" w:rsidTr="0049752E">
        <w:trPr>
          <w:trHeight w:val="679"/>
        </w:trPr>
        <w:tc>
          <w:tcPr>
            <w:cnfStyle w:val="001000000000" w:firstRow="0" w:lastRow="0" w:firstColumn="1" w:lastColumn="0" w:oddVBand="0" w:evenVBand="0" w:oddHBand="0" w:evenHBand="0" w:firstRowFirstColumn="0" w:firstRowLastColumn="0" w:lastRowFirstColumn="0" w:lastRowLastColumn="0"/>
            <w:tcW w:w="993" w:type="dxa"/>
            <w:vMerge/>
          </w:tcPr>
          <w:p w14:paraId="749DA1ED"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5E5A006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B913F3">
              <w:rPr>
                <w:rFonts w:asciiTheme="minorEastAsia" w:eastAsiaTheme="minorEastAsia" w:hAnsiTheme="minorEastAsia" w:hint="eastAsia"/>
                <w:bCs/>
                <w:color w:val="000000" w:themeColor="text1"/>
                <w:sz w:val="18"/>
              </w:rPr>
              <w:t>失敗回数</w:t>
            </w:r>
          </w:p>
        </w:tc>
        <w:tc>
          <w:tcPr>
            <w:tcW w:w="1930" w:type="dxa"/>
          </w:tcPr>
          <w:p w14:paraId="3DCE3A4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ターゲットクリックに失敗した回数</w:t>
            </w:r>
          </w:p>
        </w:tc>
      </w:tr>
      <w:tr w:rsidR="00B44382" w:rsidRPr="00BB40B2" w14:paraId="1019F9D2" w14:textId="77777777" w:rsidTr="0049752E">
        <w:trPr>
          <w:trHeight w:val="464"/>
        </w:trPr>
        <w:tc>
          <w:tcPr>
            <w:cnfStyle w:val="001000000000" w:firstRow="0" w:lastRow="0" w:firstColumn="1" w:lastColumn="0" w:oddVBand="0" w:evenVBand="0" w:oddHBand="0" w:evenHBand="0" w:firstRowFirstColumn="0" w:firstRowLastColumn="0" w:lastRowFirstColumn="0" w:lastRowLastColumn="0"/>
            <w:tcW w:w="993" w:type="dxa"/>
            <w:vMerge/>
          </w:tcPr>
          <w:p w14:paraId="741D118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1A37915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頭部移動量</w:t>
            </w:r>
          </w:p>
        </w:tc>
        <w:tc>
          <w:tcPr>
            <w:tcW w:w="1930" w:type="dxa"/>
          </w:tcPr>
          <w:p w14:paraId="60CF69C8"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頭部移動の総距離</w:t>
            </w:r>
            <w:r w:rsidRPr="00B913F3">
              <w:rPr>
                <w:rFonts w:asciiTheme="minorEastAsia" w:eastAsiaTheme="minorEastAsia" w:hAnsiTheme="minorEastAsia"/>
                <w:bCs/>
                <w:color w:val="000000" w:themeColor="text1"/>
                <w:sz w:val="18"/>
              </w:rPr>
              <w:t>(m)</w:t>
            </w:r>
          </w:p>
        </w:tc>
      </w:tr>
      <w:tr w:rsidR="00B44382" w:rsidRPr="00BB40B2" w14:paraId="1CF58AD3" w14:textId="77777777" w:rsidTr="0049752E">
        <w:trPr>
          <w:trHeight w:val="847"/>
        </w:trPr>
        <w:tc>
          <w:tcPr>
            <w:cnfStyle w:val="001000000000" w:firstRow="0" w:lastRow="0" w:firstColumn="1" w:lastColumn="0" w:oddVBand="0" w:evenVBand="0" w:oddHBand="0" w:evenHBand="0" w:firstRowFirstColumn="0" w:firstRowLastColumn="0" w:lastRowFirstColumn="0" w:lastRowLastColumn="0"/>
            <w:tcW w:w="993" w:type="dxa"/>
            <w:vMerge/>
          </w:tcPr>
          <w:p w14:paraId="4F91B0CD"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23387534"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右手コントローラの総軌跡長</w:t>
            </w:r>
          </w:p>
        </w:tc>
        <w:tc>
          <w:tcPr>
            <w:tcW w:w="1930" w:type="dxa"/>
          </w:tcPr>
          <w:p w14:paraId="47F4FF5E"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ターゲットクリックまでの右手</w:t>
            </w:r>
            <w:r w:rsidRPr="00B913F3">
              <w:rPr>
                <w:rFonts w:asciiTheme="minorEastAsia" w:eastAsiaTheme="minorEastAsia" w:hAnsiTheme="minorEastAsia"/>
                <w:bCs/>
                <w:color w:val="000000" w:themeColor="text1"/>
                <w:sz w:val="18"/>
              </w:rPr>
              <w:t>コントローラ</w:t>
            </w:r>
            <w:r w:rsidRPr="00B913F3">
              <w:rPr>
                <w:rFonts w:asciiTheme="minorEastAsia" w:eastAsiaTheme="minorEastAsia" w:hAnsiTheme="minorEastAsia" w:hint="eastAsia"/>
                <w:bCs/>
                <w:color w:val="000000" w:themeColor="text1"/>
                <w:sz w:val="18"/>
              </w:rPr>
              <w:t>の</w:t>
            </w:r>
            <w:r w:rsidRPr="00B913F3">
              <w:rPr>
                <w:rFonts w:asciiTheme="minorEastAsia" w:eastAsiaTheme="minorEastAsia" w:hAnsiTheme="minorEastAsia"/>
                <w:bCs/>
                <w:color w:val="000000" w:themeColor="text1"/>
                <w:sz w:val="18"/>
              </w:rPr>
              <w:t>移動距離（mm）</w:t>
            </w:r>
          </w:p>
        </w:tc>
      </w:tr>
      <w:tr w:rsidR="00B44382" w:rsidRPr="00BB40B2" w14:paraId="56996707"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12DB73AE"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07F1A87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VR</w:t>
            </w:r>
            <w:r w:rsidRPr="00B913F3">
              <w:rPr>
                <w:rFonts w:ascii="Apple Color Emoji" w:eastAsiaTheme="minorEastAsia" w:hAnsi="Apple Color Emoji" w:cs="Apple Color Emoji" w:hint="eastAsia"/>
                <w:bCs/>
                <w:color w:val="000000" w:themeColor="text1"/>
                <w:sz w:val="18"/>
              </w:rPr>
              <w:t>酔いスコア</w:t>
            </w:r>
          </w:p>
        </w:tc>
        <w:tc>
          <w:tcPr>
            <w:tcW w:w="1930" w:type="dxa"/>
          </w:tcPr>
          <w:p w14:paraId="5CD79C70" w14:textId="01DAABA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CSQ-VRを基礎とした6項目の自己評価（7段階リッカート</w:t>
            </w:r>
            <w:r w:rsidRPr="00B913F3">
              <w:rPr>
                <w:rFonts w:asciiTheme="minorEastAsia" w:eastAsiaTheme="minorEastAsia" w:hAnsiTheme="minorEastAsia" w:hint="eastAsia"/>
                <w:bCs/>
                <w:color w:val="000000" w:themeColor="text1"/>
                <w:sz w:val="18"/>
              </w:rPr>
              <w:t>尺度</w:t>
            </w:r>
            <w:r w:rsidRPr="00B913F3">
              <w:rPr>
                <w:rFonts w:asciiTheme="minorEastAsia" w:eastAsiaTheme="minorEastAsia" w:hAnsiTheme="minorEastAsia"/>
                <w:bCs/>
                <w:color w:val="000000" w:themeColor="text1"/>
                <w:sz w:val="18"/>
              </w:rPr>
              <w:t>）</w:t>
            </w:r>
          </w:p>
        </w:tc>
      </w:tr>
    </w:tbl>
    <w:p w14:paraId="59576894" w14:textId="77777777" w:rsidR="00853807" w:rsidRDefault="00853807" w:rsidP="003079B6">
      <w:pPr>
        <w:rPr>
          <w:rFonts w:asciiTheme="minorEastAsia" w:eastAsiaTheme="minorEastAsia" w:hAnsiTheme="minorEastAsia"/>
          <w:bCs/>
          <w:color w:val="EE0000"/>
          <w:sz w:val="20"/>
        </w:rPr>
      </w:pPr>
    </w:p>
    <w:p w14:paraId="76E01000" w14:textId="3CF7E62F" w:rsidR="00BC3798" w:rsidRPr="00B913F3" w:rsidRDefault="003079B6" w:rsidP="003079B6">
      <w:pPr>
        <w:rPr>
          <w:rFonts w:asciiTheme="minorEastAsia" w:eastAsiaTheme="minorEastAsia" w:hAnsiTheme="minorEastAsia"/>
          <w:bCs/>
          <w:color w:val="EE0000"/>
          <w:sz w:val="20"/>
        </w:rPr>
      </w:pPr>
      <w:r>
        <w:rPr>
          <w:rFonts w:asciiTheme="minorEastAsia" w:eastAsiaTheme="minorEastAsia" w:hAnsiTheme="minorEastAsia" w:hint="eastAsia"/>
          <w:bCs/>
          <w:color w:val="EE0000"/>
          <w:sz w:val="20"/>
        </w:rPr>
        <w:t xml:space="preserve">　</w:t>
      </w:r>
      <w:r w:rsidR="000C66A4" w:rsidRPr="000C66A4">
        <w:rPr>
          <w:rFonts w:asciiTheme="minorEastAsia" w:eastAsiaTheme="minorEastAsia" w:hAnsiTheme="minorEastAsia"/>
          <w:bCs/>
          <w:color w:val="000000" w:themeColor="text1"/>
          <w:sz w:val="20"/>
        </w:rPr>
        <w:t>実験条件である3種類の体位（座位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r w:rsidR="000C66A4" w:rsidRPr="000C66A4">
        <w:rPr>
          <w:rFonts w:asciiTheme="minorEastAsia" w:eastAsiaTheme="minorEastAsia" w:hAnsiTheme="minorEastAsia"/>
          <w:bCs/>
          <w:color w:val="000000" w:themeColor="text1"/>
          <w:sz w:val="20"/>
        </w:rPr>
        <w:t>順序は</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r w:rsidR="000C66A4" w:rsidRPr="000C66A4">
        <w:rPr>
          <w:rFonts w:asciiTheme="minorEastAsia" w:eastAsiaTheme="minorEastAsia" w:hAnsiTheme="minorEastAsia"/>
          <w:bCs/>
          <w:color w:val="000000" w:themeColor="text1"/>
          <w:sz w:val="20"/>
        </w:rPr>
        <w:t>効果の影響を最小限に抑えるため</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r w:rsidR="002C6576">
        <w:rPr>
          <w:rFonts w:asciiTheme="minorEastAsia" w:eastAsiaTheme="minorEastAsia" w:hAnsiTheme="minorEastAsia" w:hint="eastAsia"/>
          <w:bCs/>
          <w:color w:val="000000" w:themeColor="text1"/>
          <w:sz w:val="20"/>
        </w:rPr>
        <w:t>と同様の条件で練習試行</w:t>
      </w:r>
      <w:r w:rsidR="000C66A4" w:rsidRPr="000C66A4">
        <w:rPr>
          <w:rFonts w:asciiTheme="minorEastAsia" w:eastAsiaTheme="minorEastAsia" w:hAnsiTheme="minorEastAsia"/>
          <w:bCs/>
          <w:color w:val="000000" w:themeColor="text1"/>
          <w:sz w:val="20"/>
        </w:rPr>
        <w:t>を実施した</w:t>
      </w:r>
      <w:r w:rsidR="00405965">
        <w:rPr>
          <w:rFonts w:asciiTheme="minorEastAsia" w:eastAsiaTheme="minorEastAsia" w:hAnsiTheme="minorEastAsia"/>
          <w:bCs/>
          <w:color w:val="000000" w:themeColor="text1"/>
          <w:sz w:val="20"/>
        </w:rPr>
        <w:t>.</w:t>
      </w:r>
    </w:p>
    <w:p w14:paraId="572A6CDB" w14:textId="5F356BE7" w:rsidR="009A7A88" w:rsidRDefault="00BC379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w:t>
      </w:r>
      <w:r w:rsidR="0099610B" w:rsidRPr="00B913F3">
        <w:rPr>
          <w:rFonts w:asciiTheme="minorEastAsia" w:eastAsiaTheme="minorEastAsia" w:hAnsiTheme="minorEastAsia"/>
          <w:bCs/>
          <w:color w:val="EE0000"/>
          <w:sz w:val="20"/>
          <w:highlight w:val="yellow"/>
        </w:rPr>
        <w:t>,</w:t>
      </w:r>
      <w:r w:rsidR="0099610B" w:rsidRPr="00B913F3">
        <w:rPr>
          <w:rFonts w:asciiTheme="minorEastAsia" w:eastAsiaTheme="minorEastAsia" w:hAnsiTheme="minorEastAsia" w:hint="eastAsia"/>
          <w:bCs/>
          <w:color w:val="EE0000"/>
          <w:sz w:val="20"/>
          <w:highlight w:val="yellow"/>
        </w:rPr>
        <w:t>平均曲率</w:t>
      </w:r>
      <w:r w:rsidR="0099610B" w:rsidRPr="00B913F3">
        <w:rPr>
          <w:rFonts w:asciiTheme="minorEastAsia" w:eastAsiaTheme="minorEastAsia" w:hAnsiTheme="minorEastAsia"/>
          <w:bCs/>
          <w:color w:val="EE0000"/>
          <w:sz w:val="20"/>
          <w:highlight w:val="yellow"/>
        </w:rPr>
        <w:t>,滑らかさ指標,平均ジャーク</w:t>
      </w:r>
      <w:r w:rsidR="00740988" w:rsidRPr="00740988">
        <w:rPr>
          <w:rFonts w:asciiTheme="minorEastAsia" w:eastAsiaTheme="minorEastAsia" w:hAnsiTheme="minorEastAsia" w:hint="eastAsia"/>
          <w:bCs/>
          <w:color w:val="000000" w:themeColor="text1"/>
          <w:sz w:val="20"/>
        </w:rPr>
        <w:t>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585BA9">
        <w:rPr>
          <w:rFonts w:asciiTheme="minorEastAsia" w:eastAsiaTheme="minorEastAsia" w:hAnsiTheme="minorEastAsia"/>
          <w:bCs/>
          <w:color w:val="EE0000"/>
          <w:sz w:val="20"/>
          <w:highlight w:val="yellow"/>
          <w:vertAlign w:val="superscript"/>
        </w:rPr>
        <w:t>6</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p>
    <w:p w14:paraId="0B91A636" w14:textId="4533CB71" w:rsidR="009A7A88" w:rsidRPr="00B913F3" w:rsidRDefault="009A7A88" w:rsidP="009A7A88">
      <w:pPr>
        <w:rPr>
          <w:rFonts w:asciiTheme="minorEastAsia" w:eastAsiaTheme="minorEastAsia" w:hAnsiTheme="minorEastAsia"/>
          <w:bCs/>
          <w:color w:val="EE0000"/>
          <w:sz w:val="20"/>
          <w:highlight w:val="yellow"/>
        </w:rPr>
      </w:pPr>
      <w:r>
        <w:rPr>
          <w:rFonts w:asciiTheme="minorEastAsia" w:eastAsiaTheme="minorEastAsia" w:hAnsiTheme="minorEastAsia" w:hint="eastAsia"/>
          <w:bCs/>
          <w:color w:val="000000" w:themeColor="text1"/>
          <w:sz w:val="20"/>
        </w:rPr>
        <w:t xml:space="preserve">　</w:t>
      </w:r>
      <w:r w:rsidRPr="00B913F3">
        <w:rPr>
          <w:rFonts w:asciiTheme="minorEastAsia" w:eastAsiaTheme="minorEastAsia" w:hAnsiTheme="minorEastAsia" w:hint="eastAsia"/>
          <w:bCs/>
          <w:color w:val="EE0000"/>
          <w:sz w:val="20"/>
          <w:highlight w:val="yellow"/>
        </w:rPr>
        <w:t>右手</w:t>
      </w:r>
      <w:r w:rsidRPr="00B913F3">
        <w:rPr>
          <w:rFonts w:asciiTheme="minorEastAsia" w:eastAsiaTheme="minorEastAsia" w:hAnsiTheme="minorEastAsia"/>
          <w:bCs/>
          <w:color w:val="EE0000"/>
          <w:sz w:val="20"/>
          <w:highlight w:val="yellow"/>
        </w:rPr>
        <w:t>コントローラの操作特性を定量化するために,以下の指標を算出した.各サンプルの位置</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を,タイムスタンプを</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とすると,各サンプル間の速度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は式(1)で定義される.</w:t>
      </w:r>
    </w:p>
    <w:p w14:paraId="6DA22F58" w14:textId="77777777" w:rsidR="009A7A88" w:rsidRPr="00B913F3" w:rsidRDefault="00000000" w:rsidP="009A7A88">
      <w:pPr>
        <w:jc w:val="center"/>
        <w:rPr>
          <w:color w:val="EE0000"/>
          <w:szCs w:val="21"/>
          <w:highlight w:val="yellow"/>
        </w:rPr>
      </w:pP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 xml:space="preserve"> = </m:t>
        </m:r>
        <m:f>
          <m:fPr>
            <m:ctrlPr>
              <w:rPr>
                <w:rFonts w:ascii="Cambria Math" w:hAnsi="Cambria Math"/>
                <w:i/>
                <w:color w:val="EE0000"/>
                <w:szCs w:val="21"/>
                <w:highlight w:val="yellow"/>
              </w:rPr>
            </m:ctrlPr>
          </m:fPr>
          <m:num>
            <m:r>
              <w:rPr>
                <w:rFonts w:ascii="Cambria Math" w:hAnsi="Cambria Math"/>
                <w:color w:val="EE0000"/>
                <w:szCs w:val="21"/>
                <w:highlight w:val="yellow"/>
              </w:rPr>
              <m:t>|</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r>
              <w:rPr>
                <w:rFonts w:ascii="Cambria Math" w:hAnsi="Cambria Math"/>
                <w:color w:val="EE0000"/>
                <w:szCs w:val="21"/>
                <w:highlight w:val="yellow"/>
              </w:rPr>
              <m:t>|</m:t>
            </m:r>
          </m:num>
          <m:den>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den>
        </m:f>
      </m:oMath>
      <w:r w:rsidR="009A7A88" w:rsidRPr="00B913F3">
        <w:rPr>
          <w:rFonts w:hint="eastAsia"/>
          <w:color w:val="EE0000"/>
          <w:szCs w:val="21"/>
          <w:highlight w:val="yellow"/>
        </w:rPr>
        <w:t xml:space="preserve">　　</w:t>
      </w:r>
      <w:r w:rsidR="009A7A88" w:rsidRPr="00B913F3">
        <w:rPr>
          <w:color w:val="EE0000"/>
          <w:szCs w:val="21"/>
          <w:highlight w:val="yellow"/>
        </w:rPr>
        <w:t>(1)</w:t>
      </w:r>
    </w:p>
    <w:p w14:paraId="01FF38FC" w14:textId="05BB2493" w:rsidR="009A7A88" w:rsidRPr="00B913F3" w:rsidRDefault="009A7A88" w:rsidP="009A7A88">
      <w:pPr>
        <w:rPr>
          <w:rFonts w:asciiTheme="minorEastAsia" w:eastAsiaTheme="minorEastAsia" w:hAnsiTheme="minorEastAsia"/>
          <w:bCs/>
          <w:color w:val="EE0000"/>
          <w:sz w:val="20"/>
          <w:highlight w:val="yellow"/>
        </w:rPr>
      </w:pPr>
      <w:r w:rsidRPr="00B913F3">
        <w:rPr>
          <w:rFonts w:asciiTheme="minorEastAsia" w:eastAsiaTheme="minorEastAsia" w:hAnsiTheme="minorEastAsia" w:hint="eastAsia"/>
          <w:bCs/>
          <w:color w:val="EE0000"/>
          <w:sz w:val="20"/>
          <w:highlight w:val="yellow"/>
        </w:rPr>
        <w:t xml:space="preserve">　</w:t>
      </w:r>
      <w:r w:rsidRPr="00B913F3">
        <w:rPr>
          <w:rFonts w:asciiTheme="minorEastAsia" w:eastAsiaTheme="minorEastAsia" w:hAnsiTheme="minorEastAsia"/>
          <w:bCs/>
          <w:color w:val="EE0000"/>
          <w:sz w:val="20"/>
          <w:highlight w:val="yellow"/>
        </w:rPr>
        <w:t>これに基づき,全サンプルの平均速度</w:t>
      </w:r>
      <w:r w:rsidRPr="00B913F3">
        <w:rPr>
          <w:color w:val="EE0000"/>
          <w:szCs w:val="21"/>
          <w:highlight w:val="yellow"/>
        </w:rPr>
        <w:t>(</w:t>
      </w:r>
      <m:oMath>
        <m:r>
          <w:rPr>
            <w:rFonts w:ascii="Cambria Math" w:hAnsi="Cambria Math"/>
            <w:color w:val="EE0000"/>
            <w:szCs w:val="21"/>
            <w:highlight w:val="yellow"/>
          </w:rPr>
          <m:t>Mean Velocity = 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oMath>
      <w:r w:rsidRPr="00B913F3">
        <w:rPr>
          <w:rFonts w:asciiTheme="minorEastAsia" w:eastAsiaTheme="minorEastAsia" w:hAnsiTheme="minorEastAsia"/>
          <w:bCs/>
          <w:color w:val="EE0000"/>
          <w:sz w:val="20"/>
          <w:highlight w:val="yellow"/>
        </w:rPr>
        <w:t>を求めた.また,動作の滑らかさ指標(Smoothness)は速度の変動係数として定義し,式(2)を用いて算出した.</w:t>
      </w:r>
    </w:p>
    <w:p w14:paraId="3739D252" w14:textId="77777777" w:rsidR="009A7A88" w:rsidRPr="00B913F3" w:rsidRDefault="009A7A88" w:rsidP="009A7A88">
      <w:pPr>
        <w:jc w:val="center"/>
        <w:rPr>
          <w:color w:val="EE0000"/>
          <w:szCs w:val="21"/>
          <w:highlight w:val="yellow"/>
        </w:rPr>
      </w:pPr>
      <m:oMath>
        <m:r>
          <w:rPr>
            <w:rFonts w:ascii="Cambria Math" w:hAnsi="Cambria Math"/>
            <w:color w:val="EE0000"/>
            <w:szCs w:val="21"/>
            <w:highlight w:val="yellow"/>
          </w:rPr>
          <m:t xml:space="preserve">Smoothness = </m:t>
        </m:r>
        <m:f>
          <m:fPr>
            <m:ctrlPr>
              <w:rPr>
                <w:rFonts w:ascii="Cambria Math" w:hAnsi="Cambria Math"/>
                <w:i/>
                <w:color w:val="EE0000"/>
                <w:szCs w:val="21"/>
                <w:highlight w:val="yellow"/>
              </w:rPr>
            </m:ctrlPr>
          </m:fPr>
          <m:num>
            <m:r>
              <w:rPr>
                <w:rFonts w:ascii="Cambria Math" w:hAnsi="Cambria Math"/>
                <w:color w:val="EE0000"/>
                <w:szCs w:val="21"/>
                <w:highlight w:val="yellow"/>
              </w:rPr>
              <m:t>std(</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num>
          <m:den>
            <m:r>
              <w:rPr>
                <w:rFonts w:ascii="Cambria Math" w:hAnsi="Cambria Math"/>
                <w:color w:val="EE0000"/>
                <w:szCs w:val="21"/>
                <w:highlight w:val="yellow"/>
              </w:rPr>
              <m:t>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den>
        </m:f>
      </m:oMath>
      <w:r w:rsidRPr="00B913F3">
        <w:rPr>
          <w:color w:val="EE0000"/>
          <w:szCs w:val="21"/>
          <w:highlight w:val="yellow"/>
        </w:rPr>
        <w:t xml:space="preserve">   (2)</w:t>
      </w:r>
    </w:p>
    <w:p w14:paraId="62C895AF" w14:textId="23FE039A" w:rsidR="009A7A88" w:rsidRDefault="009A7A88" w:rsidP="009A7A88">
      <w:pPr>
        <w:rPr>
          <w:rFonts w:asciiTheme="minorEastAsia" w:eastAsiaTheme="minorEastAsia" w:hAnsiTheme="minorEastAsia"/>
          <w:bCs/>
          <w:color w:val="EE0000"/>
          <w:sz w:val="20"/>
        </w:rPr>
      </w:pPr>
      <w:r w:rsidRPr="00B913F3">
        <w:rPr>
          <w:rFonts w:asciiTheme="minorEastAsia" w:eastAsiaTheme="minorEastAsia" w:hAnsiTheme="minorEastAsia" w:hint="eastAsia"/>
          <w:bCs/>
          <w:color w:val="EE0000"/>
          <w:sz w:val="20"/>
          <w:highlight w:val="yellow"/>
        </w:rPr>
        <w:t xml:space="preserve">　</w:t>
      </w:r>
      <w:r w:rsidRPr="00B913F3">
        <w:rPr>
          <w:rFonts w:asciiTheme="minorEastAsia" w:eastAsiaTheme="minorEastAsia" w:hAnsiTheme="minorEastAsia"/>
          <w:bCs/>
          <w:color w:val="EE0000"/>
          <w:sz w:val="20"/>
          <w:highlight w:val="yellow"/>
        </w:rPr>
        <w:t>なお,本指標は値が小さいほど動作が滑らかであることを示す.さらに,速度列の勾配から加速度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a</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,およびジャーク</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j</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を順次求め,その平均値</w:t>
      </w:r>
      <m:oMath>
        <m:r>
          <w:rPr>
            <w:rFonts w:ascii="Cambria Math" w:hAnsi="Cambria Math"/>
            <w:color w:val="EE0000"/>
            <w:szCs w:val="21"/>
            <w:highlight w:val="yellow"/>
          </w:rPr>
          <m:t>(Mean Jerk)</m:t>
        </m:r>
      </m:oMath>
      <w:r w:rsidRPr="00B913F3">
        <w:rPr>
          <w:rFonts w:asciiTheme="minorEastAsia" w:eastAsiaTheme="minorEastAsia" w:hAnsiTheme="minorEastAsia"/>
          <w:bCs/>
          <w:color w:val="EE0000"/>
          <w:sz w:val="20"/>
          <w:highlight w:val="yellow"/>
        </w:rPr>
        <w:t>を算出した.</w:t>
      </w:r>
    </w:p>
    <w:p w14:paraId="55D60FC5" w14:textId="6EEBFD68" w:rsidR="0099610B" w:rsidRPr="00B913F3" w:rsidRDefault="0099610B" w:rsidP="009A7A88">
      <w:pPr>
        <w:rPr>
          <w:rFonts w:asciiTheme="minorEastAsia" w:eastAsiaTheme="minorEastAsia" w:hAnsiTheme="minorEastAsia"/>
          <w:bCs/>
          <w:color w:val="EE0000"/>
          <w:sz w:val="20"/>
        </w:rPr>
      </w:pPr>
      <w:r>
        <w:rPr>
          <w:rFonts w:asciiTheme="minorEastAsia" w:eastAsiaTheme="minorEastAsia" w:hAnsiTheme="minorEastAsia" w:hint="eastAsia"/>
          <w:bCs/>
          <w:color w:val="EE0000"/>
          <w:sz w:val="20"/>
        </w:rPr>
        <w:t xml:space="preserve">　</w:t>
      </w:r>
      <w:r w:rsidRPr="00B913F3">
        <w:rPr>
          <w:rFonts w:asciiTheme="minorEastAsia" w:eastAsiaTheme="minorEastAsia" w:hAnsiTheme="minorEastAsia" w:hint="eastAsia"/>
          <w:bCs/>
          <w:color w:val="EE0000"/>
          <w:sz w:val="20"/>
          <w:highlight w:val="yellow"/>
        </w:rPr>
        <w:t>主観的な</w:t>
      </w:r>
      <w:r w:rsidRPr="00B913F3">
        <w:rPr>
          <w:rFonts w:asciiTheme="minorEastAsia" w:eastAsiaTheme="minorEastAsia" w:hAnsiTheme="minorEastAsia"/>
          <w:bCs/>
          <w:color w:val="EE0000"/>
          <w:sz w:val="20"/>
          <w:highlight w:val="yellow"/>
        </w:rPr>
        <w:t>VR酔いの評価には,CSQ-VRを用いた.CSQ-VRは,VR環境における酔い（VRISE）を評価するためにKourtesisらによって開発された指標であり,吐き気（Nausea）,前庭感覚（Vestibular）,眼球運動（Oculomotor）の3カテゴリー,計6項目で構成されている.各項目は「1：Absent（なし）」から「7：Extreme（極限）」までの7段階のリッカート尺度で回答を求めるものである.スコアの算出にあたっては,各項目の合計値を「VR</w:t>
      </w:r>
      <w:r w:rsidRPr="00B913F3">
        <w:rPr>
          <w:rFonts w:asciiTheme="minorEastAsia" w:eastAsiaTheme="minorEastAsia" w:hAnsiTheme="minorEastAsia" w:hint="eastAsia"/>
          <w:bCs/>
          <w:color w:val="EE0000"/>
          <w:sz w:val="20"/>
          <w:highlight w:val="yellow"/>
        </w:rPr>
        <w:t>酔いスコア」とした</w:t>
      </w:r>
      <w:r w:rsidRPr="00B913F3">
        <w:rPr>
          <w:rFonts w:asciiTheme="minorEastAsia" w:eastAsiaTheme="minorEastAsia" w:hAnsiTheme="minorEastAsia"/>
          <w:bCs/>
          <w:color w:val="EE0000"/>
          <w:sz w:val="20"/>
          <w:highlight w:val="yellow"/>
        </w:rPr>
        <w:t>.この算出方法により,VR</w:t>
      </w:r>
      <w:r w:rsidRPr="00B913F3">
        <w:rPr>
          <w:rFonts w:asciiTheme="minorEastAsia" w:eastAsiaTheme="minorEastAsia" w:hAnsiTheme="minorEastAsia" w:hint="eastAsia"/>
          <w:bCs/>
          <w:color w:val="EE0000"/>
          <w:sz w:val="20"/>
          <w:highlight w:val="yellow"/>
        </w:rPr>
        <w:t>酔いスコア</w:t>
      </w:r>
      <w:r w:rsidRPr="00B913F3">
        <w:rPr>
          <w:rFonts w:asciiTheme="minorEastAsia" w:eastAsiaTheme="minorEastAsia" w:hAnsiTheme="minorEastAsia"/>
          <w:bCs/>
          <w:color w:val="EE0000"/>
          <w:sz w:val="20"/>
          <w:highlight w:val="yellow"/>
        </w:rPr>
        <w:t>の理論上の最小値は6,最大値は</w:t>
      </w:r>
      <w:r w:rsidRPr="00B913F3">
        <w:rPr>
          <w:rFonts w:asciiTheme="minorEastAsia" w:eastAsiaTheme="minorEastAsia" w:hAnsiTheme="minorEastAsia"/>
          <w:bCs/>
          <w:color w:val="EE0000"/>
          <w:sz w:val="20"/>
          <w:highlight w:val="yellow"/>
        </w:rPr>
        <w:lastRenderedPageBreak/>
        <w:t>42となる.</w:t>
      </w:r>
    </w:p>
    <w:p w14:paraId="05912F78" w14:textId="55E52F68" w:rsidR="004509E8" w:rsidRDefault="009A7A8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3979A8" w:rsidRPr="00B913F3">
        <w:rPr>
          <w:rFonts w:asciiTheme="minorEastAsia" w:eastAsiaTheme="minorEastAsia" w:hAnsiTheme="minorEastAsia"/>
          <w:bCs/>
          <w:color w:val="EE0000"/>
          <w:sz w:val="20"/>
          <w:highlight w:val="yellow"/>
        </w:rPr>
        <w:t>また，全実験終了後に半構造化インタビューを実施した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インタビューでは，各体位条件における操作感の違いを把握することを目的とし，「最もクリックが</w:t>
      </w:r>
      <w:r w:rsidR="003979A8">
        <w:rPr>
          <w:rFonts w:asciiTheme="minorEastAsia" w:eastAsiaTheme="minorEastAsia" w:hAnsiTheme="minorEastAsia" w:hint="eastAsia"/>
          <w:bCs/>
          <w:color w:val="EE0000"/>
          <w:sz w:val="20"/>
          <w:highlight w:val="yellow"/>
        </w:rPr>
        <w:t>難しかったと</w:t>
      </w:r>
      <w:r w:rsidR="003979A8" w:rsidRPr="00B913F3">
        <w:rPr>
          <w:rFonts w:asciiTheme="minorEastAsia" w:eastAsiaTheme="minorEastAsia" w:hAnsiTheme="minorEastAsia"/>
          <w:bCs/>
          <w:color w:val="EE0000"/>
          <w:sz w:val="20"/>
          <w:highlight w:val="yellow"/>
        </w:rPr>
        <w:t>感じた</w:t>
      </w:r>
      <w:r w:rsidR="003979A8">
        <w:rPr>
          <w:rFonts w:asciiTheme="minorEastAsia" w:eastAsiaTheme="minorEastAsia" w:hAnsiTheme="minorEastAsia" w:hint="eastAsia"/>
          <w:bCs/>
          <w:color w:val="EE0000"/>
          <w:sz w:val="20"/>
          <w:highlight w:val="yellow"/>
        </w:rPr>
        <w:t>体位はどの体位でしたか？</w:t>
      </w:r>
      <w:r w:rsidR="003979A8" w:rsidRPr="00B913F3">
        <w:rPr>
          <w:rFonts w:asciiTheme="minorEastAsia" w:eastAsiaTheme="minorEastAsia" w:hAnsiTheme="minorEastAsia"/>
          <w:bCs/>
          <w:color w:val="EE0000"/>
          <w:sz w:val="20"/>
          <w:highlight w:val="yellow"/>
        </w:rPr>
        <w:t>」，「その体位において特に操作が</w:t>
      </w:r>
      <w:r w:rsidR="003979A8">
        <w:rPr>
          <w:rFonts w:asciiTheme="minorEastAsia" w:eastAsiaTheme="minorEastAsia" w:hAnsiTheme="minorEastAsia" w:hint="eastAsia"/>
          <w:bCs/>
          <w:color w:val="EE0000"/>
          <w:sz w:val="20"/>
          <w:highlight w:val="yellow"/>
        </w:rPr>
        <w:t>難しかった</w:t>
      </w:r>
      <w:r w:rsidR="003979A8" w:rsidRPr="00B913F3">
        <w:rPr>
          <w:rFonts w:asciiTheme="minorEastAsia" w:eastAsiaTheme="minorEastAsia" w:hAnsiTheme="minorEastAsia"/>
          <w:bCs/>
          <w:color w:val="EE0000"/>
          <w:sz w:val="20"/>
          <w:highlight w:val="yellow"/>
        </w:rPr>
        <w:t>ターゲットの位置はどこ</w:t>
      </w:r>
      <w:r w:rsidR="003979A8">
        <w:rPr>
          <w:rFonts w:asciiTheme="minorEastAsia" w:eastAsiaTheme="minorEastAsia" w:hAnsiTheme="minorEastAsia" w:hint="eastAsia"/>
          <w:bCs/>
          <w:color w:val="EE0000"/>
          <w:sz w:val="20"/>
          <w:highlight w:val="yellow"/>
        </w:rPr>
        <w:t>ですか？</w:t>
      </w:r>
      <w:r w:rsidR="003979A8" w:rsidRPr="00B913F3">
        <w:rPr>
          <w:rFonts w:asciiTheme="minorEastAsia" w:eastAsiaTheme="minorEastAsia" w:hAnsiTheme="minorEastAsia"/>
          <w:bCs/>
          <w:color w:val="EE0000"/>
          <w:sz w:val="20"/>
          <w:highlight w:val="yellow"/>
        </w:rPr>
        <w:t>」を中心に質問を行った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加えて，操作が困難であった要因について，</w:t>
      </w:r>
      <w:r w:rsidR="006D341F">
        <w:rPr>
          <w:rFonts w:asciiTheme="minorEastAsia" w:eastAsiaTheme="minorEastAsia" w:hAnsiTheme="minorEastAsia" w:hint="eastAsia"/>
          <w:bCs/>
          <w:color w:val="EE0000"/>
          <w:sz w:val="20"/>
          <w:highlight w:val="yellow"/>
        </w:rPr>
        <w:t>口頭での</w:t>
      </w:r>
      <w:r w:rsidR="003979A8" w:rsidRPr="00B913F3">
        <w:rPr>
          <w:rFonts w:asciiTheme="minorEastAsia" w:eastAsiaTheme="minorEastAsia" w:hAnsiTheme="minorEastAsia"/>
          <w:bCs/>
          <w:color w:val="EE0000"/>
          <w:sz w:val="20"/>
          <w:highlight w:val="yellow"/>
        </w:rPr>
        <w:t>回答を求めた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これにより，定量指標では捉えにくい主観的要因の補足を行った</w:t>
      </w:r>
      <w:r w:rsidR="006F79D4">
        <w:rPr>
          <w:rFonts w:asciiTheme="minorEastAsia" w:eastAsiaTheme="minorEastAsia" w:hAnsiTheme="minorEastAsia"/>
          <w:bCs/>
          <w:color w:val="EE0000"/>
          <w:sz w:val="20"/>
          <w:highlight w:val="yellow"/>
        </w:rPr>
        <w:t>.</w:t>
      </w:r>
      <w:r w:rsidR="002A45CA" w:rsidRPr="002A45CA">
        <w:rPr>
          <w:rFonts w:asciiTheme="minorEastAsia" w:eastAsiaTheme="minorEastAsia" w:hAnsiTheme="minorEastAsia"/>
          <w:bCs/>
          <w:color w:val="000000" w:themeColor="text1"/>
          <w:sz w:val="20"/>
        </w:rPr>
        <w:t>なお，本実験の条件設定はISO 9241-411</w:t>
      </w:r>
      <w:r w:rsidR="00EF7DFA">
        <w:rPr>
          <w:rFonts w:asciiTheme="minorEastAsia" w:eastAsiaTheme="minorEastAsia" w:hAnsiTheme="minorEastAsia"/>
          <w:bCs/>
          <w:color w:val="EE0000"/>
          <w:sz w:val="20"/>
          <w:highlight w:val="yellow"/>
          <w:vertAlign w:val="superscript"/>
        </w:rPr>
        <w:t>7</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0E3678CF" w14:textId="080ADFF1" w:rsidR="00693470" w:rsidRDefault="004509E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w:t>
      </w:r>
      <w:r w:rsidR="00263F87" w:rsidRPr="00B913F3">
        <w:rPr>
          <w:rFonts w:asciiTheme="minorEastAsia" w:eastAsiaTheme="minorEastAsia" w:hAnsiTheme="minorEastAsia" w:hint="eastAsia"/>
          <w:bCs/>
          <w:color w:val="EE0000"/>
          <w:sz w:val="20"/>
          <w:highlight w:val="yellow"/>
        </w:rPr>
        <w:t>不利益</w:t>
      </w:r>
      <w:r w:rsidR="00973F49" w:rsidRPr="00973F49">
        <w:rPr>
          <w:rFonts w:asciiTheme="minorEastAsia" w:eastAsiaTheme="minorEastAsia" w:hAnsiTheme="minorEastAsia"/>
          <w:bCs/>
          <w:color w:val="000000" w:themeColor="text1"/>
          <w:sz w:val="20"/>
        </w:rPr>
        <w:t>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178CEC57" w14:textId="11D93A92" w:rsidR="00D51298" w:rsidRPr="005218E2" w:rsidRDefault="00D51298" w:rsidP="001B2007">
      <w:pPr>
        <w:jc w:val="center"/>
        <w:rPr>
          <w:sz w:val="20"/>
          <w:szCs w:val="20"/>
        </w:rPr>
      </w:pPr>
    </w:p>
    <w:p w14:paraId="253C8F9C" w14:textId="243DCAE3"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4005AB" w:rsidRPr="00B913F3">
        <w:rPr>
          <w:rFonts w:ascii="Times New Roman" w:eastAsia="ＭＳ ゴシック" w:hAnsi="Times New Roman"/>
          <w:b/>
          <w:color w:val="EE0000"/>
          <w:sz w:val="20"/>
          <w:highlight w:val="yellow"/>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670DFE28" w14:textId="77777777" w:rsidR="00373757" w:rsidRDefault="00856AD2" w:rsidP="00F54EDD">
      <w:pPr>
        <w:rPr>
          <w:ins w:id="1" w:author="作成者"/>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5447DB" w:rsidRPr="00B913F3">
        <w:rPr>
          <w:rFonts w:asciiTheme="minorEastAsia" w:eastAsiaTheme="minorEastAsia" w:hAnsiTheme="minorEastAsia" w:hint="eastAsia"/>
          <w:bCs/>
          <w:color w:val="EE0000"/>
          <w:sz w:val="20"/>
          <w:highlight w:val="yellow"/>
        </w:rPr>
        <w:t>４</w:t>
      </w:r>
      <w:r w:rsidR="00433571" w:rsidRPr="00433571">
        <w:rPr>
          <w:rFonts w:asciiTheme="minorEastAsia" w:eastAsiaTheme="minorEastAsia" w:hAnsiTheme="minorEastAsia"/>
          <w:bCs/>
          <w:color w:val="000000" w:themeColor="text1"/>
          <w:sz w:val="20"/>
        </w:rPr>
        <w:t>に示す.</w:t>
      </w:r>
    </w:p>
    <w:p w14:paraId="054D5191" w14:textId="2E5DF92F" w:rsidR="00373757" w:rsidRDefault="00373757" w:rsidP="00F54EDD">
      <w:pPr>
        <w:rPr>
          <w:ins w:id="2" w:author="作成者"/>
          <w:rFonts w:asciiTheme="minorEastAsia" w:eastAsiaTheme="minorEastAsia" w:hAnsiTheme="minorEastAsia"/>
          <w:bCs/>
          <w:color w:val="000000" w:themeColor="text1"/>
          <w:sz w:val="20"/>
        </w:rPr>
      </w:pPr>
      <w:ins w:id="3" w:author="作成者">
        <w:r>
          <w:rPr>
            <w:rFonts w:asciiTheme="minorEastAsia" w:eastAsiaTheme="minorEastAsia" w:hAnsiTheme="minorEastAsia" w:hint="eastAsia"/>
            <w:bCs/>
            <w:noProof/>
            <w:color w:val="000000" w:themeColor="text1"/>
            <w:sz w:val="20"/>
          </w:rPr>
          <mc:AlternateContent>
            <mc:Choice Requires="wpg">
              <w:drawing>
                <wp:inline distT="0" distB="0" distL="0" distR="0" wp14:anchorId="662D5903" wp14:editId="74BCB93B">
                  <wp:extent cx="2923111" cy="2113286"/>
                  <wp:effectExtent l="0" t="0" r="0" b="0"/>
                  <wp:docPr id="1164740857" name="グループ化 6"/>
                  <wp:cNvGraphicFramePr/>
                  <a:graphic xmlns:a="http://schemas.openxmlformats.org/drawingml/2006/main">
                    <a:graphicData uri="http://schemas.microsoft.com/office/word/2010/wordprocessingGroup">
                      <wpg:wgp>
                        <wpg:cNvGrpSpPr/>
                        <wpg:grpSpPr>
                          <a:xfrm>
                            <a:off x="0" y="0"/>
                            <a:ext cx="2923111" cy="2113286"/>
                            <a:chOff x="-246515" y="-669263"/>
                            <a:chExt cx="3324657" cy="2338751"/>
                          </a:xfrm>
                        </wpg:grpSpPr>
                        <wps:wsp>
                          <wps:cNvPr id="1854781295" name="テキスト ボックス 5"/>
                          <wps:cNvSpPr txBox="1"/>
                          <wps:spPr>
                            <a:xfrm>
                              <a:off x="-137953" y="1245408"/>
                              <a:ext cx="3216095" cy="424080"/>
                            </a:xfrm>
                            <a:prstGeom prst="rect">
                              <a:avLst/>
                            </a:prstGeom>
                            <a:solidFill>
                              <a:schemeClr val="lt1"/>
                            </a:solidFill>
                            <a:ln w="6350">
                              <a:noFill/>
                            </a:ln>
                          </wps:spPr>
                          <wps:txbx>
                            <w:txbxContent>
                              <w:p w14:paraId="0D167CAC" w14:textId="77777777" w:rsidR="00373757" w:rsidRDefault="00373757" w:rsidP="0037375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32B97FF8" w14:textId="77777777" w:rsidR="00373757" w:rsidRPr="00450790" w:rsidRDefault="00373757" w:rsidP="0037375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116F0A63" w14:textId="77777777" w:rsidR="00373757" w:rsidRPr="00450790" w:rsidRDefault="00373757" w:rsidP="0037375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8323967" name="図 9"/>
                            <pic:cNvPicPr>
                              <a:picLocks noChangeAspect="1"/>
                            </pic:cNvPicPr>
                          </pic:nvPicPr>
                          <pic:blipFill rotWithShape="1">
                            <a:blip r:embed="rId15" cstate="print">
                              <a:extLst>
                                <a:ext uri="{28A0092B-C50C-407E-A947-70E740481C1C}">
                                  <a14:useLocalDpi xmlns:a14="http://schemas.microsoft.com/office/drawing/2010/main" val="0"/>
                                </a:ext>
                              </a:extLst>
                            </a:blip>
                            <a:srcRect l="1" t="7188" r="6" b="2754"/>
                            <a:stretch>
                              <a:fillRect/>
                            </a:stretch>
                          </pic:blipFill>
                          <pic:spPr>
                            <a:xfrm>
                              <a:off x="-246515" y="-669263"/>
                              <a:ext cx="3197891" cy="1913894"/>
                            </a:xfrm>
                            <a:prstGeom prst="rect">
                              <a:avLst/>
                            </a:prstGeom>
                          </pic:spPr>
                        </pic:pic>
                      </wpg:wgp>
                    </a:graphicData>
                  </a:graphic>
                </wp:inline>
              </w:drawing>
            </mc:Choice>
            <mc:Fallback>
              <w:pict>
                <v:group w14:anchorId="662D5903" id="_x0000_s1038" style="width:230.15pt;height:166.4pt;mso-position-horizontal-relative:char;mso-position-vertical-relative:line" coordorigin="-2465,-6692" coordsize="33246,23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">
                  <v:shape id="テキスト ボックス 5" o:spid="_x0000_s1039"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" fillcolor="white [3201]" stroked="f" strokeweight=".5pt">
                    <v:textbox inset="0,0,0,0">
                      <w:txbxContent>
                        <w:p w14:paraId="0D167CAC" w14:textId="77777777" w:rsidR="00373757" w:rsidRDefault="00373757" w:rsidP="0037375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32B97FF8" w14:textId="77777777" w:rsidR="00373757" w:rsidRPr="00450790" w:rsidRDefault="00373757" w:rsidP="0037375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116F0A63" w14:textId="77777777" w:rsidR="00373757" w:rsidRPr="00450790" w:rsidRDefault="00373757" w:rsidP="00373757">
                          <w:pPr>
                            <w:jc w:val="center"/>
                            <w:rPr>
                              <w:sz w:val="20"/>
                              <w:szCs w:val="20"/>
                            </w:rPr>
                          </w:pPr>
                        </w:p>
                      </w:txbxContent>
                    </v:textbox>
                  </v:shape>
                  <v:shape id="図 9" o:spid="_x0000_s1040" type="#_x0000_t75" style="position:absolute;left:-2465;top:-6692;width:31978;height:1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">
                    <v:imagedata r:id="rId16" o:title="" croptop="4711f" cropbottom="1805f" cropleft="1f" cropright="4f"/>
                  </v:shape>
                  <w10:anchorlock/>
                </v:group>
              </w:pict>
            </mc:Fallback>
          </mc:AlternateContent>
        </w:r>
      </w:ins>
    </w:p>
    <w:p w14:paraId="7F58563E" w14:textId="1AE25A16" w:rsidR="00F54EDD" w:rsidRPr="00F54EDD" w:rsidRDefault="00373757" w:rsidP="00F54EDD">
      <w:pPr>
        <w:rPr>
          <w:rFonts w:asciiTheme="minorEastAsia" w:eastAsiaTheme="minorEastAsia" w:hAnsiTheme="minorEastAsia"/>
          <w:bCs/>
          <w:color w:val="000000" w:themeColor="text1"/>
          <w:sz w:val="20"/>
        </w:rPr>
      </w:pPr>
      <w:ins w:id="4" w:author="作成者">
        <w:r>
          <w:rPr>
            <w:rFonts w:asciiTheme="minorEastAsia" w:eastAsiaTheme="minorEastAsia" w:hAnsiTheme="minorEastAsia" w:hint="eastAsia"/>
            <w:bCs/>
            <w:color w:val="000000" w:themeColor="text1"/>
            <w:sz w:val="20"/>
          </w:rPr>
          <w:t xml:space="preserve">　</w:t>
        </w:r>
      </w:ins>
      <w:r w:rsidR="00433571" w:rsidRPr="00433571">
        <w:rPr>
          <w:rFonts w:asciiTheme="minorEastAsia" w:eastAsiaTheme="minorEastAsia" w:hAnsiTheme="minorEastAsia"/>
          <w:bCs/>
          <w:color w:val="000000" w:themeColor="text1"/>
          <w:sz w:val="20"/>
        </w:rPr>
        <w:t>反応時間</w:t>
      </w:r>
      <w:r w:rsidR="002C1C3B" w:rsidRPr="00B913F3">
        <w:rPr>
          <w:rFonts w:asciiTheme="minorEastAsia" w:eastAsiaTheme="minorEastAsia" w:hAnsiTheme="minorEastAsia" w:hint="eastAsia"/>
          <w:bCs/>
          <w:color w:val="EE0000"/>
          <w:sz w:val="20"/>
          <w:highlight w:val="yellow"/>
        </w:rPr>
        <w:t>の平均値</w:t>
      </w:r>
      <w:r w:rsidR="00433571" w:rsidRPr="00433571">
        <w:rPr>
          <w:rFonts w:asciiTheme="minorEastAsia" w:eastAsiaTheme="minorEastAsia" w:hAnsiTheme="minorEastAsia"/>
          <w:bCs/>
          <w:color w:val="000000" w:themeColor="text1"/>
          <w:sz w:val="20"/>
        </w:rPr>
        <w:t>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w:t>
      </w:r>
      <w:r w:rsidR="00245768" w:rsidRPr="00B913F3">
        <w:rPr>
          <w:rFonts w:asciiTheme="minorEastAsia" w:eastAsiaTheme="minorEastAsia" w:hAnsiTheme="minorEastAsia"/>
          <w:bCs/>
          <w:color w:val="EE0000"/>
          <w:sz w:val="20"/>
          <w:highlight w:val="yellow"/>
        </w:rPr>
        <w:t>± 0.28 s</w:t>
      </w:r>
      <w:r w:rsidR="00433571" w:rsidRPr="00433571">
        <w:rPr>
          <w:rFonts w:asciiTheme="minorEastAsia" w:eastAsiaTheme="minorEastAsia" w:hAnsiTheme="minorEastAsia"/>
          <w:bCs/>
          <w:color w:val="000000" w:themeColor="text1"/>
          <w:sz w:val="20"/>
        </w:rPr>
        <w:t xml:space="preserve">）,半座位（0.96 </w:t>
      </w:r>
      <w:r w:rsidR="00245768" w:rsidRPr="00B913F3">
        <w:rPr>
          <w:rFonts w:asciiTheme="minorEastAsia" w:eastAsiaTheme="minorEastAsia" w:hAnsiTheme="minorEastAsia"/>
          <w:bCs/>
          <w:color w:val="EE0000"/>
          <w:sz w:val="20"/>
          <w:highlight w:val="yellow"/>
        </w:rPr>
        <w:t>± 0.40 s</w:t>
      </w:r>
      <w:r w:rsidR="00433571" w:rsidRPr="00433571">
        <w:rPr>
          <w:rFonts w:asciiTheme="minorEastAsia" w:eastAsiaTheme="minorEastAsia" w:hAnsiTheme="minorEastAsia"/>
          <w:bCs/>
          <w:color w:val="000000" w:themeColor="text1"/>
          <w:sz w:val="20"/>
        </w:rPr>
        <w:t>）,仰臥位（1.0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w:t>
      </w:r>
      <w:r w:rsidR="00F62664" w:rsidRPr="00B913F3">
        <w:rPr>
          <w:rFonts w:asciiTheme="minorEastAsia" w:eastAsiaTheme="minorEastAsia" w:hAnsiTheme="minorEastAsia"/>
          <w:bCs/>
          <w:color w:val="EE0000"/>
          <w:sz w:val="20"/>
          <w:highlight w:val="yellow"/>
        </w:rPr>
        <w:t>± 0.53 s</w:t>
      </w:r>
      <w:r w:rsidR="00433571" w:rsidRPr="00433571">
        <w:rPr>
          <w:rFonts w:asciiTheme="minorEastAsia" w:eastAsiaTheme="minorEastAsia" w:hAnsiTheme="minorEastAsia"/>
          <w:bCs/>
          <w:color w:val="000000" w:themeColor="text1"/>
          <w:sz w:val="20"/>
        </w:rPr>
        <w:t>）の順に延長しており,背中角度の減少に伴ってパフォーマンスが低下する傾向が確認された.失敗回数</w:t>
      </w:r>
      <w:r w:rsidR="00805AA5" w:rsidRPr="0062206E">
        <w:rPr>
          <w:rFonts w:asciiTheme="minorEastAsia" w:eastAsiaTheme="minorEastAsia" w:hAnsiTheme="minorEastAsia" w:hint="eastAsia"/>
          <w:bCs/>
          <w:color w:val="EE0000"/>
          <w:sz w:val="20"/>
          <w:highlight w:val="yellow"/>
        </w:rPr>
        <w:t>と標準偏差</w:t>
      </w:r>
      <w:r w:rsidR="00433571" w:rsidRPr="00433571">
        <w:rPr>
          <w:rFonts w:asciiTheme="minorEastAsia" w:eastAsiaTheme="minorEastAsia" w:hAnsiTheme="minorEastAsia"/>
          <w:bCs/>
          <w:color w:val="000000" w:themeColor="text1"/>
          <w:sz w:val="20"/>
        </w:rPr>
        <w:t>は座位で0.042</w:t>
      </w:r>
      <w:r w:rsidR="008D7588">
        <w:rPr>
          <w:rFonts w:asciiTheme="minorEastAsia" w:eastAsiaTheme="minorEastAsia" w:hAnsiTheme="minorEastAsia"/>
          <w:bCs/>
          <w:color w:val="000000" w:themeColor="text1"/>
          <w:sz w:val="20"/>
        </w:rPr>
        <w:t xml:space="preserve"> </w:t>
      </w:r>
      <w:r w:rsidR="008D7588" w:rsidRPr="00A07901">
        <w:rPr>
          <w:rFonts w:asciiTheme="minorEastAsia" w:eastAsiaTheme="minorEastAsia" w:hAnsiTheme="minorEastAsia"/>
          <w:bCs/>
          <w:color w:val="EE0000"/>
          <w:sz w:val="20"/>
          <w:highlight w:val="yellow"/>
        </w:rPr>
        <w:t>±</w:t>
      </w:r>
      <w:r w:rsidR="008D7588" w:rsidRPr="00B913F3">
        <w:rPr>
          <w:rFonts w:asciiTheme="minorEastAsia" w:eastAsiaTheme="minorEastAsia" w:hAnsiTheme="minorEastAsia"/>
          <w:bCs/>
          <w:color w:val="EE0000"/>
          <w:sz w:val="20"/>
          <w:highlight w:val="yellow"/>
        </w:rPr>
        <w:t xml:space="preserve"> 0.25</w:t>
      </w:r>
      <w:r w:rsidR="008D7588"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,半座位で0.069</w:t>
      </w:r>
      <w:r w:rsidR="00FB102B">
        <w:rPr>
          <w:rFonts w:asciiTheme="minorEastAsia" w:eastAsiaTheme="minorEastAsia" w:hAnsiTheme="minorEastAsia"/>
          <w:bCs/>
          <w:color w:val="000000" w:themeColor="text1"/>
          <w:sz w:val="20"/>
        </w:rPr>
        <w:t xml:space="preserve"> </w:t>
      </w:r>
      <w:r w:rsidR="00A07901" w:rsidRPr="00A07901">
        <w:rPr>
          <w:rFonts w:asciiTheme="minorEastAsia" w:eastAsiaTheme="minorEastAsia" w:hAnsiTheme="minorEastAsia"/>
          <w:bCs/>
          <w:color w:val="EE0000"/>
          <w:sz w:val="20"/>
          <w:highlight w:val="yellow"/>
        </w:rPr>
        <w:t>±</w:t>
      </w:r>
      <w:r w:rsidR="00A07901" w:rsidRPr="002D62F4">
        <w:rPr>
          <w:rFonts w:asciiTheme="minorEastAsia" w:eastAsiaTheme="minorEastAsia" w:hAnsiTheme="minorEastAsia"/>
          <w:bCs/>
          <w:color w:val="EE0000"/>
          <w:sz w:val="20"/>
          <w:highlight w:val="yellow"/>
        </w:rPr>
        <w:t xml:space="preserve"> 0.</w:t>
      </w:r>
      <w:r w:rsidR="00A07901">
        <w:rPr>
          <w:rFonts w:asciiTheme="minorEastAsia" w:eastAsiaTheme="minorEastAsia" w:hAnsiTheme="minorEastAsia"/>
          <w:bCs/>
          <w:color w:val="EE0000"/>
          <w:sz w:val="20"/>
          <w:highlight w:val="yellow"/>
        </w:rPr>
        <w:t>54</w:t>
      </w:r>
      <w:r w:rsidR="00A07901"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,仰臥位で0.156</w:t>
      </w:r>
      <w:r w:rsidR="00A0121D">
        <w:rPr>
          <w:rFonts w:asciiTheme="minorEastAsia" w:eastAsiaTheme="minorEastAsia" w:hAnsiTheme="minorEastAsia"/>
          <w:bCs/>
          <w:color w:val="000000" w:themeColor="text1"/>
          <w:sz w:val="20"/>
        </w:rPr>
        <w:t xml:space="preserve"> </w:t>
      </w:r>
      <w:r w:rsidR="00A07901" w:rsidRPr="00A07901">
        <w:rPr>
          <w:rFonts w:asciiTheme="minorEastAsia" w:eastAsiaTheme="minorEastAsia" w:hAnsiTheme="minorEastAsia"/>
          <w:bCs/>
          <w:color w:val="EE0000"/>
          <w:sz w:val="20"/>
          <w:highlight w:val="yellow"/>
        </w:rPr>
        <w:t>±</w:t>
      </w:r>
      <w:r w:rsidR="00A07901" w:rsidRPr="002D62F4">
        <w:rPr>
          <w:rFonts w:asciiTheme="minorEastAsia" w:eastAsiaTheme="minorEastAsia" w:hAnsiTheme="minorEastAsia"/>
          <w:bCs/>
          <w:color w:val="EE0000"/>
          <w:sz w:val="20"/>
          <w:highlight w:val="yellow"/>
        </w:rPr>
        <w:t xml:space="preserve"> 0.</w:t>
      </w:r>
      <w:r w:rsidR="00971DF4">
        <w:rPr>
          <w:rFonts w:asciiTheme="minorEastAsia" w:eastAsiaTheme="minorEastAsia" w:hAnsiTheme="minorEastAsia"/>
          <w:bCs/>
          <w:color w:val="EE0000"/>
          <w:sz w:val="20"/>
          <w:highlight w:val="yellow"/>
        </w:rPr>
        <w:t>71</w:t>
      </w:r>
      <w:r w:rsidR="00A07901"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となり,誤操作も仰臥位で最も増加していた</w:t>
      </w:r>
      <w:r w:rsidR="00433571" w:rsidRPr="00B913F3">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失敗回数について体位</w:t>
      </w:r>
      <w:r w:rsidR="006F58BF" w:rsidRPr="00B913F3">
        <w:rPr>
          <w:rFonts w:asciiTheme="minorEastAsia" w:eastAsiaTheme="minorEastAsia" w:hAnsiTheme="minorEastAsia"/>
          <w:bCs/>
          <w:color w:val="EE0000"/>
          <w:sz w:val="20"/>
          <w:highlight w:val="yellow"/>
        </w:rPr>
        <w:t>条件間の差を検討するため</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正規性が満たされなかったことからKruskal–Wallis検定を適用した</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その結果</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体位条件によるミスクリック回数には 有意な主効果が認められた（H = 6.58, p = 0.037）</w:t>
      </w:r>
      <w:r w:rsidR="001D6288">
        <w:rPr>
          <w:rFonts w:asciiTheme="minorEastAsia" w:eastAsiaTheme="minorEastAsia" w:hAnsiTheme="minorEastAsia"/>
          <w:bCs/>
          <w:color w:val="EE0000"/>
          <w:sz w:val="20"/>
          <w:highlight w:val="yellow"/>
        </w:rPr>
        <w:t>.</w:t>
      </w:r>
    </w:p>
    <w:p w14:paraId="198AB497" w14:textId="54ED797C" w:rsidR="00151817" w:rsidDel="00E83195" w:rsidRDefault="009C2FFE" w:rsidP="00656E40">
      <w:pPr>
        <w:rPr>
          <w:del w:id="5" w:author="作成者"/>
          <w:rFonts w:asciiTheme="minorEastAsia" w:eastAsiaTheme="minorEastAsia" w:hAnsiTheme="minorEastAsia"/>
          <w:bCs/>
          <w:noProof/>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さらに対応のあるt検定により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r w:rsidR="00151817" w:rsidRPr="00151817">
        <w:rPr>
          <w:rFonts w:asciiTheme="minorEastAsia" w:eastAsiaTheme="minorEastAsia" w:hAnsiTheme="minorEastAsia" w:hint="eastAsia"/>
          <w:bCs/>
          <w:noProof/>
          <w:color w:val="000000" w:themeColor="text1"/>
          <w:sz w:val="20"/>
        </w:rPr>
        <w:t xml:space="preserve"> </w:t>
      </w:r>
    </w:p>
    <w:p w14:paraId="415F4547" w14:textId="44290B17" w:rsidR="00476B68" w:rsidDel="00E83195" w:rsidRDefault="00151817" w:rsidP="00656E40">
      <w:pPr>
        <w:rPr>
          <w:del w:id="6" w:author="作成者"/>
          <w:rFonts w:asciiTheme="minorEastAsia" w:eastAsiaTheme="minorEastAsia" w:hAnsiTheme="minorEastAsia" w:hint="eastAsia"/>
          <w:bCs/>
          <w:color w:val="000000" w:themeColor="text1"/>
          <w:sz w:val="20"/>
        </w:rPr>
      </w:pPr>
      <w:del w:id="7" w:author="作成者">
        <w:r w:rsidDel="00373757">
          <w:rPr>
            <w:rFonts w:asciiTheme="minorEastAsia" w:eastAsiaTheme="minorEastAsia" w:hAnsiTheme="minorEastAsia" w:hint="eastAsia"/>
            <w:bCs/>
            <w:noProof/>
            <w:color w:val="000000" w:themeColor="text1"/>
            <w:sz w:val="20"/>
          </w:rPr>
          <mc:AlternateContent>
            <mc:Choice Requires="wpg">
              <w:drawing>
                <wp:inline distT="0" distB="0" distL="0" distR="0" wp14:anchorId="02A29EFE" wp14:editId="33BA32AB">
                  <wp:extent cx="2923111" cy="2113286"/>
                  <wp:effectExtent l="0" t="0" r="0" b="0"/>
                  <wp:docPr id="636788554" name="グループ化 6"/>
                  <wp:cNvGraphicFramePr/>
                  <a:graphic xmlns:a="http://schemas.openxmlformats.org/drawingml/2006/main">
                    <a:graphicData uri="http://schemas.microsoft.com/office/word/2010/wordprocessingGroup">
                      <wpg:wgp>
                        <wpg:cNvGrpSpPr/>
                        <wpg:grpSpPr>
                          <a:xfrm>
                            <a:off x="0" y="0"/>
                            <a:ext cx="2923111" cy="2113286"/>
                            <a:chOff x="-246515" y="-669263"/>
                            <a:chExt cx="3324657" cy="2338751"/>
                          </a:xfrm>
                        </wpg:grpSpPr>
                        <wps:wsp>
                          <wps:cNvPr id="803025372" name="テキスト ボックス 5"/>
                          <wps:cNvSpPr txBox="1"/>
                          <wps:spPr>
                            <a:xfrm>
                              <a:off x="-137953" y="1245408"/>
                              <a:ext cx="3216095" cy="424080"/>
                            </a:xfrm>
                            <a:prstGeom prst="rect">
                              <a:avLst/>
                            </a:prstGeom>
                            <a:solidFill>
                              <a:schemeClr val="lt1"/>
                            </a:solidFill>
                            <a:ln w="6350">
                              <a:noFill/>
                            </a:ln>
                          </wps:spPr>
                          <wps:txbx>
                            <w:txbxContent>
                              <w:p w14:paraId="71DFB34E" w14:textId="77777777" w:rsidR="00151817" w:rsidRDefault="00151817" w:rsidP="0015181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2DEE9F7D" w14:textId="77777777" w:rsidR="00151817" w:rsidRPr="00450790" w:rsidRDefault="00151817" w:rsidP="0015181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36694452" w14:textId="77777777" w:rsidR="00151817" w:rsidRPr="00450790" w:rsidRDefault="00151817" w:rsidP="0015181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78185871" name="図 9"/>
                            <pic:cNvPicPr>
                              <a:picLocks noChangeAspect="1"/>
                            </pic:cNvPicPr>
                          </pic:nvPicPr>
                          <pic:blipFill rotWithShape="1">
                            <a:blip r:embed="rId15" cstate="print">
                              <a:extLst>
                                <a:ext uri="{28A0092B-C50C-407E-A947-70E740481C1C}">
                                  <a14:useLocalDpi xmlns:a14="http://schemas.microsoft.com/office/drawing/2010/main" val="0"/>
                                </a:ext>
                              </a:extLst>
                            </a:blip>
                            <a:srcRect l="1" t="7188" r="6" b="2754"/>
                            <a:stretch>
                              <a:fillRect/>
                            </a:stretch>
                          </pic:blipFill>
                          <pic:spPr>
                            <a:xfrm>
                              <a:off x="-246515" y="-669263"/>
                              <a:ext cx="3197891" cy="1913894"/>
                            </a:xfrm>
                            <a:prstGeom prst="rect">
                              <a:avLst/>
                            </a:prstGeom>
                          </pic:spPr>
                        </pic:pic>
                      </wpg:wgp>
                    </a:graphicData>
                  </a:graphic>
                </wp:inline>
              </w:drawing>
            </mc:Choice>
            <mc:Fallback>
              <w:pict>
                <v:group w14:anchorId="02A29EFE" id="_x0000_s1041" style="width:230.15pt;height:166.4pt;mso-position-horizontal-relative:char;mso-position-vertical-relative:line" coordorigin="-2465,-6692" coordsize="33246,23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">
                  <v:shape id="テキスト ボックス 5" o:spid="_x0000_s1042"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" fillcolor="white [3201]" stroked="f" strokeweight=".5pt">
                    <v:textbox inset="0,0,0,0">
                      <w:txbxContent>
                        <w:p w14:paraId="71DFB34E" w14:textId="77777777" w:rsidR="00151817" w:rsidRDefault="00151817" w:rsidP="0015181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2DEE9F7D" w14:textId="77777777" w:rsidR="00151817" w:rsidRPr="00450790" w:rsidRDefault="00151817" w:rsidP="0015181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36694452" w14:textId="77777777" w:rsidR="00151817" w:rsidRPr="00450790" w:rsidRDefault="00151817" w:rsidP="00151817">
                          <w:pPr>
                            <w:jc w:val="center"/>
                            <w:rPr>
                              <w:sz w:val="20"/>
                              <w:szCs w:val="20"/>
                            </w:rPr>
                          </w:pPr>
                        </w:p>
                      </w:txbxContent>
                    </v:textbox>
                  </v:shape>
                  <v:shape id="図 9" o:spid="_x0000_s1043" type="#_x0000_t75" style="position:absolute;left:-2465;top:-6692;width:31978;height:1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">
                    <v:imagedata r:id="rId16" o:title="" croptop="4711f" cropbottom="1805f" cropleft="1f" cropright="4f"/>
                  </v:shape>
                  <w10:anchorlock/>
                </v:group>
              </w:pict>
            </mc:Fallback>
          </mc:AlternateContent>
        </w:r>
      </w:del>
    </w:p>
    <w:p w14:paraId="1F300F13" w14:textId="77777777" w:rsidR="00151817" w:rsidRDefault="00151817" w:rsidP="00981C9A">
      <w:pPr>
        <w:rPr>
          <w:rFonts w:asciiTheme="minorEastAsia" w:eastAsiaTheme="minorEastAsia" w:hAnsiTheme="minorEastAsia" w:hint="eastAsia"/>
          <w:bCs/>
          <w:color w:val="000000" w:themeColor="text1"/>
          <w:sz w:val="20"/>
        </w:rPr>
      </w:pPr>
    </w:p>
    <w:p w14:paraId="543FD0D9" w14:textId="41B0B92B" w:rsidR="00E74A36" w:rsidRDefault="00476B68"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1C9A" w:rsidRPr="00981C9A">
        <w:rPr>
          <w:rFonts w:asciiTheme="minorEastAsia" w:eastAsiaTheme="minorEastAsia" w:hAnsiTheme="minorEastAsia" w:hint="eastAsia"/>
          <w:bCs/>
          <w:color w:val="000000" w:themeColor="text1"/>
          <w:sz w:val="20"/>
        </w:rPr>
        <w:t>つぎに，</w:t>
      </w:r>
      <w:r w:rsidR="00981C9A" w:rsidRPr="00B913F3">
        <w:rPr>
          <w:rFonts w:asciiTheme="minorEastAsia" w:eastAsiaTheme="minorEastAsia" w:hAnsiTheme="minorEastAsia" w:hint="eastAsia"/>
          <w:bCs/>
          <w:color w:val="EE0000"/>
          <w:sz w:val="20"/>
          <w:highlight w:val="yellow"/>
        </w:rPr>
        <w:t>体位条件別に角度ごとの平均反応時間を比較する．方向条件は水準数が多いため，本分析では統計検定は行わず，平均値の分布傾向に基づいて操作特性を整理した．</w:t>
      </w:r>
      <w:r w:rsidR="005F66FC" w:rsidRPr="00B913F3">
        <w:rPr>
          <w:rFonts w:asciiTheme="minorEastAsia" w:eastAsiaTheme="minorEastAsia" w:hAnsiTheme="minor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５</w:t>
      </w:r>
      <w:r w:rsidR="00AA6146" w:rsidRPr="00B913F3">
        <w:rPr>
          <w:rFonts w:asciiTheme="minorEastAsia" w:eastAsiaTheme="minorEastAsia" w:hAnsiTheme="minorEastAsia"/>
          <w:bCs/>
          <w:color w:val="EE0000"/>
          <w:sz w:val="20"/>
          <w:highlight w:val="yellow"/>
        </w:rPr>
        <w:t>,</w:t>
      </w:r>
      <w:r w:rsidR="00AA6146" w:rsidRPr="00B913F3">
        <w:rPr>
          <w:rFonts w:asciiTheme="minorEastAsia" w:eastAsiaTheme="minorEastAsia" w:hAnsiTheme="minorEastAsia" w:hint="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６</w:t>
      </w:r>
      <w:r w:rsidR="00AA6146" w:rsidRPr="00B913F3">
        <w:rPr>
          <w:rFonts w:asciiTheme="minorEastAsia" w:eastAsiaTheme="minorEastAsia" w:hAnsiTheme="minor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７</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p>
    <w:p w14:paraId="2B5C5693" w14:textId="18B14851" w:rsidR="006F022F" w:rsidRDefault="00582A49"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w:t>
      </w:r>
      <w:r w:rsidR="002D5540" w:rsidRPr="00B913F3">
        <w:rPr>
          <w:rFonts w:asciiTheme="minorEastAsia" w:eastAsiaTheme="minorEastAsia" w:hAnsiTheme="minorEastAsia"/>
          <w:bCs/>
          <w:color w:val="EE0000"/>
          <w:sz w:val="20"/>
          <w:highlight w:val="yellow"/>
        </w:rPr>
        <w:t>角度による反応時間の変化が確認された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w:t>
      </w:r>
      <w:r w:rsidR="008B0774" w:rsidRPr="00B913F3">
        <w:rPr>
          <w:rFonts w:asciiTheme="minorEastAsia" w:eastAsiaTheme="minorEastAsia" w:hAnsiTheme="minorEastAsia"/>
          <w:bCs/>
          <w:color w:val="000000" w:themeColor="text1"/>
          <w:sz w:val="20"/>
          <w:highlight w:val="yellow"/>
        </w:rPr>
        <w:t>± 0.19 s</w:t>
      </w:r>
      <w:r w:rsidR="00595AA1" w:rsidRPr="00595AA1">
        <w:rPr>
          <w:rFonts w:asciiTheme="minorEastAsia" w:eastAsiaTheme="minorEastAsia" w:hAnsiTheme="minorEastAsia" w:hint="eastAsia"/>
          <w:bCs/>
          <w:color w:val="000000" w:themeColor="text1"/>
          <w:sz w:val="20"/>
        </w:rPr>
        <w:t>）が最も速く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w:t>
      </w:r>
      <w:r w:rsidR="00680F87" w:rsidRPr="00B913F3">
        <w:rPr>
          <w:rFonts w:asciiTheme="minorEastAsia" w:eastAsiaTheme="minorEastAsia" w:hAnsiTheme="minorEastAsia" w:hint="eastAsia"/>
          <w:bCs/>
          <w:color w:val="EE0000"/>
          <w:sz w:val="20"/>
          <w:highlight w:val="yellow"/>
        </w:rPr>
        <w:t>が増加する</w:t>
      </w:r>
      <w:r w:rsidR="00595AA1" w:rsidRPr="00595AA1">
        <w:rPr>
          <w:rFonts w:asciiTheme="minorEastAsia" w:eastAsiaTheme="minorEastAsia" w:hAnsiTheme="minorEastAsia" w:hint="eastAsia"/>
          <w:bCs/>
          <w:color w:val="000000" w:themeColor="text1"/>
          <w:sz w:val="20"/>
        </w:rPr>
        <w:t>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w:t>
      </w:r>
      <w:r w:rsidR="00B201AC" w:rsidRPr="00B913F3">
        <w:rPr>
          <w:rFonts w:asciiTheme="minorEastAsia" w:eastAsiaTheme="minorEastAsia" w:hAnsiTheme="minorEastAsia"/>
          <w:bCs/>
          <w:color w:val="EE0000"/>
          <w:sz w:val="20"/>
          <w:highlight w:val="yellow"/>
        </w:rPr>
        <w:t>± 0.31 s</w:t>
      </w:r>
      <w:r w:rsidR="00595AA1" w:rsidRPr="00595AA1">
        <w:rPr>
          <w:rFonts w:asciiTheme="minorEastAsia" w:eastAsiaTheme="minorEastAsia" w:hAnsiTheme="minorEastAsia" w:hint="eastAsia"/>
          <w:bCs/>
          <w:color w:val="000000" w:themeColor="text1"/>
          <w:sz w:val="20"/>
        </w:rPr>
        <w:t>）に比べ60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w:t>
      </w:r>
      <w:r w:rsidR="001A0790" w:rsidRPr="00695061">
        <w:rPr>
          <w:rFonts w:asciiTheme="minorEastAsia" w:eastAsiaTheme="minorEastAsia" w:hAnsiTheme="minorEastAsia"/>
          <w:bCs/>
          <w:color w:val="EE0000"/>
          <w:sz w:val="20"/>
          <w:highlight w:val="yellow"/>
        </w:rPr>
        <w:t>± 0.37 s</w:t>
      </w:r>
      <w:r w:rsidR="00595AA1" w:rsidRPr="00595AA1">
        <w:rPr>
          <w:rFonts w:asciiTheme="minorEastAsia" w:eastAsiaTheme="minorEastAsia" w:hAnsiTheme="minorEastAsia" w:hint="eastAsia"/>
          <w:bCs/>
          <w:color w:val="000000" w:themeColor="text1"/>
          <w:sz w:val="20"/>
        </w:rPr>
        <w:t>）</w:t>
      </w:r>
      <w:r w:rsidR="00680F87" w:rsidRPr="00680F87">
        <w:rPr>
          <w:rFonts w:asciiTheme="minorEastAsia" w:eastAsiaTheme="minorEastAsia" w:hAnsiTheme="minorEastAsia"/>
          <w:bCs/>
          <w:color w:val="000000" w:themeColor="text1"/>
          <w:sz w:val="20"/>
        </w:rPr>
        <w:t>で</w:t>
      </w:r>
      <w:r w:rsidR="00680F87" w:rsidRPr="00B913F3">
        <w:rPr>
          <w:rFonts w:asciiTheme="minorEastAsia" w:eastAsiaTheme="minorEastAsia" w:hAnsiTheme="minorEastAsia"/>
          <w:bCs/>
          <w:color w:val="EE0000"/>
          <w:sz w:val="20"/>
          <w:highlight w:val="yellow"/>
        </w:rPr>
        <w:t>反応時間の増加がみられた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w:t>
      </w:r>
      <w:r w:rsidR="00A92C47" w:rsidRPr="00B913F3">
        <w:rPr>
          <w:rFonts w:asciiTheme="minorEastAsia" w:eastAsiaTheme="minorEastAsia" w:hAnsiTheme="minorEastAsia" w:hint="eastAsia"/>
          <w:bCs/>
          <w:color w:val="EE0000"/>
          <w:sz w:val="20"/>
          <w:highlight w:val="yellow"/>
        </w:rPr>
        <w:t>増加する</w:t>
      </w:r>
      <w:r w:rsidR="00595AA1" w:rsidRPr="00595AA1">
        <w:rPr>
          <w:rFonts w:asciiTheme="minorEastAsia" w:eastAsiaTheme="minorEastAsia" w:hAnsiTheme="minorEastAsia" w:hint="eastAsia"/>
          <w:bCs/>
          <w:color w:val="000000" w:themeColor="text1"/>
          <w:sz w:val="20"/>
        </w:rPr>
        <w:t>傾向が確認された</w:t>
      </w:r>
      <w:r w:rsidR="00BE60BB">
        <w:rPr>
          <w:rFonts w:asciiTheme="minorEastAsia" w:eastAsiaTheme="minorEastAsia" w:hAnsiTheme="minorEastAsia" w:hint="eastAsia"/>
          <w:bCs/>
          <w:color w:val="000000" w:themeColor="text1"/>
          <w:sz w:val="20"/>
        </w:rPr>
        <w:t>.</w:t>
      </w:r>
    </w:p>
    <w:p w14:paraId="7A8B8D31" w14:textId="21AA315B" w:rsidR="00A14982" w:rsidRDefault="00A14982"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93431C6" wp14:editId="3F9B58AF">
                <wp:extent cx="2942590" cy="2824843"/>
                <wp:effectExtent l="0" t="0" r="3810" b="0"/>
                <wp:docPr id="842590874" name="グループ化 6"/>
                <wp:cNvGraphicFramePr/>
                <a:graphic xmlns:a="http://schemas.openxmlformats.org/drawingml/2006/main">
                  <a:graphicData uri="http://schemas.microsoft.com/office/word/2010/wordprocessingGroup">
                    <wpg:wgp>
                      <wpg:cNvGrpSpPr/>
                      <wpg:grpSpPr>
                        <a:xfrm>
                          <a:off x="0" y="0"/>
                          <a:ext cx="2942590" cy="2824843"/>
                          <a:chOff x="-381532" y="-1061561"/>
                          <a:chExt cx="3470560" cy="3242599"/>
                        </a:xfrm>
                      </wpg:grpSpPr>
                      <wps:wsp>
                        <wps:cNvPr id="1584688580" name="テキスト ボックス 5"/>
                        <wps:cNvSpPr txBox="1"/>
                        <wps:spPr>
                          <a:xfrm>
                            <a:off x="-137966" y="1478181"/>
                            <a:ext cx="3216095" cy="702857"/>
                          </a:xfrm>
                          <a:prstGeom prst="rect">
                            <a:avLst/>
                          </a:prstGeom>
                          <a:solidFill>
                            <a:schemeClr val="lt1"/>
                          </a:solidFill>
                          <a:ln w="6350">
                            <a:noFill/>
                          </a:ln>
                        </wps:spPr>
                        <wps:txbx>
                          <w:txbxContent>
                            <w:p w14:paraId="6042AAB2" w14:textId="77777777" w:rsidR="00A14982" w:rsidRDefault="00A14982" w:rsidP="00A14982">
                              <w:pPr>
                                <w:jc w:val="center"/>
                                <w:rPr>
                                  <w:sz w:val="20"/>
                                  <w:szCs w:val="20"/>
                                </w:rPr>
                              </w:pPr>
                              <w:r w:rsidRPr="00450790">
                                <w:rPr>
                                  <w:rFonts w:hint="eastAsia"/>
                                  <w:sz w:val="20"/>
                                  <w:szCs w:val="20"/>
                                </w:rPr>
                                <w:t>図</w:t>
                              </w:r>
                              <w:r w:rsidRPr="00BF5BEE">
                                <w:rPr>
                                  <w:rFonts w:hint="eastAsia"/>
                                  <w:color w:val="EE0000"/>
                                  <w:sz w:val="20"/>
                                  <w:szCs w:val="20"/>
                                  <w:highlight w:val="yellow"/>
                                </w:rPr>
                                <w:t>５</w:t>
                              </w:r>
                              <w:r>
                                <w:rPr>
                                  <w:sz w:val="20"/>
                                  <w:szCs w:val="20"/>
                                </w:rPr>
                                <w:t xml:space="preserve"> </w:t>
                              </w:r>
                              <w:r>
                                <w:rPr>
                                  <w:rFonts w:hint="eastAsia"/>
                                  <w:sz w:val="20"/>
                                  <w:szCs w:val="20"/>
                                </w:rPr>
                                <w:t>座位における角度別平均反応時間</w:t>
                              </w:r>
                            </w:p>
                            <w:p w14:paraId="789B5B9B" w14:textId="77777777" w:rsidR="00A14982" w:rsidRPr="00450790" w:rsidRDefault="00A14982" w:rsidP="00A14982">
                              <w:pPr>
                                <w:jc w:val="center"/>
                                <w:rPr>
                                  <w:sz w:val="20"/>
                                  <w:szCs w:val="20"/>
                                </w:rPr>
                              </w:pPr>
                              <w:r>
                                <w:rPr>
                                  <w:sz w:val="20"/>
                                  <w:szCs w:val="20"/>
                                </w:rPr>
                                <w:t>Fig.</w:t>
                              </w:r>
                              <w:r w:rsidRPr="00BF5BEE">
                                <w:rPr>
                                  <w:color w:val="EE0000"/>
                                  <w:sz w:val="20"/>
                                  <w:szCs w:val="20"/>
                                  <w:highlight w:val="yellow"/>
                                </w:rPr>
                                <w:t>5</w:t>
                              </w:r>
                              <w:r>
                                <w:rPr>
                                  <w:sz w:val="20"/>
                                  <w:szCs w:val="20"/>
                                </w:rPr>
                                <w:t xml:space="preserve">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45493107"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381532" y="-1061561"/>
                            <a:ext cx="3470560" cy="2539742"/>
                          </a:xfrm>
                          <a:prstGeom prst="rect">
                            <a:avLst/>
                          </a:prstGeom>
                        </pic:spPr>
                      </pic:pic>
                    </wpg:wgp>
                  </a:graphicData>
                </a:graphic>
              </wp:inline>
            </w:drawing>
          </mc:Choice>
          <mc:Fallback>
            <w:pict>
              <v:group w14:anchorId="193431C6" id="_x0000_s1044" style="width:231.7pt;height:222.45pt;mso-position-horizontal-relative:char;mso-position-vertical-relative:line" coordorigin="-3815,-10615" coordsize="34705,324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">
                <v:shape id="テキスト ボックス 5" o:spid="_x0000_s1045" type="#_x0000_t202" style="position:absolute;left:-1379;top:14781;width:32160;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" fillcolor="white [3201]" stroked="f" strokeweight=".5pt">
                  <v:textbox inset="0,0,0,0">
                    <w:txbxContent>
                      <w:p w14:paraId="6042AAB2" w14:textId="77777777" w:rsidR="00A14982" w:rsidRDefault="00A14982" w:rsidP="00A14982">
                        <w:pPr>
                          <w:jc w:val="center"/>
                          <w:rPr>
                            <w:sz w:val="20"/>
                            <w:szCs w:val="20"/>
                          </w:rPr>
                        </w:pPr>
                        <w:r w:rsidRPr="00450790">
                          <w:rPr>
                            <w:rFonts w:hint="eastAsia"/>
                            <w:sz w:val="20"/>
                            <w:szCs w:val="20"/>
                          </w:rPr>
                          <w:t>図</w:t>
                        </w:r>
                        <w:r w:rsidRPr="00BF5BEE">
                          <w:rPr>
                            <w:rFonts w:hint="eastAsia"/>
                            <w:color w:val="EE0000"/>
                            <w:sz w:val="20"/>
                            <w:szCs w:val="20"/>
                            <w:highlight w:val="yellow"/>
                          </w:rPr>
                          <w:t>５</w:t>
                        </w:r>
                        <w:r>
                          <w:rPr>
                            <w:sz w:val="20"/>
                            <w:szCs w:val="20"/>
                          </w:rPr>
                          <w:t xml:space="preserve"> </w:t>
                        </w:r>
                        <w:r>
                          <w:rPr>
                            <w:rFonts w:hint="eastAsia"/>
                            <w:sz w:val="20"/>
                            <w:szCs w:val="20"/>
                          </w:rPr>
                          <w:t>座位における角度別平均反応時間</w:t>
                        </w:r>
                      </w:p>
                      <w:p w14:paraId="789B5B9B" w14:textId="77777777" w:rsidR="00A14982" w:rsidRPr="00450790" w:rsidRDefault="00A14982" w:rsidP="00A14982">
                        <w:pPr>
                          <w:jc w:val="center"/>
                          <w:rPr>
                            <w:sz w:val="20"/>
                            <w:szCs w:val="20"/>
                          </w:rPr>
                        </w:pPr>
                        <w:r>
                          <w:rPr>
                            <w:sz w:val="20"/>
                            <w:szCs w:val="20"/>
                          </w:rPr>
                          <w:t>Fig.</w:t>
                        </w:r>
                        <w:r w:rsidRPr="00BF5BEE">
                          <w:rPr>
                            <w:color w:val="EE0000"/>
                            <w:sz w:val="20"/>
                            <w:szCs w:val="20"/>
                            <w:highlight w:val="yellow"/>
                          </w:rPr>
                          <w:t>5</w:t>
                        </w:r>
                        <w:r>
                          <w:rPr>
                            <w:sz w:val="20"/>
                            <w:szCs w:val="20"/>
                          </w:rPr>
                          <w:t xml:space="preserve"> </w:t>
                        </w:r>
                        <w:r w:rsidRPr="00FD354C">
                          <w:rPr>
                            <w:sz w:val="20"/>
                            <w:szCs w:val="20"/>
                          </w:rPr>
                          <w:t>Average reaction times for different angles (Sitting)</w:t>
                        </w:r>
                      </w:p>
                    </w:txbxContent>
                  </v:textbox>
                </v:shape>
                <v:shape id="図 9" o:spid="_x0000_s1046" type="#_x0000_t75" style="position:absolute;left:-3815;top:-10615;width:34705;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">
                  <v:imagedata r:id="rId18" o:title=""/>
                </v:shape>
                <w10:anchorlock/>
              </v:group>
            </w:pict>
          </mc:Fallback>
        </mc:AlternateContent>
      </w:r>
    </w:p>
    <w:p w14:paraId="595B495A" w14:textId="77777777" w:rsidR="00667835" w:rsidRDefault="00667835" w:rsidP="00981C9A">
      <w:pPr>
        <w:rPr>
          <w:rFonts w:asciiTheme="minorEastAsia" w:eastAsiaTheme="minorEastAsia" w:hAnsiTheme="minorEastAsia"/>
          <w:bCs/>
          <w:color w:val="000000" w:themeColor="text1"/>
          <w:sz w:val="20"/>
        </w:rPr>
      </w:pPr>
    </w:p>
    <w:p w14:paraId="71FE29D7" w14:textId="542D18ED" w:rsidR="00AA6146" w:rsidRDefault="00D41B57"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w:t>
      </w:r>
      <w:r w:rsidR="000261CF" w:rsidRPr="00B913F3">
        <w:rPr>
          <w:rFonts w:asciiTheme="minorEastAsia" w:eastAsiaTheme="minorEastAsia" w:hAnsiTheme="minorEastAsia"/>
          <w:bCs/>
          <w:color w:val="EE0000"/>
          <w:sz w:val="20"/>
          <w:highlight w:val="yellow"/>
        </w:rPr>
        <w:t>角度に応じた反応時間の変化がみられた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w:t>
      </w:r>
      <w:r w:rsidR="009502D6" w:rsidRPr="00B913F3">
        <w:rPr>
          <w:rFonts w:asciiTheme="minorEastAsia" w:eastAsiaTheme="minorEastAsia" w:hAnsiTheme="minorEastAsia"/>
          <w:bCs/>
          <w:color w:val="EE0000"/>
          <w:sz w:val="20"/>
          <w:highlight w:val="yellow"/>
        </w:rPr>
        <w:t>± 0.21 s</w:t>
      </w:r>
      <w:r w:rsidR="00771F7D" w:rsidRPr="00771F7D">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w:t>
      </w:r>
      <w:r w:rsidR="00E415C3">
        <w:rPr>
          <w:rFonts w:asciiTheme="minorEastAsia" w:eastAsiaTheme="minorEastAsia" w:hAnsiTheme="minorEastAsia" w:hint="eastAsia"/>
          <w:bCs/>
          <w:color w:val="000000" w:themeColor="text1"/>
          <w:sz w:val="20"/>
        </w:rPr>
        <w:t>増加する</w:t>
      </w:r>
      <w:r w:rsidR="00771F7D" w:rsidRPr="00771F7D">
        <w:rPr>
          <w:rFonts w:asciiTheme="minorEastAsia" w:eastAsiaTheme="minorEastAsia" w:hAnsiTheme="minorEastAsia"/>
          <w:bCs/>
          <w:color w:val="000000" w:themeColor="text1"/>
          <w:sz w:val="20"/>
        </w:rPr>
        <w:t>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w:t>
      </w:r>
      <w:r w:rsidR="00771F7D" w:rsidRPr="00771F7D">
        <w:rPr>
          <w:rFonts w:asciiTheme="minorEastAsia" w:eastAsiaTheme="minorEastAsia" w:hAnsiTheme="minorEastAsia"/>
          <w:bCs/>
          <w:color w:val="000000" w:themeColor="text1"/>
          <w:sz w:val="20"/>
        </w:rPr>
        <w:lastRenderedPageBreak/>
        <w:t>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 xml:space="preserve">°（0.77 </w:t>
      </w:r>
      <w:r w:rsidR="005B22A6" w:rsidRPr="00B913F3">
        <w:rPr>
          <w:rFonts w:asciiTheme="minorEastAsia" w:eastAsiaTheme="minorEastAsia" w:hAnsiTheme="minorEastAsia"/>
          <w:bCs/>
          <w:color w:val="EE0000"/>
          <w:sz w:val="20"/>
          <w:highlight w:val="yellow"/>
        </w:rPr>
        <w:t>± 0.30 s</w:t>
      </w:r>
      <w:r w:rsidR="00771F7D" w:rsidRPr="00771F7D">
        <w:rPr>
          <w:rFonts w:asciiTheme="minorEastAsia" w:eastAsiaTheme="minorEastAsia" w:hAnsiTheme="minorEastAsia"/>
          <w:bCs/>
          <w:color w:val="000000" w:themeColor="text1"/>
          <w:sz w:val="20"/>
        </w:rPr>
        <w:t>）に比べ60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 xml:space="preserve">°（1.09 </w:t>
      </w:r>
      <w:r w:rsidR="00E9246F" w:rsidRPr="00B913F3">
        <w:rPr>
          <w:rFonts w:asciiTheme="minorEastAsia" w:eastAsiaTheme="minorEastAsia" w:hAnsiTheme="minorEastAsia"/>
          <w:bCs/>
          <w:color w:val="EE0000"/>
          <w:sz w:val="20"/>
          <w:highlight w:val="yellow"/>
        </w:rPr>
        <w:t>± 0.56 s</w:t>
      </w:r>
      <w:r w:rsidR="00771F7D" w:rsidRPr="00771F7D">
        <w:rPr>
          <w:rFonts w:asciiTheme="minorEastAsia" w:eastAsiaTheme="minorEastAsia" w:hAnsiTheme="minorEastAsia"/>
          <w:bCs/>
          <w:color w:val="000000" w:themeColor="text1"/>
          <w:sz w:val="20"/>
        </w:rPr>
        <w:t>）で大幅な遅延が認められた</w:t>
      </w:r>
      <w:r w:rsidR="00526EF1">
        <w:rPr>
          <w:rFonts w:asciiTheme="minorEastAsia" w:eastAsiaTheme="minorEastAsia" w:hAnsiTheme="minorEastAsia"/>
          <w:bCs/>
          <w:color w:val="000000" w:themeColor="text1"/>
          <w:sz w:val="20"/>
        </w:rPr>
        <w:t>.</w:t>
      </w:r>
    </w:p>
    <w:p w14:paraId="163BDE79" w14:textId="3294D9D4" w:rsidR="00A14982" w:rsidRDefault="00A14982"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3756087" wp14:editId="7A183301">
                <wp:extent cx="2942590" cy="2841172"/>
                <wp:effectExtent l="0" t="0" r="3810" b="3810"/>
                <wp:docPr id="818650923" name="グループ化 6"/>
                <wp:cNvGraphicFramePr/>
                <a:graphic xmlns:a="http://schemas.openxmlformats.org/drawingml/2006/main">
                  <a:graphicData uri="http://schemas.microsoft.com/office/word/2010/wordprocessingGroup">
                    <wpg:wgp>
                      <wpg:cNvGrpSpPr/>
                      <wpg:grpSpPr>
                        <a:xfrm>
                          <a:off x="0" y="0"/>
                          <a:ext cx="2942590" cy="2841172"/>
                          <a:chOff x="-333114" y="-1076815"/>
                          <a:chExt cx="3533477" cy="3318942"/>
                        </a:xfrm>
                      </wpg:grpSpPr>
                      <wps:wsp>
                        <wps:cNvPr id="2011448874" name="テキスト ボックス 5"/>
                        <wps:cNvSpPr txBox="1"/>
                        <wps:spPr>
                          <a:xfrm>
                            <a:off x="-137953" y="1508740"/>
                            <a:ext cx="3216095" cy="733387"/>
                          </a:xfrm>
                          <a:prstGeom prst="rect">
                            <a:avLst/>
                          </a:prstGeom>
                          <a:solidFill>
                            <a:schemeClr val="lt1"/>
                          </a:solidFill>
                          <a:ln w="6350">
                            <a:noFill/>
                          </a:ln>
                        </wps:spPr>
                        <wps:txbx>
                          <w:txbxContent>
                            <w:p w14:paraId="3C1E193D" w14:textId="77777777" w:rsidR="00A14982" w:rsidRDefault="00A14982" w:rsidP="00A14982">
                              <w:pPr>
                                <w:jc w:val="center"/>
                                <w:rPr>
                                  <w:sz w:val="20"/>
                                  <w:szCs w:val="20"/>
                                </w:rPr>
                              </w:pPr>
                              <w:r w:rsidRPr="00450790">
                                <w:rPr>
                                  <w:rFonts w:hint="eastAsia"/>
                                  <w:sz w:val="20"/>
                                  <w:szCs w:val="20"/>
                                </w:rPr>
                                <w:t>図</w:t>
                              </w:r>
                              <w:r w:rsidRPr="00452EAD">
                                <w:rPr>
                                  <w:rFonts w:hint="eastAsia"/>
                                  <w:color w:val="EE0000"/>
                                  <w:sz w:val="20"/>
                                  <w:szCs w:val="20"/>
                                  <w:highlight w:val="yellow"/>
                                </w:rPr>
                                <w:t>６</w:t>
                              </w:r>
                              <w:r>
                                <w:rPr>
                                  <w:sz w:val="20"/>
                                  <w:szCs w:val="20"/>
                                </w:rPr>
                                <w:t xml:space="preserve"> </w:t>
                              </w:r>
                              <w:r>
                                <w:rPr>
                                  <w:rFonts w:hint="eastAsia"/>
                                  <w:sz w:val="20"/>
                                  <w:szCs w:val="20"/>
                                </w:rPr>
                                <w:t>半座位における角度別平均反応時間</w:t>
                              </w:r>
                            </w:p>
                            <w:p w14:paraId="69BB1E89" w14:textId="77777777" w:rsidR="00A14982" w:rsidRPr="00450790" w:rsidRDefault="00A14982" w:rsidP="00A14982">
                              <w:pPr>
                                <w:jc w:val="center"/>
                                <w:rPr>
                                  <w:sz w:val="20"/>
                                  <w:szCs w:val="20"/>
                                </w:rPr>
                              </w:pPr>
                              <w:r>
                                <w:rPr>
                                  <w:sz w:val="20"/>
                                  <w:szCs w:val="20"/>
                                </w:rPr>
                                <w:t>Fig.</w:t>
                              </w:r>
                              <w:r w:rsidRPr="00452EAD">
                                <w:rPr>
                                  <w:color w:val="EE0000"/>
                                  <w:sz w:val="20"/>
                                  <w:szCs w:val="20"/>
                                  <w:highlight w:val="yellow"/>
                                </w:rPr>
                                <w:t>6</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p>
                            <w:p w14:paraId="4A8F64C1" w14:textId="77777777" w:rsidR="00A14982" w:rsidRPr="00531149" w:rsidRDefault="00A14982" w:rsidP="00A14982">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20889442"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inline>
            </w:drawing>
          </mc:Choice>
          <mc:Fallback>
            <w:pict>
              <v:group w14:anchorId="13756087" id="_x0000_s1047" style="width:231.7pt;height:223.7pt;mso-position-horizontal-relative:char;mso-position-vertical-relative:line" coordorigin="-3331,-10768" coordsize="35334,331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">
                <v:shape id="テキスト ボックス 5" o:spid="_x0000_s1048" type="#_x0000_t202" style="position:absolute;left:-1379;top:15087;width:32160;height:7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" fillcolor="white [3201]" stroked="f" strokeweight=".5pt">
                  <v:textbox inset="0,0,0,0">
                    <w:txbxContent>
                      <w:p w14:paraId="3C1E193D" w14:textId="77777777" w:rsidR="00A14982" w:rsidRDefault="00A14982" w:rsidP="00A14982">
                        <w:pPr>
                          <w:jc w:val="center"/>
                          <w:rPr>
                            <w:sz w:val="20"/>
                            <w:szCs w:val="20"/>
                          </w:rPr>
                        </w:pPr>
                        <w:r w:rsidRPr="00450790">
                          <w:rPr>
                            <w:rFonts w:hint="eastAsia"/>
                            <w:sz w:val="20"/>
                            <w:szCs w:val="20"/>
                          </w:rPr>
                          <w:t>図</w:t>
                        </w:r>
                        <w:r w:rsidRPr="00452EAD">
                          <w:rPr>
                            <w:rFonts w:hint="eastAsia"/>
                            <w:color w:val="EE0000"/>
                            <w:sz w:val="20"/>
                            <w:szCs w:val="20"/>
                            <w:highlight w:val="yellow"/>
                          </w:rPr>
                          <w:t>６</w:t>
                        </w:r>
                        <w:r>
                          <w:rPr>
                            <w:sz w:val="20"/>
                            <w:szCs w:val="20"/>
                          </w:rPr>
                          <w:t xml:space="preserve"> </w:t>
                        </w:r>
                        <w:r>
                          <w:rPr>
                            <w:rFonts w:hint="eastAsia"/>
                            <w:sz w:val="20"/>
                            <w:szCs w:val="20"/>
                          </w:rPr>
                          <w:t>半座位における角度別平均反応時間</w:t>
                        </w:r>
                      </w:p>
                      <w:p w14:paraId="69BB1E89" w14:textId="77777777" w:rsidR="00A14982" w:rsidRPr="00450790" w:rsidRDefault="00A14982" w:rsidP="00A14982">
                        <w:pPr>
                          <w:jc w:val="center"/>
                          <w:rPr>
                            <w:sz w:val="20"/>
                            <w:szCs w:val="20"/>
                          </w:rPr>
                        </w:pPr>
                        <w:r>
                          <w:rPr>
                            <w:sz w:val="20"/>
                            <w:szCs w:val="20"/>
                          </w:rPr>
                          <w:t>Fig.</w:t>
                        </w:r>
                        <w:r w:rsidRPr="00452EAD">
                          <w:rPr>
                            <w:color w:val="EE0000"/>
                            <w:sz w:val="20"/>
                            <w:szCs w:val="20"/>
                            <w:highlight w:val="yellow"/>
                          </w:rPr>
                          <w:t>6</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p>
                      <w:p w14:paraId="4A8F64C1" w14:textId="77777777" w:rsidR="00A14982" w:rsidRPr="00531149" w:rsidRDefault="00A14982" w:rsidP="00A14982">
                        <w:pPr>
                          <w:jc w:val="center"/>
                          <w:rPr>
                            <w:sz w:val="20"/>
                            <w:szCs w:val="20"/>
                          </w:rPr>
                        </w:pPr>
                      </w:p>
                    </w:txbxContent>
                  </v:textbox>
                </v:shape>
                <v:shape id="図 9" o:spid="_x0000_s1049"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">
                  <v:imagedata r:id="rId20" o:title=""/>
                </v:shape>
                <w10:anchorlock/>
              </v:group>
            </w:pict>
          </mc:Fallback>
        </mc:AlternateContent>
      </w:r>
    </w:p>
    <w:p w14:paraId="4B4BD4D6" w14:textId="77A24CB3" w:rsidR="00A14982" w:rsidRDefault="00A14982" w:rsidP="00D21F37">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28655EAC" wp14:editId="55C5804D">
                <wp:extent cx="2942590" cy="2774950"/>
                <wp:effectExtent l="0" t="0" r="3810" b="6350"/>
                <wp:docPr id="811557238" name="グループ化 6"/>
                <wp:cNvGraphicFramePr/>
                <a:graphic xmlns:a="http://schemas.openxmlformats.org/drawingml/2006/main">
                  <a:graphicData uri="http://schemas.microsoft.com/office/word/2010/wordprocessingGroup">
                    <wpg:wgp>
                      <wpg:cNvGrpSpPr/>
                      <wpg:grpSpPr>
                        <a:xfrm>
                          <a:off x="0" y="0"/>
                          <a:ext cx="2942590" cy="2774950"/>
                          <a:chOff x="-366401" y="-1045208"/>
                          <a:chExt cx="3422161" cy="3140755"/>
                        </a:xfrm>
                      </wpg:grpSpPr>
                      <wps:wsp>
                        <wps:cNvPr id="284376672" name="テキスト ボックス 5"/>
                        <wps:cNvSpPr txBox="1"/>
                        <wps:spPr>
                          <a:xfrm>
                            <a:off x="-222371" y="1459937"/>
                            <a:ext cx="3216094" cy="635610"/>
                          </a:xfrm>
                          <a:prstGeom prst="rect">
                            <a:avLst/>
                          </a:prstGeom>
                          <a:solidFill>
                            <a:schemeClr val="lt1"/>
                          </a:solidFill>
                          <a:ln w="6350">
                            <a:noFill/>
                          </a:ln>
                        </wps:spPr>
                        <wps:txbx>
                          <w:txbxContent>
                            <w:p w14:paraId="5FBE5CA2" w14:textId="77777777" w:rsidR="00A14982" w:rsidRDefault="00A14982" w:rsidP="00A14982">
                              <w:pPr>
                                <w:jc w:val="center"/>
                                <w:rPr>
                                  <w:sz w:val="20"/>
                                  <w:szCs w:val="20"/>
                                </w:rPr>
                              </w:pPr>
                              <w:r w:rsidRPr="00450790">
                                <w:rPr>
                                  <w:rFonts w:hint="eastAsia"/>
                                  <w:sz w:val="20"/>
                                  <w:szCs w:val="20"/>
                                </w:rPr>
                                <w:t>図</w:t>
                              </w:r>
                              <w:r w:rsidRPr="00A87D05">
                                <w:rPr>
                                  <w:rFonts w:hint="eastAsia"/>
                                  <w:color w:val="EE0000"/>
                                  <w:sz w:val="20"/>
                                  <w:szCs w:val="20"/>
                                  <w:highlight w:val="yellow"/>
                                </w:rPr>
                                <w:t>７</w:t>
                              </w:r>
                              <w:r>
                                <w:rPr>
                                  <w:sz w:val="20"/>
                                  <w:szCs w:val="20"/>
                                </w:rPr>
                                <w:t xml:space="preserve"> </w:t>
                              </w:r>
                              <w:r>
                                <w:rPr>
                                  <w:rFonts w:hint="eastAsia"/>
                                  <w:sz w:val="20"/>
                                  <w:szCs w:val="20"/>
                                </w:rPr>
                                <w:t>仰臥位における角度別平均反応時間</w:t>
                              </w:r>
                            </w:p>
                            <w:p w14:paraId="24F4A2B9" w14:textId="77777777" w:rsidR="00A14982" w:rsidRPr="00450790" w:rsidRDefault="00A14982" w:rsidP="00A14982">
                              <w:pPr>
                                <w:jc w:val="center"/>
                                <w:rPr>
                                  <w:sz w:val="20"/>
                                  <w:szCs w:val="20"/>
                                </w:rPr>
                              </w:pPr>
                              <w:r>
                                <w:rPr>
                                  <w:sz w:val="20"/>
                                  <w:szCs w:val="20"/>
                                </w:rPr>
                                <w:t>Fig.</w:t>
                              </w:r>
                              <w:r w:rsidRPr="00A87D05">
                                <w:rPr>
                                  <w:color w:val="EE0000"/>
                                  <w:sz w:val="20"/>
                                  <w:szCs w:val="20"/>
                                  <w:highlight w:val="yellow"/>
                                </w:rPr>
                                <w:t>7</w:t>
                              </w:r>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p>
                            <w:p w14:paraId="58134DF3" w14:textId="77777777" w:rsidR="00A14982" w:rsidRPr="00586728" w:rsidRDefault="00A14982" w:rsidP="00A14982">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4936822"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366401" y="-1045208"/>
                            <a:ext cx="3422161" cy="2504292"/>
                          </a:xfrm>
                          <a:prstGeom prst="rect">
                            <a:avLst/>
                          </a:prstGeom>
                        </pic:spPr>
                      </pic:pic>
                    </wpg:wgp>
                  </a:graphicData>
                </a:graphic>
              </wp:inline>
            </w:drawing>
          </mc:Choice>
          <mc:Fallback>
            <w:pict>
              <v:group w14:anchorId="28655EAC" id="_x0000_s1050" style="width:231.7pt;height:218.5pt;mso-position-horizontal-relative:char;mso-position-vertical-relative:line" coordorigin="-3664,-10452" coordsize="34221,314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I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">
                <v:shape id="テキスト ボックス 5" o:spid="_x0000_s1051"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" fillcolor="white [3201]" stroked="f" strokeweight=".5pt">
                  <v:textbox inset="0,0,0,0">
                    <w:txbxContent>
                      <w:p w14:paraId="5FBE5CA2" w14:textId="77777777" w:rsidR="00A14982" w:rsidRDefault="00A14982" w:rsidP="00A14982">
                        <w:pPr>
                          <w:jc w:val="center"/>
                          <w:rPr>
                            <w:sz w:val="20"/>
                            <w:szCs w:val="20"/>
                          </w:rPr>
                        </w:pPr>
                        <w:r w:rsidRPr="00450790">
                          <w:rPr>
                            <w:rFonts w:hint="eastAsia"/>
                            <w:sz w:val="20"/>
                            <w:szCs w:val="20"/>
                          </w:rPr>
                          <w:t>図</w:t>
                        </w:r>
                        <w:r w:rsidRPr="00A87D05">
                          <w:rPr>
                            <w:rFonts w:hint="eastAsia"/>
                            <w:color w:val="EE0000"/>
                            <w:sz w:val="20"/>
                            <w:szCs w:val="20"/>
                            <w:highlight w:val="yellow"/>
                          </w:rPr>
                          <w:t>７</w:t>
                        </w:r>
                        <w:r>
                          <w:rPr>
                            <w:sz w:val="20"/>
                            <w:szCs w:val="20"/>
                          </w:rPr>
                          <w:t xml:space="preserve"> </w:t>
                        </w:r>
                        <w:r>
                          <w:rPr>
                            <w:rFonts w:hint="eastAsia"/>
                            <w:sz w:val="20"/>
                            <w:szCs w:val="20"/>
                          </w:rPr>
                          <w:t>仰臥位における角度別平均反応時間</w:t>
                        </w:r>
                      </w:p>
                      <w:p w14:paraId="24F4A2B9" w14:textId="77777777" w:rsidR="00A14982" w:rsidRPr="00450790" w:rsidRDefault="00A14982" w:rsidP="00A14982">
                        <w:pPr>
                          <w:jc w:val="center"/>
                          <w:rPr>
                            <w:sz w:val="20"/>
                            <w:szCs w:val="20"/>
                          </w:rPr>
                        </w:pPr>
                        <w:r>
                          <w:rPr>
                            <w:sz w:val="20"/>
                            <w:szCs w:val="20"/>
                          </w:rPr>
                          <w:t>Fig.</w:t>
                        </w:r>
                        <w:r w:rsidRPr="00A87D05">
                          <w:rPr>
                            <w:color w:val="EE0000"/>
                            <w:sz w:val="20"/>
                            <w:szCs w:val="20"/>
                            <w:highlight w:val="yellow"/>
                          </w:rPr>
                          <w:t>7</w:t>
                        </w:r>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p>
                      <w:p w14:paraId="58134DF3" w14:textId="77777777" w:rsidR="00A14982" w:rsidRPr="00586728" w:rsidRDefault="00A14982" w:rsidP="00A14982">
                        <w:pPr>
                          <w:jc w:val="center"/>
                          <w:rPr>
                            <w:sz w:val="20"/>
                            <w:szCs w:val="20"/>
                          </w:rPr>
                        </w:pPr>
                      </w:p>
                    </w:txbxContent>
                  </v:textbox>
                </v:shape>
                <v:shape id="図 9" o:spid="_x0000_s1052" type="#_x0000_t75" style="position:absolute;left:-3664;top:-10452;width:34221;height:2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">
                  <v:imagedata r:id="rId22" o:title=""/>
                </v:shape>
                <w10:anchorlock/>
              </v:group>
            </w:pict>
          </mc:Fallback>
        </mc:AlternateContent>
      </w:r>
    </w:p>
    <w:p w14:paraId="31EC2F19" w14:textId="77777777" w:rsidR="00A14982" w:rsidRDefault="00A14982" w:rsidP="00D21F37">
      <w:pPr>
        <w:rPr>
          <w:rFonts w:asciiTheme="minorEastAsia" w:eastAsiaTheme="minorEastAsia" w:hAnsiTheme="minorEastAsia"/>
          <w:bCs/>
          <w:color w:val="000000" w:themeColor="text1"/>
          <w:sz w:val="20"/>
        </w:rPr>
      </w:pPr>
    </w:p>
    <w:p w14:paraId="2A68600E" w14:textId="31DE5208" w:rsidR="00AF1817" w:rsidRDefault="00D41B57" w:rsidP="00D21F37">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881BE8"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00881BE8" w:rsidRPr="00881BE8">
        <w:rPr>
          <w:rFonts w:asciiTheme="minorEastAsia" w:eastAsiaTheme="minorEastAsia" w:hAnsiTheme="minorEastAsia"/>
          <w:bCs/>
          <w:color w:val="000000" w:themeColor="text1"/>
          <w:sz w:val="20"/>
        </w:rPr>
        <w:t>水平方向および垂直方向のいずれにおいても</w:t>
      </w:r>
      <w:r w:rsidR="00B32638" w:rsidRPr="00B913F3">
        <w:rPr>
          <w:rFonts w:asciiTheme="minorEastAsia" w:eastAsiaTheme="minorEastAsia" w:hAnsiTheme="minorEastAsia"/>
          <w:bCs/>
          <w:color w:val="EE0000"/>
          <w:sz w:val="20"/>
          <w:highlight w:val="yellow"/>
        </w:rPr>
        <w:t>角度に応じた反応時間の変化が確認された</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00881BE8" w:rsidRPr="00881BE8">
        <w:rPr>
          <w:rFonts w:asciiTheme="minorEastAsia" w:eastAsiaTheme="minorEastAsia" w:hAnsiTheme="minorEastAsia"/>
          <w:bCs/>
          <w:color w:val="000000" w:themeColor="text1"/>
          <w:sz w:val="20"/>
        </w:rPr>
        <w:t xml:space="preserve"> s</w:t>
      </w:r>
      <w:r w:rsidR="0046643F">
        <w:rPr>
          <w:rFonts w:asciiTheme="minorEastAsia" w:eastAsiaTheme="minorEastAsia" w:hAnsiTheme="minorEastAsia"/>
          <w:bCs/>
          <w:color w:val="000000" w:themeColor="text1"/>
          <w:sz w:val="20"/>
        </w:rPr>
        <w:t xml:space="preserve"> </w:t>
      </w:r>
      <w:r w:rsidR="0046643F" w:rsidRPr="00B913F3">
        <w:rPr>
          <w:rFonts w:asciiTheme="minorEastAsia" w:eastAsiaTheme="minorEastAsia" w:hAnsiTheme="minorEastAsia"/>
          <w:bCs/>
          <w:color w:val="EE0000"/>
          <w:sz w:val="20"/>
          <w:highlight w:val="yellow"/>
        </w:rPr>
        <w:t>± 0.22 s</w:t>
      </w:r>
      <w:r w:rsidR="00881BE8" w:rsidRPr="00881BE8">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左右に離れるに従って反応時間は</w:t>
      </w:r>
      <w:r w:rsidR="00454E1B">
        <w:rPr>
          <w:rFonts w:asciiTheme="minorEastAsia" w:eastAsiaTheme="minorEastAsia" w:hAnsiTheme="minorEastAsia" w:hint="eastAsia"/>
          <w:bCs/>
          <w:color w:val="000000" w:themeColor="text1"/>
          <w:sz w:val="20"/>
        </w:rPr>
        <w:t>増加する</w:t>
      </w:r>
      <w:r w:rsidR="00881BE8" w:rsidRPr="00881BE8">
        <w:rPr>
          <w:rFonts w:asciiTheme="minorEastAsia" w:eastAsiaTheme="minorEastAsia" w:hAnsiTheme="minorEastAsia"/>
          <w:bCs/>
          <w:color w:val="000000" w:themeColor="text1"/>
          <w:sz w:val="20"/>
        </w:rPr>
        <w:t>傾向を示した</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00881BE8"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00881BE8" w:rsidRPr="00881BE8">
        <w:rPr>
          <w:rFonts w:asciiTheme="minorEastAsia" w:eastAsiaTheme="minorEastAsia" w:hAnsiTheme="minorEastAsia"/>
          <w:bCs/>
          <w:color w:val="000000" w:themeColor="text1"/>
          <w:sz w:val="20"/>
        </w:rPr>
        <w:t xml:space="preserve"> s</w:t>
      </w:r>
      <w:r w:rsidR="00787A7D">
        <w:rPr>
          <w:rFonts w:asciiTheme="minorEastAsia" w:eastAsiaTheme="minorEastAsia" w:hAnsiTheme="minorEastAsia"/>
          <w:bCs/>
          <w:color w:val="000000" w:themeColor="text1"/>
          <w:sz w:val="20"/>
        </w:rPr>
        <w:t xml:space="preserve"> </w:t>
      </w:r>
      <w:r w:rsidR="00787A7D" w:rsidRPr="00B913F3">
        <w:rPr>
          <w:rFonts w:asciiTheme="minorEastAsia" w:eastAsiaTheme="minorEastAsia" w:hAnsiTheme="minorEastAsia"/>
          <w:bCs/>
          <w:color w:val="EE0000"/>
          <w:sz w:val="20"/>
          <w:highlight w:val="yellow"/>
        </w:rPr>
        <w:t>± 0.22 s</w:t>
      </w:r>
      <w:r w:rsidR="00881BE8" w:rsidRPr="00881BE8">
        <w:rPr>
          <w:rFonts w:asciiTheme="minorEastAsia" w:eastAsiaTheme="minorEastAsia" w:hAnsiTheme="minorEastAsia"/>
          <w:bCs/>
          <w:color w:val="000000" w:themeColor="text1"/>
          <w:sz w:val="20"/>
        </w:rPr>
        <w:t>）に比べ60</w:t>
      </w:r>
      <w:r w:rsidR="00580BF8">
        <w:rPr>
          <w:rFonts w:asciiTheme="minorEastAsia" w:eastAsiaTheme="minorEastAsia" w:hAnsiTheme="minorEastAsia"/>
          <w:bCs/>
          <w:color w:val="000000" w:themeColor="text1"/>
          <w:sz w:val="20"/>
        </w:rPr>
        <w:t xml:space="preserve"> </w:t>
      </w:r>
      <w:r w:rsidR="00881BE8" w:rsidRPr="00881BE8">
        <w:rPr>
          <w:rFonts w:asciiTheme="minorEastAsia" w:eastAsiaTheme="minorEastAsia" w:hAnsiTheme="minorEastAsia"/>
          <w:bCs/>
          <w:color w:val="000000" w:themeColor="text1"/>
          <w:sz w:val="20"/>
        </w:rPr>
        <w:t>°（1.02 s</w:t>
      </w:r>
      <w:r w:rsidR="00CB28D1">
        <w:rPr>
          <w:rFonts w:asciiTheme="minorEastAsia" w:eastAsiaTheme="minorEastAsia" w:hAnsiTheme="minorEastAsia"/>
          <w:bCs/>
          <w:color w:val="000000" w:themeColor="text1"/>
          <w:sz w:val="20"/>
        </w:rPr>
        <w:t xml:space="preserve"> </w:t>
      </w:r>
      <w:r w:rsidR="00CB28D1" w:rsidRPr="00B913F3">
        <w:rPr>
          <w:rFonts w:asciiTheme="minorEastAsia" w:eastAsiaTheme="minorEastAsia" w:hAnsiTheme="minorEastAsia"/>
          <w:bCs/>
          <w:color w:val="000000" w:themeColor="text1"/>
          <w:sz w:val="20"/>
          <w:highlight w:val="yellow"/>
        </w:rPr>
        <w:t>± 0.66 s</w:t>
      </w:r>
      <w:r w:rsidR="00881BE8" w:rsidRPr="00881BE8">
        <w:rPr>
          <w:rFonts w:asciiTheme="minorEastAsia" w:eastAsiaTheme="minorEastAsia" w:hAnsiTheme="minorEastAsia"/>
          <w:bCs/>
          <w:color w:val="000000" w:themeColor="text1"/>
          <w:sz w:val="20"/>
        </w:rPr>
        <w:t>）で</w:t>
      </w:r>
      <w:r w:rsidR="00062B8C" w:rsidRPr="00B913F3">
        <w:rPr>
          <w:rFonts w:asciiTheme="minorEastAsia" w:eastAsiaTheme="minorEastAsia" w:hAnsiTheme="minorEastAsia" w:hint="eastAsia"/>
          <w:bCs/>
          <w:color w:val="EE0000"/>
          <w:sz w:val="20"/>
          <w:highlight w:val="yellow"/>
        </w:rPr>
        <w:t>大幅な</w:t>
      </w:r>
      <w:r w:rsidR="00881BE8" w:rsidRPr="00881BE8">
        <w:rPr>
          <w:rFonts w:asciiTheme="minorEastAsia" w:eastAsiaTheme="minorEastAsia" w:hAnsiTheme="minorEastAsia"/>
          <w:bCs/>
          <w:color w:val="000000" w:themeColor="text1"/>
          <w:sz w:val="20"/>
        </w:rPr>
        <w:t>遅延が認められた</w:t>
      </w:r>
      <w:r w:rsidR="00526EF1">
        <w:rPr>
          <w:rFonts w:asciiTheme="minorEastAsia" w:eastAsiaTheme="minorEastAsia" w:hAnsiTheme="minorEastAsia"/>
          <w:bCs/>
          <w:color w:val="000000" w:themeColor="text1"/>
          <w:sz w:val="20"/>
        </w:rPr>
        <w:t>.</w:t>
      </w:r>
      <w:r w:rsidR="00D21F37" w:rsidRPr="00B913F3">
        <w:rPr>
          <w:rFonts w:asciiTheme="minorEastAsia" w:eastAsiaTheme="minorEastAsia" w:hAnsiTheme="minorEastAsia" w:hint="eastAsia"/>
          <w:bCs/>
          <w:color w:val="EE0000"/>
          <w:sz w:val="20"/>
          <w:highlight w:val="yellow"/>
        </w:rPr>
        <w:t>さらに，下方向においては</w:t>
      </w:r>
      <w:r w:rsidR="00D21F37" w:rsidRPr="00B913F3">
        <w:rPr>
          <w:rFonts w:asciiTheme="minorEastAsia" w:eastAsiaTheme="minorEastAsia" w:hAnsiTheme="minorEastAsia"/>
          <w:bCs/>
          <w:color w:val="EE0000"/>
          <w:sz w:val="20"/>
          <w:highlight w:val="yellow"/>
        </w:rPr>
        <w:t>60°（1.69 ± 0.82 s）で平均反応時間が突出して長く，垂直方向の周辺部，特に下方領域において，他の姿勢条件と比較して著しい反応遅延が生じる傾向が確認された．</w:t>
      </w:r>
    </w:p>
    <w:p w14:paraId="4BA2ADE1" w14:textId="366E427A" w:rsidR="00903E57" w:rsidRDefault="00BB163B" w:rsidP="0093275A">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006F79D4">
        <w:rPr>
          <w:rFonts w:asciiTheme="minorEastAsia" w:eastAsiaTheme="minorEastAsia" w:hAnsiTheme="minorEastAsia" w:hint="eastAsia"/>
          <w:bCs/>
          <w:color w:val="000000" w:themeColor="text1"/>
          <w:sz w:val="20"/>
        </w:rPr>
        <w:t>「</w:t>
      </w:r>
      <w:r w:rsidR="006F79D4" w:rsidRPr="002D62F4">
        <w:rPr>
          <w:rFonts w:asciiTheme="minorEastAsia" w:eastAsiaTheme="minorEastAsia" w:hAnsiTheme="minorEastAsia"/>
          <w:bCs/>
          <w:color w:val="EE0000"/>
          <w:sz w:val="20"/>
          <w:highlight w:val="yellow"/>
        </w:rPr>
        <w:t>最もクリックが</w:t>
      </w:r>
      <w:r w:rsidR="006F79D4">
        <w:rPr>
          <w:rFonts w:asciiTheme="minorEastAsia" w:eastAsiaTheme="minorEastAsia" w:hAnsiTheme="minorEastAsia" w:hint="eastAsia"/>
          <w:bCs/>
          <w:color w:val="EE0000"/>
          <w:sz w:val="20"/>
          <w:highlight w:val="yellow"/>
        </w:rPr>
        <w:t>難しかったと</w:t>
      </w:r>
      <w:r w:rsidR="006F79D4" w:rsidRPr="002D62F4">
        <w:rPr>
          <w:rFonts w:asciiTheme="minorEastAsia" w:eastAsiaTheme="minorEastAsia" w:hAnsiTheme="minorEastAsia"/>
          <w:bCs/>
          <w:color w:val="EE0000"/>
          <w:sz w:val="20"/>
          <w:highlight w:val="yellow"/>
        </w:rPr>
        <w:t>感じた</w:t>
      </w:r>
      <w:r w:rsidR="006F79D4">
        <w:rPr>
          <w:rFonts w:asciiTheme="minorEastAsia" w:eastAsiaTheme="minorEastAsia" w:hAnsiTheme="minorEastAsia" w:hint="eastAsia"/>
          <w:bCs/>
          <w:color w:val="EE0000"/>
          <w:sz w:val="20"/>
          <w:highlight w:val="yellow"/>
        </w:rPr>
        <w:t>体位はどの体位でしたか？</w:t>
      </w:r>
      <w:r w:rsidR="006F79D4" w:rsidRPr="00B913F3">
        <w:rPr>
          <w:rFonts w:asciiTheme="minorEastAsia" w:eastAsiaTheme="minorEastAsia" w:hAnsiTheme="minorEastAsia" w:hint="eastAsia"/>
          <w:bCs/>
          <w:color w:val="EE0000"/>
          <w:sz w:val="20"/>
          <w:highlight w:val="yellow"/>
        </w:rPr>
        <w:t>」という質問に対し「寝ている時が一番大変だった」と回答した上で</w:t>
      </w:r>
      <w:r w:rsidR="00114C43">
        <w:rPr>
          <w:rFonts w:asciiTheme="minorEastAsia" w:eastAsiaTheme="minorEastAsia" w:hAnsiTheme="minorEastAsia" w:hint="eastAsia"/>
          <w:bCs/>
          <w:color w:val="EE0000"/>
          <w:sz w:val="20"/>
          <w:highlight w:val="yellow"/>
        </w:rPr>
        <w:t>,</w:t>
      </w:r>
      <w:r w:rsidR="006F79D4" w:rsidRPr="00B913F3">
        <w:rPr>
          <w:rFonts w:asciiTheme="minorEastAsia" w:eastAsiaTheme="minorEastAsia" w:hAnsiTheme="minorEastAsia" w:hint="eastAsia"/>
          <w:bCs/>
          <w:color w:val="EE0000"/>
          <w:sz w:val="20"/>
          <w:highlight w:val="yellow"/>
        </w:rPr>
        <w:t>「</w:t>
      </w:r>
      <w:r w:rsidR="006F79D4" w:rsidRPr="00711AA5">
        <w:rPr>
          <w:rFonts w:asciiTheme="minorEastAsia" w:eastAsiaTheme="minorEastAsia" w:hAnsiTheme="minorEastAsia"/>
          <w:bCs/>
          <w:color w:val="EE0000"/>
          <w:sz w:val="20"/>
          <w:highlight w:val="yellow"/>
        </w:rPr>
        <w:t>その体位において特に操作が</w:t>
      </w:r>
      <w:r w:rsidR="006F79D4" w:rsidRPr="00711AA5">
        <w:rPr>
          <w:rFonts w:asciiTheme="minorEastAsia" w:eastAsiaTheme="minorEastAsia" w:hAnsiTheme="minorEastAsia" w:hint="eastAsia"/>
          <w:bCs/>
          <w:color w:val="EE0000"/>
          <w:sz w:val="20"/>
          <w:highlight w:val="yellow"/>
        </w:rPr>
        <w:t>難しかった</w:t>
      </w:r>
      <w:r w:rsidR="006F79D4" w:rsidRPr="00711AA5">
        <w:rPr>
          <w:rFonts w:asciiTheme="minorEastAsia" w:eastAsiaTheme="minorEastAsia" w:hAnsiTheme="minorEastAsia"/>
          <w:bCs/>
          <w:color w:val="EE0000"/>
          <w:sz w:val="20"/>
          <w:highlight w:val="yellow"/>
        </w:rPr>
        <w:t>ターゲットの位置はどこ</w:t>
      </w:r>
      <w:r w:rsidR="006F79D4" w:rsidRPr="00711AA5">
        <w:rPr>
          <w:rFonts w:asciiTheme="minorEastAsia" w:eastAsiaTheme="minorEastAsia" w:hAnsiTheme="minorEastAsia" w:hint="eastAsia"/>
          <w:bCs/>
          <w:color w:val="EE0000"/>
          <w:sz w:val="20"/>
          <w:highlight w:val="yellow"/>
        </w:rPr>
        <w:t>ですか？</w:t>
      </w:r>
      <w:r w:rsidR="006F79D4" w:rsidRPr="00B913F3">
        <w:rPr>
          <w:rFonts w:asciiTheme="minorEastAsia" w:eastAsiaTheme="minorEastAsia" w:hAnsiTheme="minorEastAsia" w:hint="eastAsia"/>
          <w:bCs/>
          <w:color w:val="EE0000"/>
          <w:sz w:val="20"/>
          <w:highlight w:val="yellow"/>
        </w:rPr>
        <w:t>」という質問に対し</w:t>
      </w:r>
      <w:r w:rsidRPr="00B913F3">
        <w:rPr>
          <w:rFonts w:asciiTheme="minorEastAsia" w:eastAsiaTheme="minorEastAsia" w:hAnsiTheme="minorEastAsia"/>
          <w:bCs/>
          <w:color w:val="EE0000"/>
          <w:sz w:val="20"/>
          <w:highlight w:val="yellow"/>
        </w:rPr>
        <w:t>「</w:t>
      </w:r>
      <w:r w:rsidR="008A46E7" w:rsidRPr="00B913F3">
        <w:rPr>
          <w:rFonts w:asciiTheme="minorEastAsia" w:eastAsiaTheme="minorEastAsia" w:hAnsiTheme="minorEastAsia" w:hint="eastAsia"/>
          <w:bCs/>
          <w:color w:val="EE0000"/>
          <w:sz w:val="20"/>
          <w:highlight w:val="yellow"/>
        </w:rPr>
        <w:t>仰臥位</w:t>
      </w:r>
      <w:r w:rsidR="00C31294" w:rsidRPr="00C31294">
        <w:rPr>
          <w:rFonts w:asciiTheme="minorEastAsia" w:eastAsiaTheme="minorEastAsia" w:hAnsiTheme="minorEastAsia" w:hint="eastAsia"/>
          <w:bCs/>
          <w:color w:val="EE0000"/>
          <w:sz w:val="20"/>
          <w:highlight w:val="yellow"/>
        </w:rPr>
        <w:t>が最も大変だった」「</w:t>
      </w:r>
      <w:r w:rsidRPr="00111930">
        <w:rPr>
          <w:rFonts w:asciiTheme="minorEastAsia" w:eastAsiaTheme="minorEastAsia" w:hAnsiTheme="minorEastAsia"/>
          <w:bCs/>
          <w:color w:val="000000" w:themeColor="text1"/>
          <w:sz w:val="20"/>
        </w:rPr>
        <w:t>上の方が最もクリックが難しかった」と複数人が回答し</w:t>
      </w:r>
      <w:r w:rsidR="006F79D4" w:rsidRPr="00B913F3">
        <w:rPr>
          <w:rFonts w:asciiTheme="minorEastAsia" w:eastAsiaTheme="minorEastAsia" w:hAnsiTheme="minorEastAsia" w:hint="eastAsia"/>
          <w:bCs/>
          <w:color w:val="EE0000"/>
          <w:sz w:val="20"/>
          <w:highlight w:val="yellow"/>
        </w:rPr>
        <w:t>た</w:t>
      </w:r>
      <w:r w:rsidR="006F79D4" w:rsidRPr="00B913F3">
        <w:rPr>
          <w:rFonts w:asciiTheme="minorEastAsia" w:eastAsiaTheme="minorEastAsia" w:hAnsiTheme="minorEastAsia"/>
          <w:bCs/>
          <w:color w:val="EE0000"/>
          <w:sz w:val="20"/>
          <w:highlight w:val="yellow"/>
        </w:rPr>
        <w:t>.</w:t>
      </w:r>
      <w:r w:rsidR="00B169A6">
        <w:rPr>
          <w:rFonts w:asciiTheme="minorEastAsia" w:eastAsiaTheme="minorEastAsia" w:hAnsiTheme="minorEastAsia" w:hint="eastAsia"/>
          <w:bCs/>
          <w:color w:val="EE0000"/>
          <w:sz w:val="20"/>
          <w:highlight w:val="yellow"/>
        </w:rPr>
        <w:t>このことから</w:t>
      </w:r>
      <w:r w:rsidR="00B169A6">
        <w:rPr>
          <w:rFonts w:asciiTheme="minorEastAsia" w:eastAsiaTheme="minorEastAsia" w:hAnsiTheme="minorEastAsia"/>
          <w:bCs/>
          <w:color w:val="EE0000"/>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体位条件ごとのを比較した結果</w:t>
      </w:r>
      <w:r w:rsidR="00B2397A">
        <w:rPr>
          <w:rFonts w:asciiTheme="minorEastAsia" w:eastAsiaTheme="minorEastAsia" w:hAnsiTheme="minorEastAsia" w:hint="eastAsia"/>
          <w:bCs/>
          <w:color w:val="000000" w:themeColor="text1"/>
          <w:sz w:val="20"/>
        </w:rPr>
        <w:t>,</w:t>
      </w:r>
      <w:r w:rsidR="003B5907">
        <w:rPr>
          <w:rFonts w:asciiTheme="minorEastAsia" w:eastAsiaTheme="minorEastAsia" w:hAnsiTheme="minorEastAsia" w:hint="eastAsia"/>
          <w:bCs/>
          <w:color w:val="000000" w:themeColor="text1"/>
          <w:sz w:val="20"/>
        </w:rPr>
        <w:t>頭部移動量の</w:t>
      </w:r>
      <w:r w:rsidR="00726FB0" w:rsidRPr="00726FB0">
        <w:rPr>
          <w:rFonts w:asciiTheme="minorEastAsia" w:eastAsiaTheme="minorEastAsia" w:hAnsiTheme="minorEastAsia" w:hint="eastAsia"/>
          <w:bCs/>
          <w:color w:val="000000" w:themeColor="text1"/>
          <w:sz w:val="20"/>
        </w:rPr>
        <w:t xml:space="preserve">平均値は半座位で最も大きく（2.835 </w:t>
      </w:r>
      <w:r w:rsidR="002D2D00" w:rsidRPr="002D2D00">
        <w:rPr>
          <w:rFonts w:asciiTheme="minorEastAsia" w:eastAsiaTheme="minorEastAsia" w:hAnsiTheme="minorEastAsia"/>
          <w:bCs/>
          <w:color w:val="EE0000"/>
          <w:sz w:val="20"/>
          <w:highlight w:val="yellow"/>
        </w:rPr>
        <w:t>± 0.</w:t>
      </w:r>
      <w:r w:rsidR="00305B0C">
        <w:rPr>
          <w:rFonts w:asciiTheme="minorEastAsia" w:eastAsiaTheme="minorEastAsia" w:hAnsiTheme="minorEastAsia"/>
          <w:bCs/>
          <w:color w:val="EE0000"/>
          <w:sz w:val="20"/>
          <w:highlight w:val="yellow"/>
        </w:rPr>
        <w:t>745</w:t>
      </w:r>
      <w:r w:rsidR="002D2D00" w:rsidRPr="002D62F4">
        <w:rPr>
          <w:rFonts w:asciiTheme="minorEastAsia" w:eastAsiaTheme="minorEastAsia" w:hAnsiTheme="minorEastAsia"/>
          <w:bCs/>
          <w:color w:val="EE0000"/>
          <w:sz w:val="20"/>
          <w:highlight w:val="yellow"/>
        </w:rPr>
        <w:t xml:space="preserve"> </w:t>
      </w:r>
      <w:r w:rsidR="002D2D00" w:rsidRPr="002D62F4">
        <w:rPr>
          <w:rFonts w:asciiTheme="minorEastAsia" w:eastAsiaTheme="minorEastAsia" w:hAnsiTheme="minorEastAsia" w:hint="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 xml:space="preserve">次いで座位（2.364 </w:t>
      </w:r>
      <w:r w:rsidR="00AE34A4" w:rsidRPr="002D2D00">
        <w:rPr>
          <w:rFonts w:asciiTheme="minorEastAsia" w:eastAsiaTheme="minorEastAsia" w:hAnsiTheme="minorEastAsia"/>
          <w:bCs/>
          <w:color w:val="EE0000"/>
          <w:sz w:val="20"/>
          <w:highlight w:val="yellow"/>
        </w:rPr>
        <w:t>± 0.</w:t>
      </w:r>
      <w:r w:rsidR="00AE34A4" w:rsidRPr="00B913F3">
        <w:rPr>
          <w:rFonts w:asciiTheme="minorEastAsia" w:eastAsiaTheme="minorEastAsia" w:hAnsiTheme="minorEastAsia"/>
          <w:bCs/>
          <w:color w:val="EE0000"/>
          <w:sz w:val="20"/>
          <w:highlight w:val="yellow"/>
        </w:rPr>
        <w:t xml:space="preserve">889 </w:t>
      </w:r>
      <w:r w:rsidR="00726FB0" w:rsidRPr="00B913F3">
        <w:rPr>
          <w:rFonts w:asciiTheme="minorEastAsia" w:eastAsiaTheme="minorEastAsia" w:hAnsiTheme="minor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 xml:space="preserve">仰臥位（2.204 </w:t>
      </w:r>
      <w:r w:rsidR="00DC30B3" w:rsidRPr="002D2D00">
        <w:rPr>
          <w:rFonts w:asciiTheme="minorEastAsia" w:eastAsiaTheme="minorEastAsia" w:hAnsiTheme="minorEastAsia"/>
          <w:bCs/>
          <w:color w:val="EE0000"/>
          <w:sz w:val="20"/>
          <w:highlight w:val="yellow"/>
        </w:rPr>
        <w:t>± 0.</w:t>
      </w:r>
      <w:r w:rsidR="009A38ED">
        <w:rPr>
          <w:rFonts w:asciiTheme="minorEastAsia" w:eastAsiaTheme="minorEastAsia" w:hAnsiTheme="minorEastAsia"/>
          <w:bCs/>
          <w:color w:val="EE0000"/>
          <w:sz w:val="20"/>
          <w:highlight w:val="yellow"/>
        </w:rPr>
        <w:t>583</w:t>
      </w:r>
      <w:r w:rsidR="00DC30B3" w:rsidRPr="002D62F4">
        <w:rPr>
          <w:rFonts w:asciiTheme="minorEastAsia" w:eastAsiaTheme="minorEastAsia" w:hAnsiTheme="minorEastAsia"/>
          <w:bCs/>
          <w:color w:val="EE0000"/>
          <w:sz w:val="20"/>
          <w:highlight w:val="yellow"/>
        </w:rPr>
        <w:t xml:space="preserve"> </w:t>
      </w:r>
      <w:r w:rsidR="00DC30B3" w:rsidRPr="002D62F4">
        <w:rPr>
          <w:rFonts w:asciiTheme="minorEastAsia" w:eastAsiaTheme="minorEastAsia" w:hAnsiTheme="minorEastAsia" w:hint="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45349B" w:rsidRPr="00B913F3">
        <w:rPr>
          <w:rFonts w:asciiTheme="minorEastAsia" w:eastAsiaTheme="minorEastAsia" w:hAnsiTheme="minorEastAsia" w:hint="eastAsia"/>
          <w:bCs/>
          <w:color w:val="EE0000"/>
          <w:sz w:val="20"/>
          <w:highlight w:val="yellow"/>
        </w:rPr>
        <w:t>有意な主効果</w:t>
      </w:r>
      <w:r w:rsidR="00726FB0" w:rsidRPr="00726FB0">
        <w:rPr>
          <w:rFonts w:asciiTheme="minorEastAsia" w:eastAsiaTheme="minorEastAsia" w:hAnsiTheme="minorEastAsia" w:hint="eastAsia"/>
          <w:bCs/>
          <w:color w:val="000000" w:themeColor="text1"/>
          <w:sz w:val="20"/>
        </w:rPr>
        <w:t>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38F29F1A" w14:textId="6C2DF60A" w:rsidR="00674DFA" w:rsidRDefault="00BD3890"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D64807" w:rsidRPr="00B913F3">
        <w:rPr>
          <w:rFonts w:asciiTheme="minorEastAsia" w:eastAsiaTheme="minorEastAsia" w:hAnsiTheme="minorEastAsia" w:hint="eastAsia"/>
          <w:bCs/>
          <w:color w:val="EE0000"/>
          <w:sz w:val="20"/>
          <w:highlight w:val="yellow"/>
        </w:rPr>
        <w:t>８</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w:t>
      </w:r>
      <w:r w:rsidR="0001708B" w:rsidRPr="00B913F3">
        <w:rPr>
          <w:rFonts w:asciiTheme="minorEastAsia" w:eastAsiaTheme="minorEastAsia" w:hAnsiTheme="minorEastAsia"/>
          <w:bCs/>
          <w:color w:val="EE0000"/>
          <w:sz w:val="20"/>
          <w:highlight w:val="yellow"/>
        </w:rPr>
        <w:t>±標準偏差</w:t>
      </w:r>
      <w:r w:rsidR="007D4B4C" w:rsidRPr="007D4B4C">
        <w:rPr>
          <w:rFonts w:asciiTheme="minorEastAsia" w:eastAsiaTheme="minorEastAsia" w:hAnsiTheme="minorEastAsia" w:hint="eastAsia"/>
          <w:bCs/>
          <w:color w:val="000000" w:themeColor="text1"/>
          <w:sz w:val="20"/>
        </w:rPr>
        <w:t>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座位が12.92</w:t>
      </w:r>
      <w:r w:rsidR="00CA189C">
        <w:rPr>
          <w:rFonts w:asciiTheme="minorEastAsia" w:eastAsiaTheme="minorEastAsia" w:hAnsiTheme="minorEastAsia"/>
          <w:bCs/>
          <w:color w:val="000000" w:themeColor="text1"/>
          <w:sz w:val="20"/>
        </w:rPr>
        <w:t xml:space="preserve"> </w:t>
      </w:r>
      <w:r w:rsidR="00CA189C" w:rsidRPr="00B913F3">
        <w:rPr>
          <w:rFonts w:asciiTheme="minorEastAsia" w:eastAsiaTheme="minorEastAsia" w:hAnsiTheme="minorEastAsia"/>
          <w:bCs/>
          <w:color w:val="EE0000"/>
          <w:sz w:val="20"/>
          <w:highlight w:val="yellow"/>
        </w:rPr>
        <w:t>± 8.25</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半座位が15.0</w:t>
      </w:r>
      <w:r w:rsidR="00766078">
        <w:rPr>
          <w:rFonts w:asciiTheme="minorEastAsia" w:eastAsiaTheme="minorEastAsia" w:hAnsiTheme="minorEastAsia"/>
          <w:bCs/>
          <w:color w:val="000000" w:themeColor="text1"/>
          <w:sz w:val="20"/>
        </w:rPr>
        <w:t xml:space="preserve"> </w:t>
      </w:r>
      <w:r w:rsidR="00766078" w:rsidRPr="00B913F3">
        <w:rPr>
          <w:rFonts w:asciiTheme="minorEastAsia" w:eastAsiaTheme="minorEastAsia" w:hAnsiTheme="minorEastAsia"/>
          <w:bCs/>
          <w:color w:val="000000" w:themeColor="text1"/>
          <w:sz w:val="20"/>
          <w:highlight w:val="yellow"/>
        </w:rPr>
        <w:t>± 7.66</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仰臥位が17.17</w:t>
      </w:r>
      <w:r w:rsidR="00565B46">
        <w:rPr>
          <w:rFonts w:asciiTheme="minorEastAsia" w:eastAsiaTheme="minorEastAsia" w:hAnsiTheme="minorEastAsia"/>
          <w:bCs/>
          <w:color w:val="000000" w:themeColor="text1"/>
          <w:sz w:val="20"/>
        </w:rPr>
        <w:t xml:space="preserve"> </w:t>
      </w:r>
      <w:r w:rsidR="00593517" w:rsidRPr="00B913F3">
        <w:rPr>
          <w:rFonts w:asciiTheme="minorEastAsia" w:eastAsiaTheme="minorEastAsia" w:hAnsiTheme="minorEastAsia"/>
          <w:bCs/>
          <w:color w:val="EE0000"/>
          <w:sz w:val="20"/>
          <w:highlight w:val="yellow"/>
        </w:rPr>
        <w:t>± 10.09</w:t>
      </w:r>
      <w:r w:rsidR="007D4B4C" w:rsidRPr="007D4B4C">
        <w:rPr>
          <w:rFonts w:asciiTheme="minorEastAsia" w:eastAsiaTheme="minorEastAsia" w:hAnsiTheme="minorEastAsia" w:hint="eastAsia"/>
          <w:bCs/>
          <w:color w:val="000000" w:themeColor="text1"/>
          <w:sz w:val="20"/>
        </w:rPr>
        <w:t>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w:t>
      </w:r>
      <w:r w:rsidR="00A91C16" w:rsidRPr="00B913F3">
        <w:rPr>
          <w:rFonts w:asciiTheme="minorEastAsia" w:eastAsiaTheme="minorEastAsia" w:hAnsiTheme="minorEastAsia" w:hint="eastAsia"/>
          <w:bCs/>
          <w:color w:val="EE0000"/>
          <w:sz w:val="20"/>
          <w:highlight w:val="yellow"/>
        </w:rPr>
        <w:t>有意な主効果</w:t>
      </w:r>
      <w:r w:rsidR="007D4B4C" w:rsidRPr="007D4B4C">
        <w:rPr>
          <w:rFonts w:asciiTheme="minorEastAsia" w:eastAsiaTheme="minorEastAsia" w:hAnsiTheme="minorEastAsia" w:hint="eastAsia"/>
          <w:bCs/>
          <w:color w:val="000000" w:themeColor="text1"/>
          <w:sz w:val="20"/>
        </w:rPr>
        <w:t>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1368D57C">
                <wp:extent cx="3056481" cy="2769684"/>
                <wp:effectExtent l="0" t="0" r="4445" b="0"/>
                <wp:docPr id="624605700" name="グループ化 6"/>
                <wp:cNvGraphicFramePr/>
                <a:graphic xmlns:a="http://schemas.openxmlformats.org/drawingml/2006/main">
                  <a:graphicData uri="http://schemas.microsoft.com/office/word/2010/wordprocessingGroup">
                    <wpg:wgp>
                      <wpg:cNvGrpSpPr/>
                      <wpg:grpSpPr>
                        <a:xfrm>
                          <a:off x="0" y="0"/>
                          <a:ext cx="3056481" cy="2769684"/>
                          <a:chOff x="-547682" y="-808802"/>
                          <a:chExt cx="3460162" cy="3053725"/>
                        </a:xfrm>
                      </wpg:grpSpPr>
                      <wps:wsp>
                        <wps:cNvPr id="1151604953" name="テキスト ボックス 5"/>
                        <wps:cNvSpPr txBox="1"/>
                        <wps:spPr>
                          <a:xfrm>
                            <a:off x="-303615" y="1762242"/>
                            <a:ext cx="3216095" cy="482681"/>
                          </a:xfrm>
                          <a:prstGeom prst="rect">
                            <a:avLst/>
                          </a:prstGeom>
                          <a:solidFill>
                            <a:schemeClr val="lt1"/>
                          </a:solidFill>
                          <a:ln w="6350">
                            <a:noFill/>
                          </a:ln>
                        </wps:spPr>
                        <wps:txbx>
                          <w:txbxContent>
                            <w:p w14:paraId="35A92F51" w14:textId="4025447F" w:rsidR="00D046F9" w:rsidRDefault="00D046F9" w:rsidP="008F093D">
                              <w:pPr>
                                <w:jc w:val="center"/>
                                <w:rPr>
                                  <w:sz w:val="20"/>
                                  <w:szCs w:val="20"/>
                                </w:rPr>
                              </w:pPr>
                              <w:r w:rsidRPr="00450790">
                                <w:rPr>
                                  <w:rFonts w:hint="eastAsia"/>
                                  <w:sz w:val="20"/>
                                  <w:szCs w:val="20"/>
                                </w:rPr>
                                <w:t>図</w:t>
                              </w:r>
                              <w:r w:rsidR="00D64807" w:rsidRPr="00B913F3">
                                <w:rPr>
                                  <w:rFonts w:hint="eastAsia"/>
                                  <w:color w:val="EE0000"/>
                                  <w:sz w:val="20"/>
                                  <w:szCs w:val="20"/>
                                  <w:highlight w:val="yellow"/>
                                </w:rPr>
                                <w:t>８</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70C18843" w:rsidR="00D046F9" w:rsidRPr="00450790" w:rsidRDefault="00D046F9" w:rsidP="008F093D">
                              <w:pPr>
                                <w:jc w:val="center"/>
                                <w:rPr>
                                  <w:sz w:val="20"/>
                                  <w:szCs w:val="20"/>
                                </w:rPr>
                              </w:pPr>
                              <w:r>
                                <w:rPr>
                                  <w:sz w:val="20"/>
                                  <w:szCs w:val="20"/>
                                </w:rPr>
                                <w:t>Fig.</w:t>
                              </w:r>
                              <w:r w:rsidR="00D64807" w:rsidRPr="00B913F3">
                                <w:rPr>
                                  <w:color w:val="EE0000"/>
                                  <w:sz w:val="20"/>
                                  <w:szCs w:val="20"/>
                                  <w:highlight w:val="yellow"/>
                                </w:rPr>
                                <w:t>8</w:t>
                              </w:r>
                              <w:r>
                                <w:rPr>
                                  <w:sz w:val="20"/>
                                  <w:szCs w:val="20"/>
                                </w:rPr>
                                <w:t xml:space="preserve">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rotWithShape="1">
                          <a:blip r:embed="rId23" cstate="print">
                            <a:extLst>
                              <a:ext uri="{28A0092B-C50C-407E-A947-70E740481C1C}">
                                <a14:useLocalDpi xmlns:a14="http://schemas.microsoft.com/office/drawing/2010/main" val="0"/>
                              </a:ext>
                            </a:extLst>
                          </a:blip>
                          <a:srcRect t="6536" b="180"/>
                          <a:stretch>
                            <a:fillRect/>
                          </a:stretch>
                        </pic:blipFill>
                        <pic:spPr>
                          <a:xfrm>
                            <a:off x="-547682" y="-808802"/>
                            <a:ext cx="3357661" cy="2434126"/>
                          </a:xfrm>
                          <a:prstGeom prst="rect">
                            <a:avLst/>
                          </a:prstGeom>
                        </pic:spPr>
                      </pic:pic>
                    </wpg:wgp>
                  </a:graphicData>
                </a:graphic>
              </wp:inline>
            </w:drawing>
          </mc:Choice>
          <mc:Fallback>
            <w:pict>
              <v:group w14:anchorId="40DAAE0D" id="_x0000_s1053" style="width:240.65pt;height:218.1pt;mso-position-horizontal-relative:char;mso-position-vertical-relative:line" coordorigin="-5476,-8088" coordsize="34601,305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">
                <v:shape id="テキスト ボックス 5" o:spid="_x0000_s1054" type="#_x0000_t202" style="position:absolute;left:-3036;top:17622;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4025447F" w:rsidR="00D046F9" w:rsidRDefault="00D046F9" w:rsidP="008F093D">
                        <w:pPr>
                          <w:jc w:val="center"/>
                          <w:rPr>
                            <w:sz w:val="20"/>
                            <w:szCs w:val="20"/>
                          </w:rPr>
                        </w:pPr>
                        <w:r w:rsidRPr="00450790">
                          <w:rPr>
                            <w:rFonts w:hint="eastAsia"/>
                            <w:sz w:val="20"/>
                            <w:szCs w:val="20"/>
                          </w:rPr>
                          <w:t>図</w:t>
                        </w:r>
                        <w:r w:rsidR="00D64807" w:rsidRPr="00B913F3">
                          <w:rPr>
                            <w:rFonts w:hint="eastAsia"/>
                            <w:color w:val="EE0000"/>
                            <w:sz w:val="20"/>
                            <w:szCs w:val="20"/>
                            <w:highlight w:val="yellow"/>
                          </w:rPr>
                          <w:t>８</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70C18843" w:rsidR="00D046F9" w:rsidRPr="00450790" w:rsidRDefault="00D046F9" w:rsidP="008F093D">
                        <w:pPr>
                          <w:jc w:val="center"/>
                          <w:rPr>
                            <w:sz w:val="20"/>
                            <w:szCs w:val="20"/>
                          </w:rPr>
                        </w:pPr>
                        <w:r>
                          <w:rPr>
                            <w:sz w:val="20"/>
                            <w:szCs w:val="20"/>
                          </w:rPr>
                          <w:t>Fig.</w:t>
                        </w:r>
                        <w:r w:rsidR="00D64807" w:rsidRPr="00B913F3">
                          <w:rPr>
                            <w:color w:val="EE0000"/>
                            <w:sz w:val="20"/>
                            <w:szCs w:val="20"/>
                            <w:highlight w:val="yellow"/>
                          </w:rPr>
                          <w:t>8</w:t>
                        </w:r>
                        <w:r>
                          <w:rPr>
                            <w:sz w:val="20"/>
                            <w:szCs w:val="20"/>
                          </w:rPr>
                          <w:t xml:space="preserve"> </w:t>
                        </w:r>
                        <w:r w:rsidRPr="00937376">
                          <w:rPr>
                            <w:sz w:val="20"/>
                            <w:szCs w:val="20"/>
                          </w:rPr>
                          <w:t>VR sickness scores by posture condition</w:t>
                        </w:r>
                      </w:p>
                    </w:txbxContent>
                  </v:textbox>
                </v:shape>
                <v:shape id="図 9" o:spid="_x0000_s1055" type="#_x0000_t75" style="position:absolute;left:-5476;top:-8088;width:33575;height:243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">
                  <v:imagedata r:id="rId24" o:title="" croptop="4283f" cropbottom="118f"/>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74A0AD60" w14:textId="0FD5C9CC" w:rsidR="009C4721" w:rsidRDefault="00D82872" w:rsidP="009A7A88">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w:t>
      </w:r>
      <w:r w:rsidR="00234C6B" w:rsidRPr="002D62F4">
        <w:rPr>
          <w:rFonts w:asciiTheme="minorEastAsia" w:eastAsiaTheme="minorEastAsia" w:hAnsiTheme="minorEastAsia"/>
          <w:bCs/>
          <w:color w:val="EE0000"/>
          <w:sz w:val="20"/>
          <w:highlight w:val="yellow"/>
        </w:rPr>
        <w:t>±標準偏差</w:t>
      </w:r>
      <w:r w:rsidR="00C55983" w:rsidRPr="00C55983">
        <w:rPr>
          <w:rFonts w:asciiTheme="minorEastAsia" w:eastAsiaTheme="minorEastAsia" w:hAnsiTheme="minorEastAsia" w:hint="eastAsia"/>
          <w:bCs/>
          <w:color w:val="000000" w:themeColor="text1"/>
          <w:sz w:val="20"/>
        </w:rPr>
        <w:t>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座位が21.06</w:t>
      </w:r>
      <w:r w:rsidR="00C86598">
        <w:rPr>
          <w:rFonts w:asciiTheme="minorEastAsia" w:eastAsiaTheme="minorEastAsia" w:hAnsiTheme="minorEastAsia"/>
          <w:bCs/>
          <w:color w:val="000000" w:themeColor="text1"/>
          <w:sz w:val="20"/>
        </w:rPr>
        <w:t xml:space="preserve"> </w:t>
      </w:r>
      <w:r w:rsidR="00C86598" w:rsidRPr="00B913F3">
        <w:rPr>
          <w:rFonts w:asciiTheme="minorEastAsia" w:eastAsiaTheme="minorEastAsia" w:hAnsiTheme="minorEastAsia"/>
          <w:bCs/>
          <w:color w:val="EE0000"/>
          <w:sz w:val="20"/>
          <w:highlight w:val="yellow"/>
        </w:rPr>
        <w:t>± 7.33</w:t>
      </w:r>
      <w:r w:rsidR="00F5550E">
        <w:rPr>
          <w:rFonts w:asciiTheme="minorEastAsia" w:eastAsiaTheme="minorEastAsia" w:hAnsiTheme="minor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w:t>
      </w:r>
      <w:r w:rsidR="008C5A18" w:rsidRPr="00B913F3">
        <w:rPr>
          <w:rFonts w:asciiTheme="minorEastAsia" w:eastAsiaTheme="minorEastAsia" w:hAnsiTheme="minorEastAsia"/>
          <w:bCs/>
          <w:color w:val="EE0000"/>
          <w:sz w:val="20"/>
          <w:highlight w:val="yellow"/>
        </w:rPr>
        <w:t>± 3.7</w:t>
      </w:r>
      <w:r w:rsidR="00E94468" w:rsidRPr="00B913F3">
        <w:rPr>
          <w:rFonts w:asciiTheme="minorEastAsia" w:eastAsiaTheme="minorEastAsia" w:hAnsiTheme="minorEastAsia"/>
          <w:bCs/>
          <w:color w:val="EE0000"/>
          <w:sz w:val="20"/>
          <w:highlight w:val="yellow"/>
        </w:rPr>
        <w:t>3</w:t>
      </w:r>
      <w:r w:rsidR="008C5A18" w:rsidRPr="008C5A18">
        <w:rPr>
          <w:rFonts w:asciiTheme="minorEastAsia" w:eastAsiaTheme="minorEastAsia" w:hAnsiTheme="minor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mm前後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仰臥位が22.66 </w:t>
      </w:r>
      <w:r w:rsidR="00D36E4B" w:rsidRPr="00B913F3">
        <w:rPr>
          <w:rFonts w:asciiTheme="minorEastAsia" w:eastAsiaTheme="minorEastAsia" w:hAnsiTheme="minorEastAsia"/>
          <w:bCs/>
          <w:color w:val="EE0000"/>
          <w:sz w:val="20"/>
          <w:highlight w:val="yellow"/>
        </w:rPr>
        <w:t>± 9.75</w:t>
      </w:r>
      <w:r w:rsidR="00F5550E">
        <w:rPr>
          <w:rFonts w:asciiTheme="minorEastAsia" w:eastAsiaTheme="minorEastAsia" w:hAnsiTheme="minorEastAsia"/>
          <w:bCs/>
          <w:color w:val="EE0000"/>
          <w:sz w:val="20"/>
        </w:rPr>
        <w:t xml:space="preserve"> </w:t>
      </w:r>
      <w:r w:rsidR="00C55983" w:rsidRPr="00C55983">
        <w:rPr>
          <w:rFonts w:asciiTheme="minorEastAsia" w:eastAsiaTheme="minorEastAsia" w:hAnsiTheme="minorEastAsia" w:hint="eastAsia"/>
          <w:bCs/>
          <w:color w:val="000000" w:themeColor="text1"/>
          <w:sz w:val="20"/>
        </w:rPr>
        <w:t>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w:t>
      </w:r>
      <w:r w:rsidR="00C55983" w:rsidRPr="00C55983">
        <w:rPr>
          <w:rFonts w:asciiTheme="minorEastAsia" w:eastAsiaTheme="minorEastAsia" w:hAnsiTheme="minorEastAsia" w:hint="eastAsia"/>
          <w:bCs/>
          <w:color w:val="000000" w:themeColor="text1"/>
          <w:sz w:val="20"/>
        </w:rPr>
        <w:lastRenderedPageBreak/>
        <w:t>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w:t>
      </w:r>
      <w:r w:rsidR="005B4500" w:rsidRPr="00B913F3">
        <w:rPr>
          <w:rFonts w:asciiTheme="minorEastAsia" w:eastAsiaTheme="minorEastAsia" w:hAnsiTheme="minorEastAsia" w:hint="eastAsia"/>
          <w:bCs/>
          <w:color w:val="EE0000"/>
          <w:sz w:val="20"/>
          <w:highlight w:val="yellow"/>
        </w:rPr>
        <w:t>有意な主効果</w:t>
      </w:r>
      <w:r w:rsidR="00C55983" w:rsidRPr="00C55983">
        <w:rPr>
          <w:rFonts w:asciiTheme="minorEastAsia" w:eastAsiaTheme="minorEastAsia" w:hAnsiTheme="minorEastAsia" w:hint="eastAsia"/>
          <w:bCs/>
          <w:color w:val="000000" w:themeColor="text1"/>
          <w:sz w:val="20"/>
        </w:rPr>
        <w:t>は認められなかった</w:t>
      </w:r>
      <w:r w:rsidR="008F3703">
        <w:rPr>
          <w:rFonts w:asciiTheme="minorEastAsia" w:eastAsiaTheme="minorEastAsia" w:hAnsiTheme="minorEastAsia" w:hint="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17AB42DF"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sidR="00344C4F" w:rsidRPr="00B913F3">
        <w:rPr>
          <w:rFonts w:ascii="Times New Roman" w:eastAsia="ＭＳ ゴシック" w:hAnsi="Times New Roman"/>
          <w:b/>
          <w:color w:val="EE0000"/>
          <w:sz w:val="20"/>
          <w:highlight w:val="yellow"/>
        </w:rPr>
        <w:t>4</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511AB6DC" w14:textId="77777777" w:rsidR="004771CC" w:rsidRDefault="00D1482E" w:rsidP="00D1482E">
      <w:pPr>
        <w:rPr>
          <w:rFonts w:asciiTheme="minorEastAsia" w:eastAsiaTheme="minorEastAsia" w:hAnsiTheme="minorEastAsia"/>
          <w:bCs/>
          <w:color w:val="EE0000"/>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004771CC" w:rsidRPr="00B913F3">
        <w:rPr>
          <w:rFonts w:asciiTheme="minorEastAsia" w:eastAsiaTheme="minorEastAsia" w:hAnsiTheme="minorEastAsia"/>
          <w:bCs/>
          <w:color w:val="EE0000"/>
          <w:sz w:val="20"/>
          <w:szCs w:val="20"/>
          <w:highlight w:val="yellow"/>
        </w:rPr>
        <w:t>一方で,主観的評価指標であるVR酔いスコアについては,背中角度の減少に伴い平均値が増加する傾向がみられたものの,統計的に有意な差は認められなかった.ただし,本実験では座位,半座位,仰臥位の順で条件を固定して実施したため,この平均値の推移には実験の進行に伴うVR酔いの蓄積が反映されている可能性がある.このことから,本実験の条件下においては,背中角度の変動が主観的なVR酔いの強さに及ぼす影響を統計的に明確に結論づけることは困難であると考えられる.今後,サンプルサイズの拡大,VRコンテンツの曝露時間の調整,提示順序のカウンターバランスなどを行うことで,異なる傾向が観察される可能性がある.</w:t>
      </w:r>
    </w:p>
    <w:p w14:paraId="2895F58F" w14:textId="7649118E" w:rsidR="000325E8" w:rsidRPr="00B913F3" w:rsidRDefault="004771CC" w:rsidP="00D1482E">
      <w:pPr>
        <w:rPr>
          <w:rFonts w:asciiTheme="minorEastAsia" w:eastAsiaTheme="minorEastAsia" w:hAnsiTheme="minorEastAsia"/>
          <w:bCs/>
          <w:color w:val="EE0000"/>
          <w:sz w:val="20"/>
          <w:szCs w:val="20"/>
        </w:rPr>
      </w:pPr>
      <w:r>
        <w:rPr>
          <w:rFonts w:asciiTheme="minorEastAsia" w:eastAsiaTheme="minorEastAsia" w:hAnsiTheme="minorEastAsia" w:hint="eastAsia"/>
          <w:bCs/>
          <w:color w:val="EE0000"/>
          <w:sz w:val="20"/>
          <w:szCs w:val="20"/>
        </w:rPr>
        <w:t xml:space="preserve">　</w:t>
      </w:r>
      <w:r w:rsidR="00D1482E" w:rsidRPr="00B86C08">
        <w:rPr>
          <w:rFonts w:asciiTheme="minorEastAsia" w:eastAsiaTheme="minorEastAsia" w:hAnsiTheme="minorEastAsia" w:hint="eastAsia"/>
          <w:bCs/>
          <w:color w:val="000000" w:themeColor="text1"/>
          <w:sz w:val="20"/>
          <w:szCs w:val="20"/>
        </w:rPr>
        <w:t>反応時間および失敗回数において</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座位と比較して仰臥位で有意な</w:t>
      </w:r>
      <w:r w:rsidR="004845D1" w:rsidRPr="00B913F3">
        <w:rPr>
          <w:rFonts w:asciiTheme="minorEastAsia" w:eastAsiaTheme="minorEastAsia" w:hAnsiTheme="minorEastAsia" w:hint="eastAsia"/>
          <w:bCs/>
          <w:color w:val="EE0000"/>
          <w:sz w:val="20"/>
          <w:szCs w:val="20"/>
          <w:highlight w:val="yellow"/>
        </w:rPr>
        <w:t>パフォーマンスの</w:t>
      </w:r>
      <w:r w:rsidR="00D1482E" w:rsidRPr="00B86C08">
        <w:rPr>
          <w:rFonts w:asciiTheme="minorEastAsia" w:eastAsiaTheme="minorEastAsia" w:hAnsiTheme="minorEastAsia" w:hint="eastAsia"/>
          <w:bCs/>
          <w:color w:val="000000" w:themeColor="text1"/>
          <w:sz w:val="20"/>
          <w:szCs w:val="20"/>
        </w:rPr>
        <w:t>低下が見られた</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右手コントローラの総軌跡長に</w:t>
      </w:r>
      <w:r w:rsidR="005B4500" w:rsidRPr="00B913F3">
        <w:rPr>
          <w:rFonts w:asciiTheme="minorEastAsia" w:eastAsiaTheme="minorEastAsia" w:hAnsiTheme="minorEastAsia" w:hint="eastAsia"/>
          <w:bCs/>
          <w:color w:val="EE0000"/>
          <w:sz w:val="20"/>
          <w:szCs w:val="20"/>
          <w:highlight w:val="yellow"/>
        </w:rPr>
        <w:t>有意な主効果</w:t>
      </w:r>
      <w:r w:rsidR="00D1482E" w:rsidRPr="00B86C08">
        <w:rPr>
          <w:rFonts w:asciiTheme="minorEastAsia" w:eastAsiaTheme="minorEastAsia" w:hAnsiTheme="minorEastAsia" w:hint="eastAsia"/>
          <w:bCs/>
          <w:color w:val="000000" w:themeColor="text1"/>
          <w:sz w:val="20"/>
          <w:szCs w:val="20"/>
        </w:rPr>
        <w:t>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00D1482E"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1A3E96" w:rsidRPr="00B913F3">
        <w:rPr>
          <w:rFonts w:asciiTheme="minorEastAsia" w:eastAsiaTheme="minorEastAsia" w:hAnsiTheme="minorEastAsia"/>
          <w:bCs/>
          <w:color w:val="EE0000"/>
          <w:sz w:val="20"/>
          <w:szCs w:val="20"/>
          <w:highlight w:val="yellow"/>
        </w:rPr>
        <w:t>この解釈を支持する結果として,右手コントローラの総軌跡長,平均曲率,滑らかさ指標,平均ジャークといった運動学的指標には,体位条件による統計的に有意な差は認められなかった.これらの結果から,背中角度の違いはクリックに至るまでの「時間」には影響を与える一方で,コントローラの</w:t>
      </w:r>
      <w:r w:rsidR="00885FAC">
        <w:rPr>
          <w:rFonts w:asciiTheme="minorEastAsia" w:eastAsiaTheme="minorEastAsia" w:hAnsiTheme="minorEastAsia" w:hint="eastAsia"/>
          <w:bCs/>
          <w:color w:val="EE0000"/>
          <w:sz w:val="20"/>
          <w:szCs w:val="20"/>
          <w:highlight w:val="yellow"/>
        </w:rPr>
        <w:t>操作</w:t>
      </w:r>
      <w:r w:rsidR="001A3E96" w:rsidRPr="00B913F3">
        <w:rPr>
          <w:rFonts w:asciiTheme="minorEastAsia" w:eastAsiaTheme="minorEastAsia" w:hAnsiTheme="minorEastAsia"/>
          <w:bCs/>
          <w:color w:val="EE0000"/>
          <w:sz w:val="20"/>
          <w:szCs w:val="20"/>
          <w:highlight w:val="yellow"/>
        </w:rPr>
        <w:t>軌跡そのものの形状や滑らかさには明確な差を生じさせていないといえる.すなわち,本実験の課題設定の範囲内では,操作軌跡の動作の平滑性は体位条件によらず一貫しており,姿勢変化によって主に影響を受けるのは,操作開始や意思決定に関わる時間的・認知的プロセスであると考えられる.</w:t>
      </w:r>
      <w:r w:rsidR="00BA116B" w:rsidRPr="00BA116B">
        <w:rPr>
          <w:rFonts w:asciiTheme="minorEastAsia" w:eastAsiaTheme="minorEastAsia" w:hAnsiTheme="minorEastAsia"/>
          <w:bCs/>
          <w:color w:val="000000" w:themeColor="text1"/>
          <w:sz w:val="20"/>
          <w:szCs w:val="20"/>
        </w:rPr>
        <w:t>特にAnastasopoulosら</w:t>
      </w:r>
      <w:r w:rsidR="007426B6" w:rsidRPr="00B913F3">
        <w:rPr>
          <w:rFonts w:asciiTheme="minorEastAsia" w:eastAsiaTheme="minorEastAsia" w:hAnsiTheme="minorEastAsia"/>
          <w:bCs/>
          <w:color w:val="EE0000"/>
          <w:sz w:val="20"/>
          <w:szCs w:val="20"/>
          <w:highlight w:val="yellow"/>
          <w:vertAlign w:val="superscript"/>
        </w:rPr>
        <w:t>8</w:t>
      </w:r>
      <w:r w:rsidR="00E25038">
        <w:rPr>
          <w:rFonts w:asciiTheme="minorEastAsia" w:eastAsiaTheme="minorEastAsia" w:hAnsiTheme="minorEastAsia"/>
          <w:bCs/>
          <w:color w:val="000000" w:themeColor="text1"/>
          <w:sz w:val="20"/>
          <w:szCs w:val="20"/>
          <w:vertAlign w:val="superscript"/>
        </w:rPr>
        <w:t>)</w:t>
      </w:r>
      <w:r w:rsidR="00BA116B" w:rsidRPr="00BA116B">
        <w:rPr>
          <w:rFonts w:asciiTheme="minorEastAsia" w:eastAsiaTheme="minorEastAsia" w:hAnsiTheme="minorEastAsia"/>
          <w:bCs/>
          <w:color w:val="000000" w:themeColor="text1"/>
          <w:sz w:val="20"/>
          <w:szCs w:val="20"/>
        </w:rPr>
        <w:t>が指摘</w:t>
      </w:r>
      <w:r w:rsidR="00BA116B" w:rsidRPr="00BA116B">
        <w:rPr>
          <w:rFonts w:asciiTheme="minorEastAsia" w:eastAsiaTheme="minorEastAsia" w:hAnsiTheme="minorEastAsia"/>
          <w:bCs/>
          <w:color w:val="000000" w:themeColor="text1"/>
          <w:sz w:val="20"/>
          <w:szCs w:val="20"/>
        </w:rPr>
        <w:t>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6162B4DD" w14:textId="38853E82" w:rsidR="00176CFF"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703808" w:rsidRPr="00B913F3">
        <w:rPr>
          <w:rFonts w:asciiTheme="minorEastAsia" w:eastAsiaTheme="minorEastAsia" w:hAnsiTheme="minorEastAsia"/>
          <w:bCs/>
          <w:color w:val="EE0000"/>
          <w:sz w:val="20"/>
          <w:szCs w:val="20"/>
          <w:highlight w:val="yellow"/>
          <w:vertAlign w:val="superscript"/>
        </w:rPr>
        <w:t>9</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r w:rsidR="001A6E19">
        <w:rPr>
          <w:rFonts w:asciiTheme="minorEastAsia" w:eastAsiaTheme="minorEastAsia" w:hAnsiTheme="minorEastAsia" w:hint="eastAsia"/>
          <w:bCs/>
          <w:color w:val="000000" w:themeColor="text1"/>
          <w:sz w:val="20"/>
          <w:szCs w:val="20"/>
        </w:rPr>
        <w:t>の操作パフォーマンスの低下</w:t>
      </w:r>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ただし</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タスクの性質によっては</w:t>
      </w:r>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r w:rsidR="001A6E19" w:rsidRPr="001A6E19">
        <w:rPr>
          <w:rFonts w:asciiTheme="minorEastAsia" w:eastAsiaTheme="minorEastAsia" w:hAnsiTheme="minorEastAsia"/>
          <w:bCs/>
          <w:color w:val="000000" w:themeColor="text1"/>
          <w:sz w:val="20"/>
          <w:szCs w:val="20"/>
        </w:rPr>
        <w:t>性が優先されるべきケースも存在する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例えば</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r w:rsidR="001A6E19" w:rsidRPr="001A6E19">
        <w:rPr>
          <w:rFonts w:asciiTheme="minorEastAsia" w:eastAsiaTheme="minorEastAsia" w:hAnsiTheme="minorEastAsia"/>
          <w:bCs/>
          <w:color w:val="000000" w:themeColor="text1"/>
          <w:sz w:val="20"/>
          <w:szCs w:val="20"/>
        </w:rPr>
        <w:t>が総合的なユーザー体験を向上させる要因となり得る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w:t>
      </w:r>
      <w:r w:rsidR="00CC5C88">
        <w:rPr>
          <w:rFonts w:asciiTheme="minorEastAsia" w:eastAsiaTheme="minorEastAsia" w:hAnsiTheme="minorEastAsia" w:hint="eastAsia"/>
          <w:bCs/>
          <w:color w:val="000000" w:themeColor="text1"/>
          <w:sz w:val="20"/>
          <w:szCs w:val="20"/>
        </w:rPr>
        <w:t>イ</w:t>
      </w:r>
      <w:r w:rsidR="001A6E19" w:rsidRPr="001A6E19">
        <w:rPr>
          <w:rFonts w:asciiTheme="minorEastAsia" w:eastAsiaTheme="minorEastAsia" w:hAnsiTheme="minorEastAsia"/>
          <w:bCs/>
          <w:color w:val="000000" w:themeColor="text1"/>
          <w:sz w:val="20"/>
          <w:szCs w:val="20"/>
        </w:rPr>
        <w:t>スの設計においては</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Pr>
          <w:rFonts w:asciiTheme="minorEastAsia" w:eastAsiaTheme="minorEastAsia" w:hAnsiTheme="minorEastAsia" w:hint="eastAsia"/>
          <w:bCs/>
          <w:color w:val="000000" w:themeColor="text1"/>
          <w:sz w:val="20"/>
          <w:szCs w:val="20"/>
        </w:rPr>
        <w:t>の最適化</w:t>
      </w:r>
      <w:r w:rsidR="001A6E19" w:rsidRPr="001A6E19">
        <w:rPr>
          <w:rFonts w:asciiTheme="minorEastAsia" w:eastAsiaTheme="minorEastAsia" w:hAnsiTheme="minorEastAsia"/>
          <w:bCs/>
          <w:color w:val="000000" w:themeColor="text1"/>
          <w:sz w:val="20"/>
          <w:szCs w:val="20"/>
        </w:rPr>
        <w:t>が求められる</w:t>
      </w:r>
      <w:r w:rsidR="00AD12B7">
        <w:rPr>
          <w:rFonts w:asciiTheme="minorEastAsia" w:eastAsiaTheme="minorEastAsia" w:hAnsiTheme="minorEastAsia"/>
          <w:bCs/>
          <w:color w:val="000000" w:themeColor="text1"/>
          <w:sz w:val="20"/>
          <w:szCs w:val="20"/>
        </w:rPr>
        <w:t>.</w:t>
      </w:r>
    </w:p>
    <w:p w14:paraId="7B1E1C90" w14:textId="2278C796"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671874BA"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w:t>
      </w:r>
    </w:p>
    <w:p w14:paraId="2D3CF010" w14:textId="1165891C" w:rsidR="006737F9" w:rsidRDefault="006737F9" w:rsidP="008462F6">
      <w:pPr>
        <w:ind w:firstLineChars="100" w:firstLine="195"/>
        <w:rPr>
          <w:rFonts w:ascii="Times New Roman" w:hAnsi="Times New Roman"/>
          <w:color w:val="000000" w:themeColor="text1"/>
          <w:sz w:val="20"/>
          <w:szCs w:val="20"/>
        </w:rPr>
      </w:pPr>
      <w:r w:rsidRPr="00B913F3">
        <w:rPr>
          <w:rFonts w:ascii="Times New Roman" w:hAnsi="Times New Roman" w:hint="eastAsia"/>
          <w:color w:val="EE0000"/>
          <w:sz w:val="20"/>
          <w:szCs w:val="20"/>
          <w:highlight w:val="yellow"/>
        </w:rPr>
        <w:t>本実験の目的は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w:t>
      </w:r>
      <w:r w:rsidR="002975FA" w:rsidRPr="002975FA">
        <w:rPr>
          <w:rFonts w:ascii="Times New Roman" w:hAnsi="Times New Roman"/>
          <w:color w:val="000000" w:themeColor="text1"/>
          <w:sz w:val="20"/>
          <w:szCs w:val="20"/>
        </w:rPr>
        <w:lastRenderedPageBreak/>
        <w:t>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Pr>
          <w:rFonts w:ascii="Times New Roman" w:hAnsi="Times New Roman" w:hint="eastAsia"/>
          <w:color w:val="000000" w:themeColor="text1"/>
          <w:sz w:val="20"/>
          <w:szCs w:val="20"/>
        </w:rPr>
        <w:t>ことである</w:t>
      </w:r>
      <w:r w:rsidR="002739AF">
        <w:rPr>
          <w:rFonts w:ascii="Times New Roman" w:hAnsi="Times New Roman"/>
          <w:color w:val="000000" w:themeColor="text1"/>
          <w:sz w:val="20"/>
          <w:szCs w:val="20"/>
        </w:rPr>
        <w:t>.</w:t>
      </w:r>
    </w:p>
    <w:p w14:paraId="3DA65C83" w14:textId="77777777" w:rsidR="006737F9" w:rsidRDefault="006737F9" w:rsidP="008462F6">
      <w:pPr>
        <w:ind w:firstLineChars="100" w:firstLine="195"/>
        <w:rPr>
          <w:rFonts w:ascii="Times New Roman" w:hAnsi="Times New Roman"/>
          <w:color w:val="000000" w:themeColor="text1"/>
          <w:sz w:val="20"/>
          <w:szCs w:val="20"/>
        </w:rPr>
      </w:pPr>
    </w:p>
    <w:p w14:paraId="03A048F1" w14:textId="2B167A48" w:rsidR="006737F9" w:rsidRPr="00B913F3" w:rsidRDefault="006737F9" w:rsidP="006737F9">
      <w:pPr>
        <w:spacing w:afterLines="100" w:after="291"/>
        <w:rPr>
          <w:rFonts w:ascii="Times New Roman" w:eastAsia="ＭＳ ゴシック" w:hAnsi="Times New Roman"/>
          <w:b/>
          <w:color w:val="EE0000"/>
          <w:sz w:val="20"/>
          <w:szCs w:val="20"/>
        </w:rPr>
      </w:pPr>
      <w:r w:rsidRPr="00B913F3">
        <w:rPr>
          <w:rFonts w:ascii="Times New Roman" w:eastAsia="ＭＳ ゴシック" w:hAnsi="Times New Roman"/>
          <w:b/>
          <w:color w:val="EE0000"/>
          <w:sz w:val="20"/>
          <w:szCs w:val="20"/>
          <w:highlight w:val="yellow"/>
        </w:rPr>
        <w:t xml:space="preserve">3-2. </w:t>
      </w:r>
      <w:r w:rsidRPr="00B913F3">
        <w:rPr>
          <w:rFonts w:ascii="Times New Roman" w:eastAsia="ＭＳ ゴシック" w:hAnsi="Times New Roman" w:hint="eastAsia"/>
          <w:b/>
          <w:color w:val="EE0000"/>
          <w:sz w:val="20"/>
          <w:szCs w:val="20"/>
          <w:highlight w:val="yellow"/>
        </w:rPr>
        <w:t>方法</w:t>
      </w:r>
    </w:p>
    <w:p w14:paraId="08813A97" w14:textId="0900CA01" w:rsidR="00EE4EB2" w:rsidRPr="00B913F3" w:rsidRDefault="005110CE" w:rsidP="0070004C">
      <w:pPr>
        <w:ind w:firstLineChars="100" w:firstLine="195"/>
        <w:rPr>
          <w:rFonts w:ascii="Times New Roman" w:hAnsi="Times New Roman"/>
          <w:color w:val="EE0000"/>
          <w:sz w:val="20"/>
          <w:szCs w:val="20"/>
          <w:highlight w:val="yellow"/>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005543E4" w:rsidRPr="00B913F3">
        <w:rPr>
          <w:rFonts w:ascii="Times New Roman" w:hAnsi="Times New Roman" w:hint="eastAsia"/>
          <w:color w:val="EE0000"/>
          <w:sz w:val="20"/>
          <w:szCs w:val="20"/>
          <w:highlight w:val="yellow"/>
        </w:rPr>
        <w:t>本実験では，仰臥位姿勢における短期間の反復試行による習熟の影響を検証することを目的とし，仰臥位条件において連続して</w:t>
      </w:r>
      <w:r w:rsidR="005543E4" w:rsidRPr="00B913F3">
        <w:rPr>
          <w:rFonts w:ascii="Times New Roman" w:hAnsi="Times New Roman"/>
          <w:color w:val="EE0000"/>
          <w:sz w:val="20"/>
          <w:szCs w:val="20"/>
          <w:highlight w:val="yellow"/>
        </w:rPr>
        <w:t>2</w:t>
      </w:r>
      <w:r w:rsidR="009F0CC2">
        <w:rPr>
          <w:rFonts w:ascii="Times New Roman" w:hAnsi="Times New Roman" w:hint="eastAsia"/>
          <w:color w:val="EE0000"/>
          <w:sz w:val="20"/>
          <w:szCs w:val="20"/>
          <w:highlight w:val="yellow"/>
        </w:rPr>
        <w:t>回の</w:t>
      </w:r>
      <w:r w:rsidR="005543E4" w:rsidRPr="00B913F3">
        <w:rPr>
          <w:rFonts w:ascii="Times New Roman" w:hAnsi="Times New Roman" w:hint="eastAsia"/>
          <w:color w:val="EE0000"/>
          <w:sz w:val="20"/>
          <w:szCs w:val="20"/>
          <w:highlight w:val="yellow"/>
        </w:rPr>
        <w:t>セッションを実施した</w:t>
      </w:r>
      <w:r w:rsidR="00254AEC">
        <w:rPr>
          <w:rFonts w:ascii="Times New Roman" w:hAnsi="Times New Roman" w:hint="eastAsia"/>
          <w:color w:val="EE0000"/>
          <w:sz w:val="20"/>
          <w:szCs w:val="20"/>
          <w:highlight w:val="yellow"/>
        </w:rPr>
        <w:t>.</w:t>
      </w:r>
      <w:r w:rsidR="005543E4" w:rsidRPr="00B913F3">
        <w:rPr>
          <w:rFonts w:ascii="Times New Roman" w:hAnsi="Times New Roman" w:hint="eastAsia"/>
          <w:color w:val="EE0000"/>
          <w:sz w:val="20"/>
          <w:szCs w:val="20"/>
          <w:highlight w:val="yellow"/>
        </w:rPr>
        <w:t>併せて，実験</w:t>
      </w:r>
      <w:r w:rsidR="005543E4" w:rsidRPr="00B913F3">
        <w:rPr>
          <w:rFonts w:ascii="Times New Roman" w:hAnsi="Times New Roman"/>
          <w:color w:val="EE0000"/>
          <w:sz w:val="20"/>
          <w:szCs w:val="20"/>
          <w:highlight w:val="yellow"/>
        </w:rPr>
        <w:t>1</w:t>
      </w:r>
      <w:r w:rsidR="005543E4" w:rsidRPr="00B913F3">
        <w:rPr>
          <w:rFonts w:ascii="Times New Roman" w:hAnsi="Times New Roman" w:hint="eastAsia"/>
          <w:color w:val="EE0000"/>
          <w:sz w:val="20"/>
          <w:szCs w:val="20"/>
          <w:highlight w:val="yellow"/>
        </w:rPr>
        <w:t>では取得できていなかった</w:t>
      </w:r>
      <w:r w:rsidR="00ED6426" w:rsidRPr="00B913F3">
        <w:rPr>
          <w:rFonts w:ascii="Times New Roman" w:hAnsi="Times New Roman" w:hint="eastAsia"/>
          <w:color w:val="EE0000"/>
          <w:sz w:val="20"/>
          <w:szCs w:val="20"/>
          <w:highlight w:val="yellow"/>
        </w:rPr>
        <w:t>各体位における</w:t>
      </w:r>
      <w:r w:rsidR="005543E4" w:rsidRPr="00B913F3">
        <w:rPr>
          <w:rFonts w:ascii="Times New Roman" w:hAnsi="Times New Roman" w:hint="eastAsia"/>
          <w:color w:val="EE0000"/>
          <w:sz w:val="20"/>
          <w:szCs w:val="20"/>
          <w:highlight w:val="yellow"/>
        </w:rPr>
        <w:t>頭部運動特性を評価するため，</w:t>
      </w:r>
      <w:r w:rsidR="0080246F">
        <w:rPr>
          <w:rFonts w:ascii="Times New Roman" w:hAnsi="Times New Roman" w:hint="eastAsia"/>
          <w:color w:val="EE0000"/>
          <w:sz w:val="20"/>
          <w:szCs w:val="20"/>
          <w:highlight w:val="yellow"/>
        </w:rPr>
        <w:t>頭部回転</w:t>
      </w:r>
      <w:r w:rsidR="00E12B7C">
        <w:rPr>
          <w:rFonts w:ascii="Times New Roman" w:hAnsi="Times New Roman" w:hint="eastAsia"/>
          <w:color w:val="EE0000"/>
          <w:sz w:val="20"/>
          <w:szCs w:val="20"/>
          <w:highlight w:val="yellow"/>
        </w:rPr>
        <w:t>量</w:t>
      </w:r>
      <w:r w:rsidR="005543E4" w:rsidRPr="00B913F3">
        <w:rPr>
          <w:rFonts w:ascii="Times New Roman" w:hAnsi="Times New Roman" w:hint="eastAsia"/>
          <w:color w:val="EE0000"/>
          <w:sz w:val="20"/>
          <w:szCs w:val="20"/>
          <w:highlight w:val="yellow"/>
        </w:rPr>
        <w:t>を新たな評価指標として導入した</w:t>
      </w:r>
      <w:r w:rsidR="00254AEC">
        <w:rPr>
          <w:rFonts w:ascii="Times New Roman" w:hAnsi="Times New Roman" w:hint="eastAsia"/>
          <w:color w:val="EE0000"/>
          <w:sz w:val="20"/>
          <w:szCs w:val="20"/>
          <w:highlight w:val="yellow"/>
        </w:rPr>
        <w:t>.</w:t>
      </w:r>
      <w:r w:rsidR="005543E4" w:rsidRPr="00B913F3">
        <w:rPr>
          <w:rFonts w:ascii="Times New Roman" w:hAnsi="Times New Roman" w:hint="eastAsia"/>
          <w:color w:val="EE0000"/>
          <w:sz w:val="20"/>
          <w:szCs w:val="20"/>
          <w:highlight w:val="yellow"/>
        </w:rPr>
        <w:t>この指標を体位間で比較する目的から，実験は座位，半座位，仰臥位</w:t>
      </w:r>
      <w:r w:rsidR="00072598">
        <w:rPr>
          <w:rFonts w:ascii="Times New Roman" w:hAnsi="Times New Roman"/>
          <w:color w:val="EE0000"/>
          <w:sz w:val="20"/>
          <w:szCs w:val="20"/>
          <w:highlight w:val="yellow"/>
        </w:rPr>
        <w:t>(</w:t>
      </w:r>
      <w:r w:rsidR="00072598">
        <w:rPr>
          <w:rFonts w:ascii="Times New Roman" w:hAnsi="Times New Roman" w:hint="eastAsia"/>
          <w:color w:val="EE0000"/>
          <w:sz w:val="20"/>
          <w:szCs w:val="20"/>
          <w:highlight w:val="yellow"/>
        </w:rPr>
        <w:t>セッション</w:t>
      </w:r>
      <w:r w:rsidR="00072598">
        <w:rPr>
          <w:rFonts w:ascii="Times New Roman" w:hAnsi="Times New Roman"/>
          <w:color w:val="EE0000"/>
          <w:sz w:val="20"/>
          <w:szCs w:val="20"/>
          <w:highlight w:val="yellow"/>
        </w:rPr>
        <w:t>1)</w:t>
      </w:r>
      <w:r w:rsidR="005543E4" w:rsidRPr="00B913F3">
        <w:rPr>
          <w:rFonts w:ascii="Times New Roman" w:hAnsi="Times New Roman" w:hint="eastAsia"/>
          <w:color w:val="EE0000"/>
          <w:sz w:val="20"/>
          <w:szCs w:val="20"/>
          <w:highlight w:val="yellow"/>
        </w:rPr>
        <w:t>，仰臥位（セッション</w:t>
      </w:r>
      <w:r w:rsidR="005543E4" w:rsidRPr="00B913F3">
        <w:rPr>
          <w:rFonts w:ascii="Times New Roman" w:hAnsi="Times New Roman"/>
          <w:color w:val="EE0000"/>
          <w:sz w:val="20"/>
          <w:szCs w:val="20"/>
          <w:highlight w:val="yellow"/>
        </w:rPr>
        <w:t>2</w:t>
      </w:r>
      <w:r w:rsidR="005543E4" w:rsidRPr="00B913F3">
        <w:rPr>
          <w:rFonts w:ascii="Times New Roman" w:hAnsi="Times New Roman" w:hint="eastAsia"/>
          <w:color w:val="EE0000"/>
          <w:sz w:val="20"/>
          <w:szCs w:val="20"/>
          <w:highlight w:val="yellow"/>
        </w:rPr>
        <w:t>）の順で実施した</w:t>
      </w:r>
      <w:r w:rsidR="00254AEC">
        <w:rPr>
          <w:rFonts w:ascii="Times New Roman" w:hAnsi="Times New Roman" w:hint="eastAsia"/>
          <w:color w:val="EE0000"/>
          <w:sz w:val="20"/>
          <w:szCs w:val="20"/>
          <w:highlight w:val="yellow"/>
        </w:rPr>
        <w:t>.</w:t>
      </w:r>
      <w:r w:rsidR="00BE61A3" w:rsidRPr="00B913F3">
        <w:rPr>
          <w:rFonts w:ascii="Times New Roman" w:hAnsi="Times New Roman"/>
          <w:color w:val="EE0000"/>
          <w:sz w:val="20"/>
          <w:szCs w:val="20"/>
          <w:highlight w:val="yellow"/>
        </w:rPr>
        <w:t>Goldberg &amp; Kotval(1999</w:t>
      </w:r>
      <w:r w:rsidR="00BE61A3" w:rsidRPr="00B913F3">
        <w:rPr>
          <w:rFonts w:ascii="Times New Roman" w:hAnsi="Times New Roman" w:hint="eastAsia"/>
          <w:color w:val="EE0000"/>
          <w:sz w:val="20"/>
          <w:szCs w:val="20"/>
          <w:highlight w:val="yellow"/>
        </w:rPr>
        <w:t>）の研究</w:t>
      </w:r>
      <w:r w:rsidR="00136B76" w:rsidRPr="00B913F3">
        <w:rPr>
          <w:rFonts w:ascii="Times New Roman" w:hAnsi="Times New Roman" w:hint="eastAsia"/>
          <w:color w:val="EE0000"/>
          <w:sz w:val="20"/>
          <w:szCs w:val="20"/>
          <w:highlight w:val="yellow"/>
        </w:rPr>
        <w:t>では，視線行動がインタフェース評価における重要な手がかりとなり得ることが示されている</w:t>
      </w:r>
      <w:r w:rsidR="00BE61A3" w:rsidRPr="00B913F3">
        <w:rPr>
          <w:rFonts w:ascii="Times New Roman" w:hAnsi="Times New Roman"/>
          <w:color w:val="EE0000"/>
          <w:sz w:val="20"/>
          <w:szCs w:val="20"/>
          <w:highlight w:val="yellow"/>
          <w:vertAlign w:val="superscript"/>
        </w:rPr>
        <w:t>10)</w:t>
      </w:r>
      <w:r w:rsidR="005734C2">
        <w:rPr>
          <w:rFonts w:ascii="Times New Roman" w:hAnsi="Times New Roman" w:hint="eastAsia"/>
          <w:color w:val="EE0000"/>
          <w:sz w:val="20"/>
          <w:szCs w:val="20"/>
          <w:highlight w:val="yellow"/>
        </w:rPr>
        <w:t>.</w:t>
      </w:r>
      <w:r w:rsidR="00136B76" w:rsidRPr="00B913F3">
        <w:rPr>
          <w:rFonts w:ascii="Times New Roman" w:hAnsi="Times New Roman" w:hint="eastAsia"/>
          <w:color w:val="EE0000"/>
          <w:sz w:val="20"/>
          <w:szCs w:val="20"/>
          <w:highlight w:val="yellow"/>
        </w:rPr>
        <w:t>本研究では眼球運動の直接計測は行っていないが，仰臥位では頭部運動が視線制御において相対的に大きな制約を受けると考えられることから，視線方向に関与する身体運動の一指標として頭部回転量を導入した</w:t>
      </w:r>
      <w:r w:rsidR="005734C2">
        <w:rPr>
          <w:rFonts w:ascii="Times New Roman" w:hAnsi="Times New Roman" w:hint="eastAsia"/>
          <w:color w:val="EE0000"/>
          <w:sz w:val="20"/>
          <w:szCs w:val="20"/>
          <w:highlight w:val="yellow"/>
        </w:rPr>
        <w:t>.</w:t>
      </w:r>
      <w:r w:rsidR="00EE4EB2" w:rsidRPr="00B913F3">
        <w:rPr>
          <w:rFonts w:ascii="Times New Roman" w:hAnsi="Times New Roman" w:hint="eastAsia"/>
          <w:color w:val="EE0000"/>
          <w:sz w:val="20"/>
          <w:szCs w:val="20"/>
          <w:highlight w:val="yellow"/>
        </w:rPr>
        <w:t>頭部回転量（</w:t>
      </w:r>
      <w:r w:rsidR="00EE4EB2" w:rsidRPr="00B913F3">
        <w:rPr>
          <w:rFonts w:ascii="Times New Roman" w:hAnsi="Times New Roman"/>
          <w:color w:val="EE0000"/>
          <w:sz w:val="20"/>
          <w:szCs w:val="20"/>
          <w:highlight w:val="yellow"/>
        </w:rPr>
        <w:t>Head Rotation Magnitude</w:t>
      </w:r>
      <w:r w:rsidR="00EE4EB2" w:rsidRPr="00B913F3">
        <w:rPr>
          <w:rFonts w:ascii="Times New Roman" w:hAnsi="Times New Roman" w:hint="eastAsia"/>
          <w:color w:val="EE0000"/>
          <w:sz w:val="20"/>
          <w:szCs w:val="20"/>
          <w:highlight w:val="yellow"/>
        </w:rPr>
        <w:t>）は取得した頭部回転角を用いて</w:t>
      </w:r>
      <w:r w:rsidR="00EE4EB2" w:rsidRPr="00B913F3">
        <w:rPr>
          <w:rFonts w:ascii="Times New Roman" w:hAnsi="Times New Roman"/>
          <w:color w:val="EE0000"/>
          <w:sz w:val="20"/>
          <w:szCs w:val="20"/>
          <w:highlight w:val="yellow"/>
        </w:rPr>
        <w:t>,</w:t>
      </w:r>
      <w:r w:rsidR="00EE4EB2" w:rsidRPr="00B913F3">
        <w:rPr>
          <w:rFonts w:ascii="Times New Roman" w:hAnsi="Times New Roman" w:hint="eastAsia"/>
          <w:color w:val="EE0000"/>
          <w:sz w:val="20"/>
          <w:szCs w:val="20"/>
          <w:highlight w:val="yellow"/>
        </w:rPr>
        <w:t>式</w:t>
      </w:r>
      <w:r w:rsidR="00EE4EB2" w:rsidRPr="00B913F3">
        <w:rPr>
          <w:rFonts w:ascii="Times New Roman" w:hAnsi="Times New Roman"/>
          <w:color w:val="EE0000"/>
          <w:sz w:val="20"/>
          <w:szCs w:val="20"/>
          <w:highlight w:val="yellow"/>
        </w:rPr>
        <w:t>(3)</w:t>
      </w:r>
      <w:r w:rsidR="00EE4EB2" w:rsidRPr="00B913F3">
        <w:rPr>
          <w:rFonts w:ascii="Times New Roman" w:hAnsi="Times New Roman" w:hint="eastAsia"/>
          <w:color w:val="EE0000"/>
          <w:sz w:val="20"/>
          <w:szCs w:val="20"/>
          <w:highlight w:val="yellow"/>
        </w:rPr>
        <w:t>のように定義した</w:t>
      </w:r>
      <w:r w:rsidR="00EE4EB2" w:rsidRPr="00B913F3">
        <w:rPr>
          <w:rFonts w:ascii="Times New Roman" w:hAnsi="Times New Roman"/>
          <w:color w:val="EE0000"/>
          <w:sz w:val="20"/>
          <w:szCs w:val="20"/>
          <w:highlight w:val="yellow"/>
        </w:rPr>
        <w:t>.</w:t>
      </w:r>
      <w:r w:rsidR="00EE4EB2" w:rsidRPr="00B913F3">
        <w:rPr>
          <w:rFonts w:ascii="Times New Roman" w:hAnsi="Times New Roman" w:hint="eastAsia"/>
          <w:color w:val="EE0000"/>
          <w:sz w:val="20"/>
          <w:szCs w:val="20"/>
          <w:highlight w:val="yellow"/>
        </w:rPr>
        <w:t>ここで</w:t>
      </w:r>
      <w:r w:rsidR="00EE4EB2" w:rsidRPr="00B913F3">
        <w:rPr>
          <w:rFonts w:ascii="Times New Roman" w:hAnsi="Times New Roman"/>
          <w:color w:val="EE0000"/>
          <w:sz w:val="20"/>
          <w:szCs w:val="20"/>
          <w:highlight w:val="yellow"/>
        </w:rPr>
        <w:t xml:space="preserve">,X,Y,Z </w:t>
      </w:r>
      <w:r w:rsidR="00EE4EB2" w:rsidRPr="00B913F3">
        <w:rPr>
          <w:rFonts w:ascii="Times New Roman" w:hAnsi="Times New Roman" w:hint="eastAsia"/>
          <w:color w:val="EE0000"/>
          <w:sz w:val="20"/>
          <w:szCs w:val="20"/>
          <w:highlight w:val="yellow"/>
        </w:rPr>
        <w:t>はそれぞれヘッドマウントディスプレイ</w:t>
      </w:r>
      <w:r w:rsidR="00EE4EB2" w:rsidRPr="00B913F3">
        <w:rPr>
          <w:rFonts w:ascii="Times New Roman" w:hAnsi="Times New Roman"/>
          <w:color w:val="EE0000"/>
          <w:sz w:val="20"/>
          <w:szCs w:val="20"/>
          <w:highlight w:val="yellow"/>
        </w:rPr>
        <w:t>(HMD)</w:t>
      </w:r>
      <w:r w:rsidR="00EE4EB2" w:rsidRPr="00B913F3">
        <w:rPr>
          <w:rFonts w:ascii="Times New Roman" w:hAnsi="Times New Roman" w:hint="eastAsia"/>
          <w:color w:val="EE0000"/>
          <w:sz w:val="20"/>
          <w:szCs w:val="20"/>
          <w:highlight w:val="yellow"/>
        </w:rPr>
        <w:t>の各軸まわりの回転角の合計値である</w:t>
      </w:r>
      <w:r w:rsidR="00EE4EB2" w:rsidRPr="00B913F3">
        <w:rPr>
          <w:rFonts w:ascii="Times New Roman" w:hAnsi="Times New Roman"/>
          <w:color w:val="EE0000"/>
          <w:sz w:val="20"/>
          <w:szCs w:val="20"/>
          <w:highlight w:val="yellow"/>
        </w:rPr>
        <w:t>.</w:t>
      </w:r>
    </w:p>
    <w:p w14:paraId="419EA1C8" w14:textId="1FF975B4" w:rsidR="008B3B72" w:rsidRPr="00EE4EB2" w:rsidRDefault="00EE4EB2" w:rsidP="00B913F3">
      <w:pPr>
        <w:rPr>
          <w:rFonts w:ascii="Times New Roman" w:hAnsi="Times New Roman"/>
          <w:color w:val="EE0000"/>
          <w:sz w:val="20"/>
          <w:szCs w:val="20"/>
        </w:rPr>
      </w:pPr>
      <m:oMath>
        <m:r>
          <m:rPr>
            <m:sty m:val="p"/>
          </m:rPr>
          <w:rPr>
            <w:rFonts w:ascii="Cambria Math" w:hAnsi="Cambria Math"/>
            <w:color w:val="EE0000"/>
            <w:sz w:val="20"/>
            <w:szCs w:val="20"/>
            <w:highlight w:val="yellow"/>
          </w:rPr>
          <m:t>Head Rotation Magnitude</m:t>
        </m:r>
        <m:r>
          <w:rPr>
            <w:rFonts w:ascii="Cambria Math" w:hAnsi="Cambria Math"/>
            <w:color w:val="EE0000"/>
            <w:highlight w:val="yellow"/>
          </w:rPr>
          <m:t xml:space="preserve"> = </m:t>
        </m:r>
        <m:rad>
          <m:radPr>
            <m:degHide m:val="1"/>
            <m:ctrlPr>
              <w:rPr>
                <w:rFonts w:ascii="Cambria Math" w:hAnsi="Cambria Math"/>
                <w:i/>
                <w:color w:val="EE0000"/>
                <w:sz w:val="19"/>
                <w:szCs w:val="18"/>
                <w:highlight w:val="yellow"/>
              </w:rPr>
            </m:ctrlPr>
          </m:radPr>
          <m:deg/>
          <m:e>
            <m:sSup>
              <m:sSupPr>
                <m:ctrlPr>
                  <w:rPr>
                    <w:rFonts w:ascii="Cambria Math" w:hAnsi="Cambria Math"/>
                    <w:i/>
                    <w:color w:val="EE0000"/>
                    <w:sz w:val="19"/>
                    <w:szCs w:val="18"/>
                    <w:highlight w:val="yellow"/>
                  </w:rPr>
                </m:ctrlPr>
              </m:sSupPr>
              <m:e>
                <m:r>
                  <w:rPr>
                    <w:rFonts w:ascii="Cambria Math" w:hAnsi="Cambria Math"/>
                    <w:color w:val="EE0000"/>
                    <w:highlight w:val="yellow"/>
                  </w:rPr>
                  <m:t>X</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Y</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Z</m:t>
                </m:r>
              </m:e>
              <m:sup>
                <m:r>
                  <w:rPr>
                    <w:rFonts w:ascii="Cambria Math" w:hAnsi="Cambria Math"/>
                    <w:color w:val="EE0000"/>
                    <w:highlight w:val="yellow"/>
                  </w:rPr>
                  <m:t>2</m:t>
                </m:r>
              </m:sup>
            </m:sSup>
          </m:e>
        </m:rad>
      </m:oMath>
      <w:r w:rsidRPr="00B913F3">
        <w:rPr>
          <w:color w:val="EE0000"/>
          <w:sz w:val="19"/>
          <w:szCs w:val="18"/>
          <w:highlight w:val="yellow"/>
        </w:rPr>
        <w:t xml:space="preserve">   (3)</w:t>
      </w:r>
    </w:p>
    <w:p w14:paraId="658C951D" w14:textId="4A0A8E70" w:rsidR="00AB0D0E" w:rsidRDefault="005110CE" w:rsidP="00AB0D0E">
      <w:pPr>
        <w:ind w:firstLineChars="100" w:firstLine="195"/>
      </w:pP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から変更</w:t>
      </w:r>
      <w:r w:rsidR="000417E7" w:rsidRPr="0062206E">
        <w:rPr>
          <w:rFonts w:ascii="Times New Roman" w:hAnsi="Times New Roman" w:hint="eastAsia"/>
          <w:color w:val="EE0000"/>
          <w:sz w:val="20"/>
          <w:szCs w:val="20"/>
          <w:highlight w:val="yellow"/>
        </w:rPr>
        <w:t>および</w:t>
      </w:r>
      <w:r w:rsidRPr="005110CE">
        <w:rPr>
          <w:rFonts w:ascii="Times New Roman" w:hAnsi="Times New Roman"/>
          <w:color w:val="000000" w:themeColor="text1"/>
          <w:sz w:val="20"/>
          <w:szCs w:val="20"/>
        </w:rPr>
        <w:t>追加</w:t>
      </w:r>
      <w:r w:rsidR="000417E7" w:rsidRPr="00B913F3">
        <w:rPr>
          <w:rFonts w:ascii="Times New Roman" w:hAnsi="Times New Roman" w:hint="eastAsia"/>
          <w:color w:val="EE0000"/>
          <w:sz w:val="20"/>
          <w:szCs w:val="20"/>
          <w:highlight w:val="yellow"/>
        </w:rPr>
        <w:t>を行った</w:t>
      </w:r>
      <w:r w:rsidR="00DF0792" w:rsidRPr="002D62F4">
        <w:rPr>
          <w:color w:val="EE0000"/>
          <w:sz w:val="20"/>
          <w:szCs w:val="20"/>
          <w:highlight w:val="yellow"/>
        </w:rPr>
        <w:t>実験設定および評価指標</w:t>
      </w:r>
      <w:r w:rsidRPr="005110CE">
        <w:rPr>
          <w:rFonts w:ascii="Times New Roman" w:hAnsi="Times New Roman"/>
          <w:color w:val="000000" w:themeColor="text1"/>
          <w:sz w:val="20"/>
          <w:szCs w:val="20"/>
        </w:rPr>
        <w:t>を表</w:t>
      </w:r>
      <w:r w:rsidR="002F414D">
        <w:rPr>
          <w:rFonts w:ascii="Times New Roman" w:hAnsi="Times New Roman"/>
          <w:color w:val="000000" w:themeColor="text1"/>
          <w:sz w:val="20"/>
          <w:szCs w:val="20"/>
        </w:rPr>
        <w:t>3</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19B6995F" w14:textId="20FC1A37" w:rsidR="00AB0D0E" w:rsidRPr="008B3B72" w:rsidRDefault="00AB0D0E" w:rsidP="005543E4">
      <w:pPr>
        <w:ind w:firstLineChars="100" w:firstLine="195"/>
        <w:rPr>
          <w:rFonts w:ascii="Times New Roman" w:hAnsi="Times New Roman"/>
          <w:color w:val="000000" w:themeColor="text1"/>
          <w:sz w:val="20"/>
          <w:szCs w:val="20"/>
        </w:rPr>
      </w:pPr>
      <w:r w:rsidRPr="00B913F3">
        <w:rPr>
          <w:rFonts w:ascii="Times New Roman" w:hAnsi="Times New Roman" w:hint="eastAsia"/>
          <w:color w:val="EE0000"/>
          <w:sz w:val="20"/>
          <w:szCs w:val="20"/>
          <w:highlight w:val="yellow"/>
        </w:rPr>
        <w:t>本実験の主目的は，仰臥位姿勢における短期間の反復試行による習熟の影響を検証することであり，体位間のパフォーマンス差を再検証することは目的としていない</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実験</w:t>
      </w:r>
      <w:r w:rsidRPr="00B913F3">
        <w:rPr>
          <w:rFonts w:ascii="Times New Roman" w:hAnsi="Times New Roman"/>
          <w:color w:val="EE0000"/>
          <w:sz w:val="20"/>
          <w:szCs w:val="20"/>
          <w:highlight w:val="yellow"/>
        </w:rPr>
        <w:t>2</w:t>
      </w:r>
      <w:r w:rsidRPr="00B913F3">
        <w:rPr>
          <w:rFonts w:ascii="Times New Roman" w:hAnsi="Times New Roman" w:hint="eastAsia"/>
          <w:color w:val="EE0000"/>
          <w:sz w:val="20"/>
          <w:szCs w:val="20"/>
          <w:highlight w:val="yellow"/>
        </w:rPr>
        <w:t>では，実験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と同一のシステムおよびタスクを用いてデータを取得しているため，結果として反応時間などの指標についても実験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と同様のデータが得られている</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しかし，本実験の参加者</w:t>
      </w:r>
      <w:r w:rsidRPr="00B913F3">
        <w:rPr>
          <w:rFonts w:ascii="Times New Roman" w:hAnsi="Times New Roman"/>
          <w:color w:val="EE0000"/>
          <w:sz w:val="20"/>
          <w:szCs w:val="20"/>
          <w:highlight w:val="yellow"/>
        </w:rPr>
        <w:t>13</w:t>
      </w:r>
      <w:r w:rsidRPr="00B913F3">
        <w:rPr>
          <w:rFonts w:ascii="Times New Roman" w:hAnsi="Times New Roman" w:hint="eastAsia"/>
          <w:color w:val="EE0000"/>
          <w:sz w:val="20"/>
          <w:szCs w:val="20"/>
          <w:highlight w:val="yellow"/>
        </w:rPr>
        <w:t>名のうち</w:t>
      </w:r>
      <w:r w:rsidRPr="00B913F3">
        <w:rPr>
          <w:rFonts w:ascii="Times New Roman" w:hAnsi="Times New Roman"/>
          <w:color w:val="EE0000"/>
          <w:sz w:val="20"/>
          <w:szCs w:val="20"/>
          <w:highlight w:val="yellow"/>
        </w:rPr>
        <w:t>9</w:t>
      </w:r>
      <w:r w:rsidRPr="00B913F3">
        <w:rPr>
          <w:rFonts w:ascii="Times New Roman" w:hAnsi="Times New Roman" w:hint="eastAsia"/>
          <w:color w:val="EE0000"/>
          <w:sz w:val="20"/>
          <w:szCs w:val="20"/>
          <w:highlight w:val="yellow"/>
        </w:rPr>
        <w:t>名は実験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からの継続参加者であり，体位条件の実施順序も固定されていることから，体位間の比較には学習効果や経験の影響が含まれる可能性が高い</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そのため，本研究では実験</w:t>
      </w:r>
      <w:r w:rsidRPr="00B913F3">
        <w:rPr>
          <w:rFonts w:ascii="Times New Roman" w:hAnsi="Times New Roman"/>
          <w:color w:val="EE0000"/>
          <w:sz w:val="20"/>
          <w:szCs w:val="20"/>
          <w:highlight w:val="yellow"/>
        </w:rPr>
        <w:t>2</w:t>
      </w:r>
      <w:r w:rsidRPr="00B913F3">
        <w:rPr>
          <w:rFonts w:ascii="Times New Roman" w:hAnsi="Times New Roman" w:hint="eastAsia"/>
          <w:color w:val="EE0000"/>
          <w:sz w:val="20"/>
          <w:szCs w:val="20"/>
          <w:highlight w:val="yellow"/>
        </w:rPr>
        <w:t>のデータを用いた体位間の直接比較や，姿勢とセッション回数の交互作用に関する検討は行わず，仰臥位におけるセッション間の変化に焦点を当てて分析を行った</w:t>
      </w:r>
      <w:r w:rsidR="00254AEC">
        <w:rPr>
          <w:rFonts w:ascii="Times New Roman" w:hAnsi="Times New Roman" w:hint="eastAsia"/>
          <w:color w:val="EE0000"/>
          <w:sz w:val="20"/>
          <w:szCs w:val="20"/>
          <w:highlight w:val="yellow"/>
        </w:rPr>
        <w:t>.</w:t>
      </w: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w:t>
      </w:r>
      <w:r w:rsidRPr="00CF1121">
        <w:rPr>
          <w:rFonts w:ascii="Times New Roman" w:hAnsi="Times New Roman"/>
          <w:color w:val="000000" w:themeColor="text1"/>
          <w:sz w:val="20"/>
          <w:szCs w:val="20"/>
        </w:rPr>
        <w:t>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65CD04FE" w:rsidR="00D8064D" w:rsidRDefault="00D8064D" w:rsidP="00D8064D">
      <w:pPr>
        <w:jc w:val="center"/>
        <w:rPr>
          <w:sz w:val="20"/>
          <w:szCs w:val="20"/>
        </w:rPr>
      </w:pPr>
      <w:r w:rsidRPr="00B913F3">
        <w:rPr>
          <w:rFonts w:hint="eastAsia"/>
          <w:color w:val="EE0000"/>
          <w:sz w:val="20"/>
          <w:szCs w:val="20"/>
          <w:highlight w:val="yellow"/>
        </w:rPr>
        <w:t>表</w:t>
      </w:r>
      <w:r w:rsidR="00A67959" w:rsidRPr="00B913F3">
        <w:rPr>
          <w:rFonts w:hint="eastAsia"/>
          <w:color w:val="EE0000"/>
          <w:sz w:val="20"/>
          <w:szCs w:val="20"/>
          <w:highlight w:val="yellow"/>
        </w:rPr>
        <w:t>３</w:t>
      </w:r>
      <w:r w:rsidR="00A15A24">
        <w:rPr>
          <w:rFonts w:hint="eastAsia"/>
          <w:sz w:val="20"/>
          <w:szCs w:val="20"/>
        </w:rPr>
        <w:t xml:space="preserve">　</w:t>
      </w:r>
      <w:r w:rsidRPr="00B913F3">
        <w:rPr>
          <w:rFonts w:hint="eastAsia"/>
          <w:color w:val="EE0000"/>
          <w:sz w:val="20"/>
          <w:szCs w:val="20"/>
          <w:highlight w:val="yellow"/>
        </w:rPr>
        <w:t>変更</w:t>
      </w:r>
      <w:r w:rsidR="006A2C7C" w:rsidRPr="00B913F3">
        <w:rPr>
          <w:rFonts w:hint="eastAsia"/>
          <w:color w:val="EE0000"/>
          <w:sz w:val="20"/>
          <w:szCs w:val="20"/>
          <w:highlight w:val="yellow"/>
        </w:rPr>
        <w:t>および</w:t>
      </w:r>
      <w:r w:rsidRPr="00B913F3">
        <w:rPr>
          <w:rFonts w:hint="eastAsia"/>
          <w:color w:val="EE0000"/>
          <w:sz w:val="20"/>
          <w:szCs w:val="20"/>
          <w:highlight w:val="yellow"/>
        </w:rPr>
        <w:t>追加</w:t>
      </w:r>
      <w:r w:rsidR="006A2C7C" w:rsidRPr="00B913F3">
        <w:rPr>
          <w:rFonts w:hint="eastAsia"/>
          <w:color w:val="EE0000"/>
          <w:sz w:val="20"/>
          <w:szCs w:val="20"/>
          <w:highlight w:val="yellow"/>
        </w:rPr>
        <w:t>を行った</w:t>
      </w:r>
      <w:r w:rsidR="003D28FE" w:rsidRPr="00B913F3">
        <w:rPr>
          <w:rFonts w:hint="eastAsia"/>
          <w:color w:val="EE0000"/>
          <w:sz w:val="20"/>
          <w:szCs w:val="20"/>
          <w:highlight w:val="yellow"/>
        </w:rPr>
        <w:t>実験設定および評価指標</w:t>
      </w:r>
    </w:p>
    <w:p w14:paraId="37EA6DF3" w14:textId="39524D2A" w:rsidR="00D8064D" w:rsidRPr="00B913F3" w:rsidRDefault="00D8064D" w:rsidP="00256307">
      <w:pPr>
        <w:jc w:val="center"/>
        <w:rPr>
          <w:color w:val="EE0000"/>
          <w:szCs w:val="21"/>
        </w:rPr>
      </w:pPr>
      <w:r>
        <w:rPr>
          <w:rFonts w:hint="eastAsia"/>
          <w:szCs w:val="21"/>
        </w:rPr>
        <w:t xml:space="preserve">Table </w:t>
      </w:r>
      <w:r w:rsidR="00A67959" w:rsidRPr="00B913F3">
        <w:rPr>
          <w:color w:val="EE0000"/>
          <w:szCs w:val="21"/>
          <w:highlight w:val="yellow"/>
        </w:rPr>
        <w:t>3</w:t>
      </w:r>
      <w:r>
        <w:rPr>
          <w:rFonts w:hint="eastAsia"/>
          <w:szCs w:val="21"/>
        </w:rPr>
        <w:t xml:space="preserve">　</w:t>
      </w:r>
      <w:r w:rsidR="003D28FE" w:rsidRPr="00B913F3">
        <w:rPr>
          <w:color w:val="EE0000"/>
          <w:szCs w:val="21"/>
          <w:highlight w:val="yellow"/>
        </w:rPr>
        <w:t>Revised and added experimental setup and outcome 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276"/>
        <w:gridCol w:w="2219"/>
      </w:tblGrid>
      <w:tr w:rsidR="00872995" w14:paraId="29134A07" w14:textId="77777777" w:rsidTr="00B91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8" w:space="0" w:color="auto"/>
              <w:bottom w:val="single" w:sz="8" w:space="0" w:color="auto"/>
            </w:tcBorders>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Borders>
              <w:top w:val="single" w:sz="8" w:space="0" w:color="auto"/>
              <w:bottom w:val="single" w:sz="8" w:space="0" w:color="auto"/>
            </w:tcBorders>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Borders>
              <w:top w:val="single" w:sz="8" w:space="0" w:color="auto"/>
              <w:bottom w:val="single" w:sz="8" w:space="0" w:color="auto"/>
            </w:tcBorders>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C33B12" w14:paraId="77F7419F" w14:textId="77777777" w:rsidTr="00B913F3">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8" w:space="0" w:color="auto"/>
            </w:tcBorders>
          </w:tcPr>
          <w:p w14:paraId="640BBB1E" w14:textId="77777777" w:rsidR="00C33B12" w:rsidRPr="0068184F" w:rsidRDefault="00C33B12" w:rsidP="00C33B12">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Borders>
              <w:top w:val="single" w:sz="8" w:space="0" w:color="auto"/>
            </w:tcBorders>
          </w:tcPr>
          <w:p w14:paraId="3116602A" w14:textId="11297809"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Borders>
              <w:top w:val="single" w:sz="8" w:space="0" w:color="auto"/>
            </w:tcBorders>
          </w:tcPr>
          <w:p w14:paraId="50A845B9" w14:textId="25670AB1" w:rsidR="00C33B12" w:rsidRDefault="00C33B12" w:rsidP="00C33B1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Pr>
                <w:rFonts w:asciiTheme="minorEastAsia" w:eastAsiaTheme="minorEastAsia" w:hAnsiTheme="minorEastAsia" w:hint="eastAsia"/>
                <w:bCs/>
                <w:color w:val="EE0000"/>
                <w:sz w:val="18"/>
                <w:highlight w:val="yellow"/>
              </w:rPr>
              <w:t>男性</w:t>
            </w:r>
            <w:r w:rsidR="00E76BE9">
              <w:rPr>
                <w:rFonts w:asciiTheme="minorEastAsia" w:eastAsiaTheme="minorEastAsia" w:hAnsiTheme="minorEastAsia"/>
                <w:bCs/>
                <w:color w:val="EE0000"/>
                <w:sz w:val="18"/>
                <w:highlight w:val="yellow"/>
              </w:rPr>
              <w:t>7</w:t>
            </w:r>
            <w:r>
              <w:rPr>
                <w:rFonts w:asciiTheme="minorEastAsia" w:eastAsiaTheme="minorEastAsia" w:hAnsiTheme="minorEastAsia" w:hint="eastAsia"/>
                <w:bCs/>
                <w:color w:val="EE0000"/>
                <w:sz w:val="18"/>
                <w:highlight w:val="yellow"/>
              </w:rPr>
              <w:t>名</w:t>
            </w:r>
            <w:r>
              <w:rPr>
                <w:rFonts w:asciiTheme="minorEastAsia" w:eastAsiaTheme="minorEastAsia" w:hAnsiTheme="minorEastAsia"/>
                <w:bCs/>
                <w:color w:val="EE0000"/>
                <w:sz w:val="18"/>
                <w:highlight w:val="yellow"/>
              </w:rPr>
              <w:t>,</w:t>
            </w:r>
            <w:r>
              <w:rPr>
                <w:rFonts w:asciiTheme="minorEastAsia" w:eastAsiaTheme="minorEastAsia" w:hAnsiTheme="minorEastAsia" w:hint="eastAsia"/>
                <w:bCs/>
                <w:color w:val="EE0000"/>
                <w:sz w:val="18"/>
                <w:highlight w:val="yellow"/>
              </w:rPr>
              <w:t>女性</w:t>
            </w:r>
            <w:r>
              <w:rPr>
                <w:rFonts w:asciiTheme="minorEastAsia" w:eastAsiaTheme="minorEastAsia" w:hAnsiTheme="minorEastAsia"/>
                <w:bCs/>
                <w:color w:val="EE0000"/>
                <w:sz w:val="18"/>
                <w:highlight w:val="yellow"/>
              </w:rPr>
              <w:t>6</w:t>
            </w:r>
            <w:r>
              <w:rPr>
                <w:rFonts w:asciiTheme="minorEastAsia" w:eastAsiaTheme="minorEastAsia" w:hAnsiTheme="minorEastAsia" w:hint="eastAsia"/>
                <w:bCs/>
                <w:color w:val="EE0000"/>
                <w:sz w:val="18"/>
                <w:highlight w:val="yellow"/>
              </w:rPr>
              <w:t>名</w:t>
            </w:r>
          </w:p>
          <w:p w14:paraId="4274052C" w14:textId="451A3592"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asciiTheme="minorEastAsia" w:eastAsiaTheme="minorEastAsia" w:hAnsiTheme="minorEastAsia" w:hint="eastAsia"/>
                <w:bCs/>
                <w:color w:val="EE0000"/>
                <w:sz w:val="18"/>
                <w:highlight w:val="yellow"/>
              </w:rPr>
              <w:t>計</w:t>
            </w:r>
            <w:r>
              <w:rPr>
                <w:rFonts w:asciiTheme="minorEastAsia" w:eastAsiaTheme="minorEastAsia" w:hAnsiTheme="minorEastAsia"/>
                <w:bCs/>
                <w:color w:val="EE0000"/>
                <w:sz w:val="18"/>
                <w:highlight w:val="yellow"/>
              </w:rPr>
              <w:t>1</w:t>
            </w:r>
            <w:r w:rsidR="00E76BE9">
              <w:rPr>
                <w:rFonts w:asciiTheme="minorEastAsia" w:eastAsiaTheme="minorEastAsia" w:hAnsiTheme="minorEastAsia"/>
                <w:bCs/>
                <w:color w:val="EE0000"/>
                <w:sz w:val="18"/>
                <w:highlight w:val="yellow"/>
              </w:rPr>
              <w:t>3</w:t>
            </w:r>
            <w:r>
              <w:rPr>
                <w:rFonts w:asciiTheme="minorEastAsia" w:eastAsiaTheme="minorEastAsia" w:hAnsiTheme="minorEastAsia" w:hint="eastAsia"/>
                <w:bCs/>
                <w:color w:val="EE0000"/>
                <w:sz w:val="18"/>
                <w:highlight w:val="yellow"/>
              </w:rPr>
              <w:t>名</w:t>
            </w:r>
          </w:p>
        </w:tc>
      </w:tr>
      <w:tr w:rsidR="00C33B12" w14:paraId="2EE74C0F" w14:textId="77777777" w:rsidTr="0024572B">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C33B12" w:rsidRPr="00256307" w:rsidRDefault="00C33B12" w:rsidP="00C33B12">
            <w:pPr>
              <w:rPr>
                <w:rFonts w:asciiTheme="minorEastAsia" w:eastAsiaTheme="minorEastAsia" w:hAnsiTheme="minorEastAsia"/>
                <w:bCs w:val="0"/>
                <w:color w:val="000000" w:themeColor="text1"/>
                <w:sz w:val="18"/>
              </w:rPr>
            </w:pPr>
          </w:p>
        </w:tc>
        <w:tc>
          <w:tcPr>
            <w:tcW w:w="1276" w:type="dxa"/>
          </w:tcPr>
          <w:p w14:paraId="29542D4B" w14:textId="77777777" w:rsidR="00C33B12" w:rsidRPr="00256307"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C33B12" w:rsidRPr="00256307"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C33B12" w14:paraId="410DD6CD" w14:textId="77777777" w:rsidTr="0024572B">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C33B12" w:rsidRPr="0068184F" w:rsidRDefault="00C33B12" w:rsidP="00C33B12">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頭部回転角</w:t>
            </w:r>
          </w:p>
        </w:tc>
        <w:tc>
          <w:tcPr>
            <w:tcW w:w="2219" w:type="dxa"/>
          </w:tcPr>
          <w:p w14:paraId="0A783820" w14:textId="19E047DB"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9860B8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6737F9" w:rsidRPr="00B913F3">
        <w:rPr>
          <w:rFonts w:ascii="Times New Roman" w:eastAsia="ＭＳ ゴシック" w:hAnsi="Times New Roman"/>
          <w:b/>
          <w:color w:val="EE0000"/>
          <w:sz w:val="20"/>
          <w:szCs w:val="20"/>
          <w:highlight w:val="yellow"/>
        </w:rPr>
        <w:t>3</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3900815F" w14:textId="46757D62" w:rsidR="006A2B82"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CA19C6" w:rsidRPr="00B913F3">
        <w:rPr>
          <w:rFonts w:ascii="Times New Roman" w:hAnsi="Times New Roman" w:hint="eastAsia"/>
          <w:color w:val="EE0000"/>
          <w:sz w:val="20"/>
          <w:szCs w:val="20"/>
          <w:highlight w:val="yellow"/>
        </w:rPr>
        <w:t>９</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2C6273DD" w14:textId="2457E0AF" w:rsidR="009911D2" w:rsidRDefault="006A2B82"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F70C4E9" wp14:editId="73D376F9">
                <wp:extent cx="3070860" cy="3874466"/>
                <wp:effectExtent l="0" t="0" r="2540" b="0"/>
                <wp:docPr id="448576633" name="グループ化 6"/>
                <wp:cNvGraphicFramePr/>
                <a:graphic xmlns:a="http://schemas.openxmlformats.org/drawingml/2006/main">
                  <a:graphicData uri="http://schemas.microsoft.com/office/word/2010/wordprocessingGroup">
                    <wpg:wgp>
                      <wpg:cNvGrpSpPr/>
                      <wpg:grpSpPr>
                        <a:xfrm>
                          <a:off x="0" y="0"/>
                          <a:ext cx="3070860" cy="3874466"/>
                          <a:chOff x="-1602051" y="-2134796"/>
                          <a:chExt cx="3602989" cy="4424761"/>
                        </a:xfrm>
                      </wpg:grpSpPr>
                      <wps:wsp>
                        <wps:cNvPr id="1390446926" name="テキスト ボックス 5"/>
                        <wps:cNvSpPr txBox="1"/>
                        <wps:spPr>
                          <a:xfrm>
                            <a:off x="-1384825" y="1372222"/>
                            <a:ext cx="3216094" cy="917743"/>
                          </a:xfrm>
                          <a:prstGeom prst="rect">
                            <a:avLst/>
                          </a:prstGeom>
                          <a:solidFill>
                            <a:schemeClr val="lt1"/>
                          </a:solidFill>
                          <a:ln w="6350">
                            <a:noFill/>
                          </a:ln>
                        </wps:spPr>
                        <wps:txbx>
                          <w:txbxContent>
                            <w:p w14:paraId="27A00A22" w14:textId="4B956129" w:rsidR="006A2B82" w:rsidRDefault="006A2B82" w:rsidP="006A2B82">
                              <w:pPr>
                                <w:jc w:val="center"/>
                                <w:rPr>
                                  <w:sz w:val="20"/>
                                  <w:szCs w:val="20"/>
                                </w:rPr>
                              </w:pPr>
                              <w:r w:rsidRPr="00450790">
                                <w:rPr>
                                  <w:rFonts w:hint="eastAsia"/>
                                  <w:sz w:val="20"/>
                                  <w:szCs w:val="20"/>
                                </w:rPr>
                                <w:t>図</w:t>
                              </w:r>
                              <w:r w:rsidR="00CA19C6" w:rsidRPr="00B913F3">
                                <w:rPr>
                                  <w:rFonts w:hint="eastAsia"/>
                                  <w:color w:val="EE0000"/>
                                  <w:sz w:val="20"/>
                                  <w:szCs w:val="20"/>
                                  <w:highlight w:val="yellow"/>
                                </w:rPr>
                                <w:t>９</w:t>
                              </w:r>
                              <w:r>
                                <w:rPr>
                                  <w:sz w:val="20"/>
                                  <w:szCs w:val="20"/>
                                </w:rPr>
                                <w:t xml:space="preserve"> </w:t>
                              </w:r>
                              <w:r>
                                <w:rPr>
                                  <w:rFonts w:hint="eastAsia"/>
                                  <w:sz w:val="20"/>
                                  <w:szCs w:val="20"/>
                                </w:rPr>
                                <w:t>セッション別のターゲット位置ごとにおける反応時間</w:t>
                              </w:r>
                            </w:p>
                            <w:p w14:paraId="41B192D8" w14:textId="3CBD2E3F" w:rsidR="006A2B82" w:rsidRPr="00450790" w:rsidRDefault="006A2B82" w:rsidP="006A2B82">
                              <w:pPr>
                                <w:jc w:val="center"/>
                                <w:rPr>
                                  <w:sz w:val="20"/>
                                  <w:szCs w:val="20"/>
                                </w:rPr>
                              </w:pPr>
                              <w:r>
                                <w:rPr>
                                  <w:sz w:val="20"/>
                                  <w:szCs w:val="20"/>
                                </w:rPr>
                                <w:t>Fig.</w:t>
                              </w:r>
                              <w:r w:rsidR="00CA19C6" w:rsidRPr="00B913F3">
                                <w:rPr>
                                  <w:color w:val="EE0000"/>
                                  <w:sz w:val="20"/>
                                  <w:szCs w:val="20"/>
                                  <w:highlight w:val="yellow"/>
                                </w:rPr>
                                <w:t>9</w:t>
                              </w:r>
                              <w:r w:rsidR="00CA19C6">
                                <w:rPr>
                                  <w:sz w:val="20"/>
                                  <w:szCs w:val="20"/>
                                </w:rPr>
                                <w:t xml:space="preserve">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1602051" y="-2134796"/>
                            <a:ext cx="3602989" cy="3507017"/>
                          </a:xfrm>
                          <a:prstGeom prst="rect">
                            <a:avLst/>
                          </a:prstGeom>
                        </pic:spPr>
                      </pic:pic>
                    </wpg:wgp>
                  </a:graphicData>
                </a:graphic>
              </wp:inline>
            </w:drawing>
          </mc:Choice>
          <mc:Fallback>
            <w:pict>
              <v:group w14:anchorId="0F70C4E9" id="_x0000_s1056" style="width:241.8pt;height:305.1pt;mso-position-horizontal-relative:char;mso-position-vertical-relative:line" coordorigin="-16020,-21347" coordsize="36029,442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">
                <v:shape id="テキスト ボックス 5" o:spid="_x0000_s1057" type="#_x0000_t202" style="position:absolute;left:-13848;top:13722;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4B956129" w:rsidR="006A2B82" w:rsidRDefault="006A2B82" w:rsidP="006A2B82">
                        <w:pPr>
                          <w:jc w:val="center"/>
                          <w:rPr>
                            <w:sz w:val="20"/>
                            <w:szCs w:val="20"/>
                          </w:rPr>
                        </w:pPr>
                        <w:r w:rsidRPr="00450790">
                          <w:rPr>
                            <w:rFonts w:hint="eastAsia"/>
                            <w:sz w:val="20"/>
                            <w:szCs w:val="20"/>
                          </w:rPr>
                          <w:t>図</w:t>
                        </w:r>
                        <w:r w:rsidR="00CA19C6" w:rsidRPr="00B913F3">
                          <w:rPr>
                            <w:rFonts w:hint="eastAsia"/>
                            <w:color w:val="EE0000"/>
                            <w:sz w:val="20"/>
                            <w:szCs w:val="20"/>
                            <w:highlight w:val="yellow"/>
                          </w:rPr>
                          <w:t>９</w:t>
                        </w:r>
                        <w:r>
                          <w:rPr>
                            <w:sz w:val="20"/>
                            <w:szCs w:val="20"/>
                          </w:rPr>
                          <w:t xml:space="preserve"> </w:t>
                        </w:r>
                        <w:r>
                          <w:rPr>
                            <w:rFonts w:hint="eastAsia"/>
                            <w:sz w:val="20"/>
                            <w:szCs w:val="20"/>
                          </w:rPr>
                          <w:t>セッション別のターゲット位置ごとにおける反応時間</w:t>
                        </w:r>
                      </w:p>
                      <w:p w14:paraId="41B192D8" w14:textId="3CBD2E3F" w:rsidR="006A2B82" w:rsidRPr="00450790" w:rsidRDefault="006A2B82" w:rsidP="006A2B82">
                        <w:pPr>
                          <w:jc w:val="center"/>
                          <w:rPr>
                            <w:sz w:val="20"/>
                            <w:szCs w:val="20"/>
                          </w:rPr>
                        </w:pPr>
                        <w:r>
                          <w:rPr>
                            <w:sz w:val="20"/>
                            <w:szCs w:val="20"/>
                          </w:rPr>
                          <w:t>Fig.</w:t>
                        </w:r>
                        <w:r w:rsidR="00CA19C6" w:rsidRPr="00B913F3">
                          <w:rPr>
                            <w:color w:val="EE0000"/>
                            <w:sz w:val="20"/>
                            <w:szCs w:val="20"/>
                            <w:highlight w:val="yellow"/>
                          </w:rPr>
                          <w:t>9</w:t>
                        </w:r>
                        <w:r w:rsidR="00CA19C6">
                          <w:rPr>
                            <w:sz w:val="20"/>
                            <w:szCs w:val="20"/>
                          </w:rPr>
                          <w:t xml:space="preserve"> </w:t>
                        </w:r>
                        <w:r w:rsidRPr="006A3933">
                          <w:rPr>
                            <w:sz w:val="20"/>
                            <w:szCs w:val="20"/>
                          </w:rPr>
                          <w:t>Comparison of reaction times by target location across sessions</w:t>
                        </w:r>
                      </w:p>
                    </w:txbxContent>
                  </v:textbox>
                </v:shape>
                <v:shape id="図 9" o:spid="_x0000_s1058" type="#_x0000_t75" style="position:absolute;left:-16020;top:-21347;width:36029;height:3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">
                  <v:imagedata r:id="rId26" o:title=""/>
                </v:shape>
                <w10:anchorlock/>
              </v:group>
            </w:pict>
          </mc:Fallback>
        </mc:AlternateContent>
      </w:r>
    </w:p>
    <w:p w14:paraId="4BE72C28" w14:textId="6B2094CC" w:rsidR="009574DD" w:rsidRDefault="005061D0" w:rsidP="00C57B22">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0.90</w:t>
      </w:r>
      <w:r w:rsidR="002A36BC" w:rsidRPr="005061D0">
        <w:rPr>
          <w:rFonts w:ascii="Times New Roman" w:hAnsi="Times New Roman"/>
          <w:color w:val="000000" w:themeColor="text1"/>
          <w:sz w:val="20"/>
          <w:szCs w:val="20"/>
        </w:rPr>
        <w:t xml:space="preserve"> </w:t>
      </w:r>
      <w:r w:rsidR="002A36BC" w:rsidRPr="00B913F3">
        <w:rPr>
          <w:rFonts w:ascii="Times New Roman" w:hAnsi="Times New Roman"/>
          <w:color w:val="EE0000"/>
          <w:sz w:val="20"/>
          <w:szCs w:val="20"/>
          <w:highlight w:val="yellow"/>
        </w:rPr>
        <w:t>± 0.4</w:t>
      </w:r>
      <w:r w:rsidR="003D5C24" w:rsidRPr="00B913F3">
        <w:rPr>
          <w:rFonts w:ascii="Times New Roman" w:hAnsi="Times New Roman"/>
          <w:color w:val="EE0000"/>
          <w:sz w:val="20"/>
          <w:szCs w:val="20"/>
          <w:highlight w:val="yellow"/>
        </w:rPr>
        <w:t>1 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Pr="005061D0">
        <w:rPr>
          <w:rFonts w:ascii="Times New Roman" w:hAnsi="Times New Roman"/>
          <w:color w:val="000000" w:themeColor="text1"/>
          <w:sz w:val="20"/>
          <w:szCs w:val="20"/>
        </w:rPr>
        <w:t xml:space="preserve"> </w:t>
      </w:r>
      <w:r w:rsidR="00056CF4" w:rsidRPr="00B913F3">
        <w:rPr>
          <w:rFonts w:ascii="Times New Roman" w:hAnsi="Times New Roman"/>
          <w:color w:val="EE0000"/>
          <w:sz w:val="20"/>
          <w:szCs w:val="20"/>
          <w:highlight w:val="yellow"/>
        </w:rPr>
        <w:t>± 0.34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w:t>
      </w:r>
      <w:r w:rsidR="00020F66" w:rsidRPr="00020F66">
        <w:rPr>
          <w:rFonts w:ascii="Times New Roman" w:hAnsi="Times New Roman"/>
          <w:color w:val="000000" w:themeColor="text1"/>
          <w:sz w:val="20"/>
          <w:szCs w:val="20"/>
        </w:rPr>
        <w:t xml:space="preserve"> </w:t>
      </w:r>
      <w:r w:rsidR="00E41B25" w:rsidRPr="00B913F3">
        <w:rPr>
          <w:rFonts w:ascii="Times New Roman" w:hAnsi="Times New Roman"/>
          <w:color w:val="EE0000"/>
          <w:sz w:val="20"/>
          <w:szCs w:val="20"/>
          <w:highlight w:val="yellow"/>
        </w:rPr>
        <w:t>± 0.74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lastRenderedPageBreak/>
        <w:t>（</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w:t>
      </w:r>
      <w:r w:rsidR="000B5E02" w:rsidRPr="00B913F3">
        <w:rPr>
          <w:rFonts w:ascii="Times New Roman" w:hAnsi="Times New Roman"/>
          <w:color w:val="EE0000"/>
          <w:sz w:val="20"/>
          <w:szCs w:val="20"/>
          <w:highlight w:val="yellow"/>
        </w:rPr>
        <w:t>± 0.45</w:t>
      </w:r>
      <w:r w:rsidR="000B5E02">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w:t>
      </w:r>
      <w:r w:rsidR="00A7713C" w:rsidRPr="00B913F3">
        <w:rPr>
          <w:rFonts w:ascii="Times New Roman" w:hAnsi="Times New Roman" w:hint="eastAsia"/>
          <w:color w:val="EE0000"/>
          <w:sz w:val="20"/>
          <w:szCs w:val="20"/>
          <w:highlight w:val="yellow"/>
        </w:rPr>
        <w:t>た</w:t>
      </w:r>
      <w:r w:rsidR="00A7713C" w:rsidRPr="00B913F3">
        <w:rPr>
          <w:rFonts w:ascii="Times New Roman" w:hAnsi="Times New Roman"/>
          <w:color w:val="EE0000"/>
          <w:sz w:val="20"/>
          <w:szCs w:val="20"/>
          <w:highlight w:val="yellow"/>
        </w:rPr>
        <w:t>.</w:t>
      </w:r>
    </w:p>
    <w:p w14:paraId="5641577D" w14:textId="3F58A966" w:rsidR="002B11B6" w:rsidRPr="002B11B6" w:rsidRDefault="00DD7322" w:rsidP="00DD7322">
      <w:pPr>
        <w:ind w:firstLineChars="100" w:firstLine="195"/>
        <w:rPr>
          <w:rFonts w:ascii="Times New Roman" w:hAnsi="Times New Roman"/>
          <w:color w:val="000000" w:themeColor="text1"/>
          <w:sz w:val="20"/>
          <w:szCs w:val="20"/>
        </w:rPr>
      </w:pPr>
      <w:r w:rsidRPr="00B913F3">
        <w:rPr>
          <w:rFonts w:ascii="Times New Roman" w:hAnsi="Times New Roman" w:hint="eastAsia"/>
          <w:color w:val="000000" w:themeColor="text1"/>
          <w:sz w:val="20"/>
          <w:szCs w:val="20"/>
          <w:highlight w:val="yellow"/>
        </w:rPr>
        <w:t>頭部回転量の平均値</w:t>
      </w:r>
      <w:r w:rsidR="004F523E" w:rsidRPr="00B913F3">
        <w:rPr>
          <w:rFonts w:ascii="Times New Roman" w:hAnsi="Times New Roman" w:hint="eastAsia"/>
          <w:color w:val="000000" w:themeColor="text1"/>
          <w:sz w:val="20"/>
          <w:szCs w:val="20"/>
          <w:highlight w:val="yellow"/>
        </w:rPr>
        <w:t>は</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仰臥位で</w:t>
      </w:r>
      <w:r w:rsidR="004F523E"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001C5489" w:rsidRPr="00B913F3">
        <w:rPr>
          <w:rFonts w:ascii="Times New Roman" w:hAnsi="Times New Roman"/>
          <w:color w:val="EE0000"/>
          <w:sz w:val="20"/>
          <w:szCs w:val="20"/>
          <w:highlight w:val="yellow"/>
        </w:rPr>
        <w:t>± 13.16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半座位で</w:t>
      </w:r>
      <w:r w:rsidR="004F523E"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003B7295" w:rsidRPr="00B913F3">
        <w:rPr>
          <w:rFonts w:ascii="Times New Roman" w:hAnsi="Times New Roman"/>
          <w:color w:val="EE0000"/>
          <w:sz w:val="20"/>
          <w:szCs w:val="20"/>
          <w:highlight w:val="yellow"/>
        </w:rPr>
        <w:t>± 14.96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座位で</w:t>
      </w:r>
      <w:r w:rsidR="004F523E"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007F39C8" w:rsidRPr="00B913F3">
        <w:rPr>
          <w:rFonts w:ascii="Times New Roman" w:hAnsi="Times New Roman"/>
          <w:color w:val="EE0000"/>
          <w:sz w:val="20"/>
          <w:szCs w:val="20"/>
          <w:highlight w:val="yellow"/>
        </w:rPr>
        <w:t>± 14.18 °</w:t>
      </w:r>
      <w:r w:rsidR="004F523E" w:rsidRPr="004F523E">
        <w:rPr>
          <w:rFonts w:ascii="Times New Roman" w:hAnsi="Times New Roman"/>
          <w:color w:val="000000" w:themeColor="text1"/>
          <w:sz w:val="20"/>
          <w:szCs w:val="20"/>
        </w:rPr>
        <w:t>であり</w:t>
      </w:r>
      <w:r w:rsidR="004F523E"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004F523E"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Welch</w:t>
      </w:r>
      <w:r w:rsidR="004F523E" w:rsidRPr="004F523E">
        <w:rPr>
          <w:rFonts w:ascii="Times New Roman" w:hAnsi="Times New Roman"/>
          <w:color w:val="000000" w:themeColor="text1"/>
          <w:sz w:val="20"/>
          <w:szCs w:val="20"/>
        </w:rPr>
        <w:t>の</w:t>
      </w:r>
      <w:r w:rsidR="004F523E" w:rsidRPr="004F523E">
        <w:rPr>
          <w:rFonts w:ascii="Times New Roman" w:hAnsi="Times New Roman"/>
          <w:color w:val="000000" w:themeColor="text1"/>
          <w:sz w:val="20"/>
          <w:szCs w:val="20"/>
        </w:rPr>
        <w:t>t</w:t>
      </w:r>
      <w:r w:rsidR="004F523E"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すべての条件間で極めて高い有意差が認められた</w:t>
      </w:r>
      <w:r w:rsidR="00113FE1" w:rsidRPr="00B913F3">
        <w:rPr>
          <w:rFonts w:ascii="Times New Roman" w:hAnsi="Times New Roman" w:hint="eastAsia"/>
          <w:color w:val="EE0000"/>
          <w:sz w:val="20"/>
          <w:szCs w:val="20"/>
          <w:highlight w:val="yellow"/>
        </w:rPr>
        <w:t>（仰臥位–半座位：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3.997, p = 0.0001,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0.26</w:t>
      </w:r>
      <w:r w:rsidR="00113FE1" w:rsidRPr="00B913F3">
        <w:rPr>
          <w:rFonts w:ascii="Times New Roman" w:hAnsi="Times New Roman" w:hint="eastAsia"/>
          <w:color w:val="EE0000"/>
          <w:sz w:val="20"/>
          <w:szCs w:val="20"/>
          <w:highlight w:val="yellow"/>
        </w:rPr>
        <w:t>；仰臥位–座位：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10.711, p &lt; 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0.70</w:t>
      </w:r>
      <w:r w:rsidR="00113FE1" w:rsidRPr="00B913F3">
        <w:rPr>
          <w:rFonts w:ascii="Times New Roman" w:hAnsi="Times New Roman" w:hint="eastAsia"/>
          <w:color w:val="EE0000"/>
          <w:sz w:val="20"/>
          <w:szCs w:val="20"/>
          <w:highlight w:val="yellow"/>
        </w:rPr>
        <w:t>；半座位–座位：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6.188, p &lt; 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0.40</w:t>
      </w:r>
      <w:r w:rsidR="00113FE1" w:rsidRPr="00B913F3">
        <w:rPr>
          <w:rFonts w:ascii="Times New Roman" w:hAnsi="Times New Roman" w:hint="eastAsia"/>
          <w:color w:val="EE0000"/>
          <w:sz w:val="20"/>
          <w:szCs w:val="20"/>
          <w:highlight w:val="yellow"/>
        </w:rPr>
        <w:t>）</w:t>
      </w:r>
      <w:r w:rsidR="00254AEC">
        <w:rPr>
          <w:rFonts w:ascii="Times New Roman" w:hAnsi="Times New Roman" w:hint="eastAsia"/>
          <w:color w:val="EE0000"/>
          <w:sz w:val="20"/>
          <w:szCs w:val="20"/>
          <w:highlight w:val="yellow"/>
        </w:rPr>
        <w:t>.</w:t>
      </w:r>
      <w:r w:rsidR="00113FE1" w:rsidRPr="00B913F3">
        <w:rPr>
          <w:rFonts w:ascii="Times New Roman" w:hAnsi="Times New Roman" w:hint="eastAsia"/>
          <w:color w:val="EE0000"/>
          <w:sz w:val="20"/>
          <w:szCs w:val="20"/>
          <w:highlight w:val="yellow"/>
        </w:rPr>
        <w:t>特に座位と仰臥位の比較では効果量が大き</w:t>
      </w:r>
      <w:r w:rsidR="00781DDA">
        <w:rPr>
          <w:rFonts w:ascii="Times New Roman" w:hAnsi="Times New Roman" w:hint="eastAsia"/>
          <w:color w:val="EE0000"/>
          <w:sz w:val="20"/>
          <w:szCs w:val="20"/>
          <w:highlight w:val="yellow"/>
        </w:rPr>
        <w:t>いことが確認された</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|d| = 0.70</w:t>
      </w:r>
      <w:r w:rsidR="00113FE1" w:rsidRPr="00B913F3">
        <w:rPr>
          <w:rFonts w:ascii="Times New Roman" w:hAnsi="Times New Roman" w:hint="eastAsia"/>
          <w:color w:val="EE0000"/>
          <w:sz w:val="20"/>
          <w:szCs w:val="20"/>
          <w:highlight w:val="yellow"/>
        </w:rPr>
        <w:t>）</w:t>
      </w:r>
      <w:r w:rsidR="00781DDA">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679109"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6737F9" w:rsidRPr="00B913F3">
        <w:rPr>
          <w:rFonts w:ascii="Times New Roman" w:eastAsia="ＭＳ ゴシック" w:hAnsi="Times New Roman"/>
          <w:b/>
          <w:color w:val="000000" w:themeColor="text1"/>
          <w:sz w:val="20"/>
          <w:szCs w:val="20"/>
          <w:highlight w:val="yellow"/>
        </w:rPr>
        <w:t>4</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2CEEB3B" w14:textId="545F203F" w:rsidR="002A0183" w:rsidRPr="00B913F3" w:rsidRDefault="00874BD7" w:rsidP="00762CA3">
      <w:pPr>
        <w:rPr>
          <w:rFonts w:ascii="Times New Roman" w:hAnsi="Times New Roman"/>
          <w:color w:val="EE0000"/>
          <w:sz w:val="20"/>
          <w:szCs w:val="20"/>
          <w:highlight w:val="yellow"/>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仰臥位特有の制約</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例えば枕による頭部への接触負荷や首の可動域制限などが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数十分程度の短期間の習熟のみでは解消困難であることを示唆している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ただし</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最も反応時間が遅延していた下方ターゲットにおいて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座位（</w:t>
      </w:r>
      <w:r w:rsidR="002A0183" w:rsidRPr="002A0183">
        <w:rPr>
          <w:rFonts w:ascii="Times New Roman" w:hAnsi="Times New Roman" w:hint="eastAsia"/>
          <w:color w:val="000000" w:themeColor="text1"/>
          <w:sz w:val="20"/>
          <w:szCs w:val="20"/>
        </w:rPr>
        <w:t>1.05 s</w:t>
      </w:r>
      <w:r w:rsidR="002A0183" w:rsidRPr="002A0183">
        <w:rPr>
          <w:rFonts w:ascii="Times New Roman" w:hAnsi="Times New Roman" w:hint="eastAsia"/>
          <w:color w:val="000000" w:themeColor="text1"/>
          <w:sz w:val="20"/>
          <w:szCs w:val="20"/>
        </w:rPr>
        <w:t>）との差は依然として存在するものの（</w:t>
      </w:r>
      <w:r w:rsidR="002A0183"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0.477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セッションを通じて約</w:t>
      </w:r>
      <w:r w:rsidR="002A0183" w:rsidRPr="002A0183">
        <w:rPr>
          <w:rFonts w:ascii="Times New Roman" w:hAnsi="Times New Roman" w:hint="eastAsia"/>
          <w:color w:val="000000" w:themeColor="text1"/>
          <w:sz w:val="20"/>
          <w:szCs w:val="20"/>
        </w:rPr>
        <w:t>0.2 s</w:t>
      </w:r>
      <w:r w:rsidR="002A0183" w:rsidRPr="002A0183">
        <w:rPr>
          <w:rFonts w:ascii="Times New Roman" w:hAnsi="Times New Roman" w:hint="eastAsia"/>
          <w:color w:val="000000" w:themeColor="text1"/>
          <w:sz w:val="20"/>
          <w:szCs w:val="20"/>
        </w:rPr>
        <w:t>の改善傾向が見られ</w:t>
      </w:r>
      <w:r w:rsidR="007809EB">
        <w:rPr>
          <w:rFonts w:ascii="Times New Roman" w:hAnsi="Times New Roman"/>
          <w:color w:val="000000" w:themeColor="text1"/>
          <w:sz w:val="20"/>
          <w:szCs w:val="20"/>
        </w:rPr>
        <w:t>,</w:t>
      </w:r>
      <w:r w:rsidR="007809EB" w:rsidRPr="00B913F3">
        <w:rPr>
          <w:rFonts w:ascii="Times New Roman" w:hAnsi="Times New Roman" w:hint="eastAsia"/>
          <w:color w:val="EE0000"/>
          <w:sz w:val="20"/>
          <w:szCs w:val="20"/>
          <w:highlight w:val="yellow"/>
        </w:rPr>
        <w:t>操作が困難な領域ほど反復試行による改善幅が大きくなる可能性が示唆される</w:t>
      </w:r>
      <w:r w:rsidR="007809EB"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また</w:t>
      </w:r>
      <w:r w:rsidR="00762CA3"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頭部回転量は背中角度が仰臥位に近づくほど有意に減少しており</w:t>
      </w:r>
      <w:r w:rsidR="00762CA3"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仰臥位ではターゲット捕捉を頭部動作ではなく眼球運動によって代替している可能性が考えられる</w:t>
      </w:r>
      <w:r w:rsidR="00762CA3" w:rsidRPr="00B913F3">
        <w:rPr>
          <w:rFonts w:ascii="Times New Roman" w:hAnsi="Times New Roman"/>
          <w:color w:val="EE0000"/>
          <w:sz w:val="20"/>
          <w:szCs w:val="20"/>
          <w:highlight w:val="yellow"/>
        </w:rPr>
        <w:t>.</w:t>
      </w:r>
    </w:p>
    <w:p w14:paraId="4AC8E43C" w14:textId="32152BF3" w:rsidR="00874BD7" w:rsidRDefault="002A0183" w:rsidP="002964DF">
      <w:pPr>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217CE4DE"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222AC1" w:rsidRPr="00B913F3">
        <w:rPr>
          <w:rFonts w:asciiTheme="majorEastAsia" w:eastAsiaTheme="majorEastAsia" w:hAnsiTheme="majorEastAsia"/>
          <w:b/>
          <w:color w:val="EE0000"/>
          <w:sz w:val="22"/>
          <w:szCs w:val="22"/>
          <w:highlight w:val="yellow"/>
        </w:rPr>
        <w:t>仰臥位VR操作に関する設計上の示唆</w:t>
      </w:r>
    </w:p>
    <w:p w14:paraId="382122A1" w14:textId="55397A24"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222AC1" w:rsidRPr="00B913F3">
        <w:rPr>
          <w:rFonts w:ascii="Times New Roman" w:eastAsia="ＭＳ ゴシック" w:hAnsi="Times New Roman" w:hint="eastAsia"/>
          <w:b/>
          <w:color w:val="EE0000"/>
          <w:sz w:val="20"/>
          <w:szCs w:val="20"/>
          <w:highlight w:val="yellow"/>
        </w:rPr>
        <w:t>本章のスコープと位置づけ</w:t>
      </w:r>
    </w:p>
    <w:p w14:paraId="3306F695" w14:textId="6526B369" w:rsidR="00A36430" w:rsidRPr="00A36430"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w:t>
      </w:r>
      <w:r w:rsidR="00222AC1" w:rsidRPr="00B913F3">
        <w:rPr>
          <w:rFonts w:ascii="Times New Roman" w:hAnsi="Times New Roman" w:hint="eastAsia"/>
          <w:color w:val="EE0000"/>
          <w:sz w:val="20"/>
          <w:szCs w:val="20"/>
          <w:highlight w:val="yellow"/>
        </w:rPr>
        <w:t>設計上の示唆</w:t>
      </w:r>
      <w:r w:rsidR="00885DAC" w:rsidRPr="00885DAC">
        <w:rPr>
          <w:rFonts w:ascii="Times New Roman" w:hAnsi="Times New Roman"/>
          <w:color w:val="000000" w:themeColor="text1"/>
          <w:sz w:val="20"/>
          <w:szCs w:val="20"/>
        </w:rPr>
        <w:t>を提示する</w:t>
      </w:r>
      <w:r w:rsidR="00A07207">
        <w:rPr>
          <w:rFonts w:ascii="Times New Roman" w:hAnsi="Times New Roman"/>
          <w:color w:val="000000" w:themeColor="text1"/>
          <w:sz w:val="20"/>
          <w:szCs w:val="20"/>
        </w:rPr>
        <w:t>.</w:t>
      </w:r>
      <w:r w:rsidR="00BA7A68" w:rsidRPr="00B913F3">
        <w:rPr>
          <w:rFonts w:ascii="Times New Roman" w:hAnsi="Times New Roman" w:hint="eastAsia"/>
          <w:color w:val="EE0000"/>
          <w:sz w:val="20"/>
          <w:szCs w:val="20"/>
          <w:highlight w:val="yellow"/>
        </w:rPr>
        <w:t>ここで示す内容は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AC7366" w:rsidRPr="00B913F3">
        <w:rPr>
          <w:rFonts w:ascii="Times New Roman" w:hAnsi="Times New Roman"/>
          <w:color w:val="EE0000"/>
          <w:sz w:val="20"/>
          <w:szCs w:val="20"/>
          <w:highlight w:val="yellow"/>
          <w:vertAlign w:val="superscript"/>
        </w:rPr>
        <w:t>5</w:t>
      </w:r>
      <w:r w:rsidR="00685328">
        <w:rPr>
          <w:rFonts w:ascii="Times New Roman" w:hAnsi="Times New Roman"/>
          <w:color w:val="000000" w:themeColor="text1"/>
          <w:sz w:val="20"/>
          <w:szCs w:val="20"/>
          <w:vertAlign w:val="superscript"/>
        </w:rPr>
        <w:t>)</w:t>
      </w:r>
      <w:r w:rsidR="00FA2940">
        <w:rPr>
          <w:rFonts w:ascii="Times New Roman" w:hAnsi="Times New Roman" w:hint="eastAsia"/>
          <w:color w:val="EE0000"/>
          <w:sz w:val="20"/>
          <w:szCs w:val="20"/>
          <w:highlight w:val="yellow"/>
        </w:rPr>
        <w:t>との整合性を</w:t>
      </w:r>
      <w:r w:rsidR="007F1AB2" w:rsidRPr="00B913F3">
        <w:rPr>
          <w:rFonts w:ascii="Times New Roman" w:hAnsi="Times New Roman" w:hint="eastAsia"/>
          <w:color w:val="EE0000"/>
          <w:sz w:val="20"/>
          <w:szCs w:val="20"/>
          <w:highlight w:val="yellow"/>
        </w:rPr>
        <w:t>踏まえつつ，仰臥位特有の条件に関する補足的知見として位置づける．</w:t>
      </w:r>
      <w:r w:rsidR="00DE0ABC" w:rsidRPr="00B913F3">
        <w:rPr>
          <w:rFonts w:ascii="Times New Roman" w:hAnsi="Times New Roman" w:hint="eastAsia"/>
          <w:color w:val="EE0000"/>
          <w:sz w:val="20"/>
          <w:szCs w:val="20"/>
          <w:highlight w:val="yellow"/>
        </w:rPr>
        <w:t>先行研究において，</w:t>
      </w:r>
      <w:r w:rsidR="0000386D" w:rsidRPr="00B913F3">
        <w:rPr>
          <w:rFonts w:ascii="Times New Roman" w:hAnsi="Times New Roman"/>
          <w:color w:val="EE0000"/>
          <w:sz w:val="20"/>
          <w:szCs w:val="20"/>
          <w:highlight w:val="yellow"/>
        </w:rPr>
        <w:t>VR</w:t>
      </w:r>
      <w:r w:rsidR="0000386D" w:rsidRPr="00B913F3">
        <w:rPr>
          <w:rFonts w:ascii="Times New Roman" w:hAnsi="Times New Roman" w:hint="eastAsia"/>
          <w:color w:val="EE0000"/>
          <w:sz w:val="20"/>
          <w:szCs w:val="20"/>
          <w:highlight w:val="yellow"/>
        </w:rPr>
        <w:t>体験における不快感の一要素である</w:t>
      </w:r>
      <w:r w:rsidR="0000386D" w:rsidRPr="00B913F3">
        <w:rPr>
          <w:rFonts w:ascii="Times New Roman" w:hAnsi="Times New Roman"/>
          <w:color w:val="EE0000"/>
          <w:sz w:val="20"/>
          <w:szCs w:val="20"/>
          <w:highlight w:val="yellow"/>
        </w:rPr>
        <w:t>VR</w:t>
      </w:r>
      <w:r w:rsidR="0000386D" w:rsidRPr="00B913F3">
        <w:rPr>
          <w:rFonts w:ascii="Times New Roman" w:hAnsi="Times New Roman" w:hint="eastAsia"/>
          <w:color w:val="EE0000"/>
          <w:sz w:val="20"/>
          <w:szCs w:val="20"/>
          <w:highlight w:val="yellow"/>
        </w:rPr>
        <w:t>酔い</w:t>
      </w:r>
      <w:r w:rsidR="00DE0ABC" w:rsidRPr="00B913F3">
        <w:rPr>
          <w:rFonts w:ascii="Times New Roman" w:hAnsi="Times New Roman" w:hint="eastAsia"/>
          <w:color w:val="EE0000"/>
          <w:sz w:val="20"/>
          <w:szCs w:val="20"/>
          <w:highlight w:val="yellow"/>
        </w:rPr>
        <w:t>の困難さは身体特性とデバイス設計の不適合に起因することが指摘されている（</w:t>
      </w:r>
      <w:r w:rsidR="00DE0ABC" w:rsidRPr="00B913F3">
        <w:rPr>
          <w:rFonts w:ascii="Times New Roman" w:hAnsi="Times New Roman"/>
          <w:color w:val="EE0000"/>
          <w:sz w:val="20"/>
          <w:szCs w:val="20"/>
          <w:highlight w:val="yellow"/>
        </w:rPr>
        <w:t>Stanney et al., 2020</w:t>
      </w:r>
      <w:r w:rsidR="00DE0ABC" w:rsidRPr="00B913F3">
        <w:rPr>
          <w:rFonts w:ascii="Times New Roman" w:hAnsi="Times New Roman" w:hint="eastAsia"/>
          <w:color w:val="EE0000"/>
          <w:sz w:val="20"/>
          <w:szCs w:val="20"/>
          <w:highlight w:val="yellow"/>
        </w:rPr>
        <w:t>）</w:t>
      </w:r>
      <w:r w:rsidR="00422CA9">
        <w:rPr>
          <w:rFonts w:ascii="Times New Roman" w:hAnsi="Times New Roman"/>
          <w:color w:val="EE0000"/>
          <w:sz w:val="20"/>
          <w:szCs w:val="20"/>
          <w:highlight w:val="yellow"/>
          <w:vertAlign w:val="superscript"/>
        </w:rPr>
        <w:t>1</w:t>
      </w:r>
      <w:r w:rsidR="005D0F6E">
        <w:rPr>
          <w:rFonts w:ascii="Times New Roman" w:hAnsi="Times New Roman"/>
          <w:color w:val="EE0000"/>
          <w:sz w:val="20"/>
          <w:szCs w:val="20"/>
          <w:highlight w:val="yellow"/>
          <w:vertAlign w:val="superscript"/>
        </w:rPr>
        <w:t>1</w:t>
      </w:r>
      <w:r w:rsidR="00422CA9">
        <w:rPr>
          <w:rFonts w:ascii="Times New Roman" w:hAnsi="Times New Roman"/>
          <w:color w:val="EE0000"/>
          <w:sz w:val="20"/>
          <w:szCs w:val="20"/>
          <w:highlight w:val="yellow"/>
          <w:vertAlign w:val="superscript"/>
        </w:rPr>
        <w:t>)</w:t>
      </w:r>
      <w:r w:rsidR="00DE0ABC" w:rsidRPr="00B913F3">
        <w:rPr>
          <w:rFonts w:ascii="Times New Roman" w:hAnsi="Times New Roman" w:hint="eastAsia"/>
          <w:color w:val="EE0000"/>
          <w:sz w:val="20"/>
          <w:szCs w:val="20"/>
          <w:highlight w:val="yellow"/>
        </w:rPr>
        <w:t>．本研究の結果もこれと整合しており，背中角度という姿勢条件を考慮した</w:t>
      </w:r>
      <w:r w:rsidR="00DE0ABC" w:rsidRPr="00B913F3">
        <w:rPr>
          <w:rFonts w:ascii="Times New Roman" w:hAnsi="Times New Roman"/>
          <w:color w:val="EE0000"/>
          <w:sz w:val="20"/>
          <w:szCs w:val="20"/>
          <w:highlight w:val="yellow"/>
        </w:rPr>
        <w:t>VR</w:t>
      </w:r>
      <w:r w:rsidR="00DE0ABC" w:rsidRPr="00B913F3">
        <w:rPr>
          <w:rFonts w:ascii="Times New Roman" w:hAnsi="Times New Roman" w:hint="eastAsia"/>
          <w:color w:val="EE0000"/>
          <w:sz w:val="20"/>
          <w:szCs w:val="20"/>
          <w:highlight w:val="yellow"/>
        </w:rPr>
        <w:t>インターフェイス設計の必要性を示唆するものである．</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66E8FE32" w14:textId="50D7127F" w:rsidR="00DB1491" w:rsidRDefault="003C536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D35CAA">
        <w:rPr>
          <w:rFonts w:ascii="Times New Roman" w:hAnsi="Times New Roman" w:hint="eastAsia"/>
          <w:color w:val="000000" w:themeColor="text1"/>
          <w:sz w:val="20"/>
          <w:szCs w:val="20"/>
        </w:rPr>
        <w:t>１０</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7817BFF3" w14:textId="6EA7F758" w:rsidR="00DB1491" w:rsidRDefault="00DB1491"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CC8D3CB" wp14:editId="6EDE1CA9">
                <wp:extent cx="2942590" cy="3001010"/>
                <wp:effectExtent l="0" t="0" r="3810" b="0"/>
                <wp:docPr id="404087605" name="グループ化 6"/>
                <wp:cNvGraphicFramePr/>
                <a:graphic xmlns:a="http://schemas.openxmlformats.org/drawingml/2006/main">
                  <a:graphicData uri="http://schemas.microsoft.com/office/word/2010/wordprocessingGroup">
                    <wpg:wgp>
                      <wpg:cNvGrpSpPr/>
                      <wpg:grpSpPr>
                        <a:xfrm>
                          <a:off x="0" y="0"/>
                          <a:ext cx="2942590" cy="3001010"/>
                          <a:chOff x="-364382" y="-1130694"/>
                          <a:chExt cx="3349889" cy="3327651"/>
                        </a:xfrm>
                      </wpg:grpSpPr>
                      <wps:wsp>
                        <wps:cNvPr id="1666997034" name="テキスト ボックス 5"/>
                        <wps:cNvSpPr txBox="1"/>
                        <wps:spPr>
                          <a:xfrm>
                            <a:off x="-364382" y="1547274"/>
                            <a:ext cx="3216095" cy="649683"/>
                          </a:xfrm>
                          <a:prstGeom prst="rect">
                            <a:avLst/>
                          </a:prstGeom>
                          <a:solidFill>
                            <a:schemeClr val="lt1"/>
                          </a:solidFill>
                          <a:ln w="6350">
                            <a:noFill/>
                          </a:ln>
                        </wps:spPr>
                        <wps:txbx>
                          <w:txbxContent>
                            <w:p w14:paraId="643F8566" w14:textId="77777777" w:rsidR="00DB1491" w:rsidRDefault="00DB1491" w:rsidP="00DB1491">
                              <w:pPr>
                                <w:jc w:val="center"/>
                                <w:rPr>
                                  <w:sz w:val="20"/>
                                  <w:szCs w:val="20"/>
                                </w:rPr>
                              </w:pPr>
                              <w:r w:rsidRPr="00450790">
                                <w:rPr>
                                  <w:rFonts w:hint="eastAsia"/>
                                  <w:sz w:val="20"/>
                                  <w:szCs w:val="20"/>
                                </w:rPr>
                                <w:t>図</w:t>
                              </w:r>
                              <w:r w:rsidRPr="001315E2">
                                <w:rPr>
                                  <w:rFonts w:hint="eastAsia"/>
                                  <w:color w:val="EE0000"/>
                                  <w:sz w:val="20"/>
                                  <w:szCs w:val="20"/>
                                  <w:highlight w:val="yellow"/>
                                </w:rPr>
                                <w:t>１０</w:t>
                              </w:r>
                              <w:r>
                                <w:rPr>
                                  <w:rFonts w:hint="eastAsia"/>
                                  <w:sz w:val="20"/>
                                  <w:szCs w:val="20"/>
                                </w:rPr>
                                <w:t xml:space="preserve">　仰臥位における適切な</w:t>
                              </w:r>
                              <w:r>
                                <w:rPr>
                                  <w:sz w:val="20"/>
                                  <w:szCs w:val="20"/>
                                </w:rPr>
                                <w:t>UI</w:t>
                              </w:r>
                              <w:r>
                                <w:rPr>
                                  <w:rFonts w:hint="eastAsia"/>
                                  <w:sz w:val="20"/>
                                  <w:szCs w:val="20"/>
                                </w:rPr>
                                <w:t>の配置範囲</w:t>
                              </w:r>
                            </w:p>
                            <w:p w14:paraId="73ED9037" w14:textId="77777777" w:rsidR="00DB1491" w:rsidRPr="00812A37" w:rsidRDefault="00DB1491" w:rsidP="00DB1491">
                              <w:pPr>
                                <w:jc w:val="center"/>
                                <w:rPr>
                                  <w:sz w:val="20"/>
                                  <w:szCs w:val="20"/>
                                </w:rPr>
                              </w:pPr>
                              <w:r>
                                <w:rPr>
                                  <w:sz w:val="20"/>
                                  <w:szCs w:val="20"/>
                                </w:rPr>
                                <w:t>Fig.</w:t>
                              </w:r>
                              <w:r w:rsidRPr="001315E2">
                                <w:rPr>
                                  <w:color w:val="EE0000"/>
                                  <w:sz w:val="20"/>
                                  <w:szCs w:val="20"/>
                                  <w:highlight w:val="yellow"/>
                                </w:rPr>
                                <w:t>10</w:t>
                              </w:r>
                              <w:r>
                                <w:rPr>
                                  <w:sz w:val="20"/>
                                  <w:szCs w:val="20"/>
                                </w:rPr>
                                <w:t xml:space="preserve">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0108808" name="図 9"/>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inline>
            </w:drawing>
          </mc:Choice>
          <mc:Fallback>
            <w:pict>
              <v:group w14:anchorId="3CC8D3CB" id="_x0000_s1059" style="width:231.7pt;height:236.3pt;mso-position-horizontal-relative:char;mso-position-vertical-relative:line" coordorigin="-3643,-11306" coordsize="33498,332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">
                <v:shape id="テキスト ボックス 5" o:spid="_x0000_s1060" type="#_x0000_t202" style="position:absolute;left:-3643;top:15472;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" fillcolor="white [3201]" stroked="f" strokeweight=".5pt">
                  <v:textbox inset="0,0,0,0">
                    <w:txbxContent>
                      <w:p w14:paraId="643F8566" w14:textId="77777777" w:rsidR="00DB1491" w:rsidRDefault="00DB1491" w:rsidP="00DB1491">
                        <w:pPr>
                          <w:jc w:val="center"/>
                          <w:rPr>
                            <w:sz w:val="20"/>
                            <w:szCs w:val="20"/>
                          </w:rPr>
                        </w:pPr>
                        <w:r w:rsidRPr="00450790">
                          <w:rPr>
                            <w:rFonts w:hint="eastAsia"/>
                            <w:sz w:val="20"/>
                            <w:szCs w:val="20"/>
                          </w:rPr>
                          <w:t>図</w:t>
                        </w:r>
                        <w:r w:rsidRPr="001315E2">
                          <w:rPr>
                            <w:rFonts w:hint="eastAsia"/>
                            <w:color w:val="EE0000"/>
                            <w:sz w:val="20"/>
                            <w:szCs w:val="20"/>
                            <w:highlight w:val="yellow"/>
                          </w:rPr>
                          <w:t>１０</w:t>
                        </w:r>
                        <w:r>
                          <w:rPr>
                            <w:rFonts w:hint="eastAsia"/>
                            <w:sz w:val="20"/>
                            <w:szCs w:val="20"/>
                          </w:rPr>
                          <w:t xml:space="preserve">　仰臥位における適切な</w:t>
                        </w:r>
                        <w:r>
                          <w:rPr>
                            <w:sz w:val="20"/>
                            <w:szCs w:val="20"/>
                          </w:rPr>
                          <w:t>UI</w:t>
                        </w:r>
                        <w:r>
                          <w:rPr>
                            <w:rFonts w:hint="eastAsia"/>
                            <w:sz w:val="20"/>
                            <w:szCs w:val="20"/>
                          </w:rPr>
                          <w:t>の配置範囲</w:t>
                        </w:r>
                      </w:p>
                      <w:p w14:paraId="73ED9037" w14:textId="77777777" w:rsidR="00DB1491" w:rsidRPr="00812A37" w:rsidRDefault="00DB1491" w:rsidP="00DB1491">
                        <w:pPr>
                          <w:jc w:val="center"/>
                          <w:rPr>
                            <w:sz w:val="20"/>
                            <w:szCs w:val="20"/>
                          </w:rPr>
                        </w:pPr>
                        <w:r>
                          <w:rPr>
                            <w:sz w:val="20"/>
                            <w:szCs w:val="20"/>
                          </w:rPr>
                          <w:t>Fig.</w:t>
                        </w:r>
                        <w:r w:rsidRPr="001315E2">
                          <w:rPr>
                            <w:color w:val="EE0000"/>
                            <w:sz w:val="20"/>
                            <w:szCs w:val="20"/>
                            <w:highlight w:val="yellow"/>
                          </w:rPr>
                          <w:t>10</w:t>
                        </w:r>
                        <w:r>
                          <w:rPr>
                            <w:sz w:val="20"/>
                            <w:szCs w:val="20"/>
                          </w:rPr>
                          <w:t xml:space="preserve"> </w:t>
                        </w:r>
                        <w:r w:rsidRPr="006952E1">
                          <w:rPr>
                            <w:sz w:val="20"/>
                            <w:szCs w:val="20"/>
                          </w:rPr>
                          <w:t>Recommended UI layout area for the supine position</w:t>
                        </w:r>
                      </w:p>
                    </w:txbxContent>
                  </v:textbox>
                </v:shape>
                <v:shape id="図 9" o:spid="_x0000_s1061"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">
                  <v:imagedata r:id="rId28" o:title=""/>
                </v:shape>
                <w10:anchorlock/>
              </v:group>
            </w:pict>
          </mc:Fallback>
        </mc:AlternateContent>
      </w:r>
    </w:p>
    <w:p w14:paraId="58D8D40B" w14:textId="77777777" w:rsidR="00DB1491" w:rsidRDefault="00DB1491" w:rsidP="00FB1063">
      <w:pPr>
        <w:rPr>
          <w:rFonts w:ascii="Times New Roman" w:hAnsi="Times New Roman"/>
          <w:color w:val="000000" w:themeColor="text1"/>
          <w:sz w:val="20"/>
          <w:szCs w:val="20"/>
        </w:rPr>
      </w:pPr>
    </w:p>
    <w:p w14:paraId="264FF2FA" w14:textId="67E19A21" w:rsidR="009E231B" w:rsidRDefault="00DB1491"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w:t>
      </w:r>
      <w:r w:rsidR="00187A55" w:rsidRPr="00187A55">
        <w:rPr>
          <w:rFonts w:ascii="Times New Roman" w:hAnsi="Times New Roman" w:hint="eastAsia"/>
          <w:color w:val="000000" w:themeColor="text1"/>
          <w:sz w:val="20"/>
          <w:szCs w:val="20"/>
        </w:rPr>
        <w:lastRenderedPageBreak/>
        <w:t>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w:t>
      </w:r>
      <w:r w:rsidR="00FA1789" w:rsidRPr="00B913F3">
        <w:rPr>
          <w:rFonts w:ascii="Times New Roman" w:hAnsi="Times New Roman" w:hint="eastAsia"/>
          <w:color w:val="EE0000"/>
          <w:sz w:val="20"/>
          <w:szCs w:val="20"/>
          <w:highlight w:val="yellow"/>
        </w:rPr>
        <w:t>慎重な検討が必要である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31ED012D"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w:t>
      </w:r>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r w:rsidR="00AD12B7">
        <w:rPr>
          <w:rFonts w:ascii="Times New Roman" w:hAnsi="Times New Roman" w:hint="eastAsia"/>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6EAB9BC9"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66C6A4D3" w14:textId="5522A2BF" w:rsidR="00E95EDD"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r w:rsidR="007B1C82" w:rsidRPr="007B1C82">
        <w:t>したがって</w:t>
      </w:r>
      <w:r w:rsidR="007B1C82" w:rsidRPr="007B1C82">
        <w:t>,</w:t>
      </w:r>
      <w:r w:rsidR="007B1C82" w:rsidRPr="007B1C82">
        <w:t>ユーザーの習熟による解決を前提とするのではなく</w:t>
      </w:r>
      <w:r w:rsidR="007B1C82" w:rsidRPr="007B1C82">
        <w:t>,</w:t>
      </w:r>
      <w:r w:rsidR="007B1C82" w:rsidRPr="007B1C82">
        <w:t>仰臥位特有の操作感に最適化した補助技術の導入が重要となる</w:t>
      </w:r>
      <w:r w:rsidR="007B1C82" w:rsidRPr="007B1C82">
        <w:t>.</w:t>
      </w:r>
      <w:r w:rsidR="007B1C82" w:rsidRPr="007B1C82">
        <w:t>特に</w:t>
      </w:r>
      <w:r w:rsidR="007B1C82" w:rsidRPr="007B1C82">
        <w:t>,</w:t>
      </w:r>
      <w:r w:rsidR="007B1C82" w:rsidRPr="007B1C82">
        <w:t>座位とは身体の可動域制限の範囲が大きく異なるため</w:t>
      </w:r>
      <w:r w:rsidR="007B1C82" w:rsidRPr="007B1C82">
        <w:t>,</w:t>
      </w:r>
      <w:r w:rsidR="007B1C82" w:rsidRPr="007B1C82">
        <w:t>座位を基準とした頭部運動のみによるターゲティングは</w:t>
      </w:r>
      <w:r w:rsidR="007B1C82" w:rsidRPr="007B1C82">
        <w:t>,</w:t>
      </w:r>
      <w:r w:rsidR="007B1C82" w:rsidRPr="007B1C82">
        <w:t>仰臥位において操作負荷を増大させる懸念がある</w:t>
      </w:r>
      <w:r w:rsidR="007B1C82" w:rsidRPr="007B1C82">
        <w:t>.</w:t>
      </w:r>
      <w:r w:rsidR="007B1C82" w:rsidRPr="007B1C82">
        <w:t>そのため</w:t>
      </w:r>
      <w:r w:rsidR="007B1C82" w:rsidRPr="007B1C82">
        <w:t>,</w:t>
      </w:r>
      <w:r w:rsidR="007B1C82" w:rsidRPr="007B1C82">
        <w:t>頭部動作を主眼とした設計をそのまま適用することは避けるべきである</w:t>
      </w:r>
      <w:r w:rsidR="007B1C82" w:rsidRPr="007B1C82">
        <w:t>.</w:t>
      </w:r>
      <w:r w:rsidR="00AA2D0C" w:rsidRPr="00AA2D0C">
        <w:t>代替案として，アイトラッキングや</w:t>
      </w:r>
      <w:r w:rsidR="00AA2D0C" w:rsidRPr="00AA2D0C">
        <w:t>手，コントローラ，音声入力などを柔軟に併用できる環境の整備が求められる．</w:t>
      </w:r>
    </w:p>
    <w:p w14:paraId="7FA5B55A" w14:textId="77777777" w:rsidR="00AA2D0C" w:rsidRDefault="00AA2D0C" w:rsidP="008B43A2"/>
    <w:p w14:paraId="1A2A828B" w14:textId="4884642E" w:rsidR="00E95EDD" w:rsidRPr="00FB1063" w:rsidRDefault="00E95EDD" w:rsidP="00E95EDD">
      <w:pPr>
        <w:spacing w:afterLines="100" w:after="291"/>
        <w:rPr>
          <w:rFonts w:ascii="Times New Roman" w:eastAsia="ＭＳ ゴシック" w:hAnsi="Times New Roman"/>
          <w:b/>
          <w:color w:val="000000" w:themeColor="text1"/>
          <w:sz w:val="22"/>
          <w:szCs w:val="22"/>
        </w:rPr>
      </w:pPr>
      <w:r w:rsidRPr="00B913F3">
        <w:rPr>
          <w:b/>
          <w:color w:val="EE0000"/>
          <w:sz w:val="22"/>
          <w:szCs w:val="22"/>
          <w:highlight w:val="yellow"/>
        </w:rPr>
        <w:t>5</w:t>
      </w:r>
      <w:r w:rsidRPr="00B913F3">
        <w:rPr>
          <w:rFonts w:ascii="Times New Roman" w:hAnsi="Times New Roman"/>
          <w:b/>
          <w:color w:val="EE0000"/>
          <w:sz w:val="22"/>
          <w:szCs w:val="22"/>
          <w:highlight w:val="yellow"/>
        </w:rPr>
        <w:t>.</w:t>
      </w:r>
      <w:r w:rsidRPr="00B913F3">
        <w:rPr>
          <w:rFonts w:ascii="Times New Roman" w:hAnsi="Times New Roman"/>
          <w:b/>
          <w:color w:val="EE0000"/>
          <w:sz w:val="22"/>
          <w:szCs w:val="22"/>
        </w:rPr>
        <w:t xml:space="preserve"> </w:t>
      </w:r>
      <w:r w:rsidR="00681875" w:rsidRPr="00B913F3">
        <w:rPr>
          <w:rFonts w:asciiTheme="majorEastAsia" w:eastAsiaTheme="majorEastAsia" w:hAnsiTheme="majorEastAsia" w:hint="eastAsia"/>
          <w:b/>
          <w:color w:val="EE0000"/>
          <w:sz w:val="22"/>
          <w:szCs w:val="22"/>
          <w:highlight w:val="yellow"/>
        </w:rPr>
        <w:t>結論</w:t>
      </w:r>
    </w:p>
    <w:p w14:paraId="25E8A26F" w14:textId="19310B8B" w:rsidR="00060C9D" w:rsidRPr="00B913F3" w:rsidRDefault="008B7D6B" w:rsidP="008B7D6B">
      <w:pPr>
        <w:rPr>
          <w:color w:val="EE0000"/>
          <w:sz w:val="20"/>
          <w:szCs w:val="20"/>
        </w:rPr>
      </w:pPr>
      <w:r>
        <w:rPr>
          <w:rFonts w:hint="eastAsia"/>
        </w:rPr>
        <w:t xml:space="preserve">　</w:t>
      </w:r>
      <w:r w:rsidRPr="00B913F3">
        <w:rPr>
          <w:rFonts w:hint="eastAsia"/>
          <w:sz w:val="20"/>
          <w:szCs w:val="20"/>
        </w:rPr>
        <w:t>本研究では</w:t>
      </w:r>
      <w:r w:rsidR="003B11C0" w:rsidRPr="00B913F3">
        <w:rPr>
          <w:sz w:val="20"/>
          <w:szCs w:val="20"/>
        </w:rPr>
        <w:t>,</w:t>
      </w:r>
      <w:r w:rsidR="00B46B70" w:rsidRPr="00B913F3">
        <w:rPr>
          <w:rFonts w:hint="eastAsia"/>
          <w:color w:val="EE0000"/>
          <w:sz w:val="20"/>
          <w:szCs w:val="20"/>
          <w:highlight w:val="yellow"/>
        </w:rPr>
        <w:t>背中角度の違い（座位・半座位・仰臥位）が</w:t>
      </w:r>
      <w:r w:rsidR="00B46B70" w:rsidRPr="00B913F3">
        <w:rPr>
          <w:color w:val="EE0000"/>
          <w:sz w:val="20"/>
          <w:szCs w:val="20"/>
          <w:highlight w:val="yellow"/>
        </w:rPr>
        <w:t>VR</w:t>
      </w:r>
      <w:r w:rsidR="00B46B70" w:rsidRPr="00B913F3">
        <w:rPr>
          <w:rFonts w:hint="eastAsia"/>
          <w:color w:val="EE0000"/>
          <w:sz w:val="20"/>
          <w:szCs w:val="20"/>
          <w:highlight w:val="yellow"/>
        </w:rPr>
        <w:t>空間における指向操作特性に与える影響を明らかにすることを目的とし，クリックタスクを用いた</w:t>
      </w:r>
      <w:r w:rsidR="00B46B70" w:rsidRPr="00B913F3">
        <w:rPr>
          <w:color w:val="EE0000"/>
          <w:sz w:val="20"/>
          <w:szCs w:val="20"/>
          <w:highlight w:val="yellow"/>
        </w:rPr>
        <w:t>2</w:t>
      </w:r>
      <w:r w:rsidR="00B46B70" w:rsidRPr="00B913F3">
        <w:rPr>
          <w:rFonts w:hint="eastAsia"/>
          <w:color w:val="EE0000"/>
          <w:sz w:val="20"/>
          <w:szCs w:val="20"/>
          <w:highlight w:val="yellow"/>
        </w:rPr>
        <w:t>つの実験を実施した．</w:t>
      </w:r>
    </w:p>
    <w:p w14:paraId="5AE7B690" w14:textId="53D59624" w:rsidR="00241916" w:rsidRDefault="004D0E4B" w:rsidP="008B7D6B">
      <w:pPr>
        <w:rPr>
          <w:sz w:val="20"/>
          <w:szCs w:val="20"/>
        </w:rPr>
      </w:pPr>
      <w:r w:rsidRPr="00B913F3">
        <w:rPr>
          <w:rFonts w:hint="eastAsia"/>
          <w:sz w:val="20"/>
          <w:szCs w:val="20"/>
        </w:rPr>
        <w:t xml:space="preserve">　</w:t>
      </w:r>
      <w:r w:rsidR="008B7D6B" w:rsidRPr="00B913F3">
        <w:rPr>
          <w:rFonts w:hint="eastAsia"/>
          <w:sz w:val="20"/>
          <w:szCs w:val="20"/>
        </w:rPr>
        <w:t>実験</w:t>
      </w:r>
      <w:r w:rsidR="008B7D6B" w:rsidRPr="00B913F3">
        <w:rPr>
          <w:sz w:val="20"/>
          <w:szCs w:val="20"/>
        </w:rPr>
        <w:t>1</w:t>
      </w:r>
      <w:r w:rsidR="008B7D6B" w:rsidRPr="00B913F3">
        <w:rPr>
          <w:rFonts w:hint="eastAsia"/>
          <w:sz w:val="20"/>
          <w:szCs w:val="20"/>
        </w:rPr>
        <w:t>の結果から</w:t>
      </w:r>
      <w:r w:rsidR="003B11C0" w:rsidRPr="00B913F3">
        <w:rPr>
          <w:sz w:val="20"/>
          <w:szCs w:val="20"/>
        </w:rPr>
        <w:t>,</w:t>
      </w:r>
      <w:r w:rsidR="00930E83" w:rsidRPr="00B913F3">
        <w:rPr>
          <w:rFonts w:hint="eastAsia"/>
          <w:sz w:val="20"/>
          <w:szCs w:val="20"/>
        </w:rPr>
        <w:t>仰臥位で操作を行う環境下では</w:t>
      </w:r>
      <w:r w:rsidR="00930E83" w:rsidRPr="00B913F3">
        <w:rPr>
          <w:sz w:val="20"/>
          <w:szCs w:val="20"/>
        </w:rPr>
        <w:t>,</w:t>
      </w:r>
      <w:r w:rsidR="00930E83" w:rsidRPr="00B913F3">
        <w:rPr>
          <w:rFonts w:hint="eastAsia"/>
          <w:sz w:val="20"/>
          <w:szCs w:val="20"/>
        </w:rPr>
        <w:t>座位と比較して反応時間が有意に遅延し</w:t>
      </w:r>
      <w:r w:rsidR="00930E83" w:rsidRPr="00B913F3">
        <w:rPr>
          <w:sz w:val="20"/>
          <w:szCs w:val="20"/>
        </w:rPr>
        <w:t>,</w:t>
      </w:r>
      <w:r w:rsidR="00930E83" w:rsidRPr="00B913F3">
        <w:rPr>
          <w:rFonts w:hint="eastAsia"/>
          <w:sz w:val="20"/>
          <w:szCs w:val="20"/>
        </w:rPr>
        <w:t>特に下方視野領域における操作性が著しく低下することが示された</w:t>
      </w:r>
      <w:r w:rsidR="00930E83" w:rsidRPr="00B913F3">
        <w:rPr>
          <w:sz w:val="20"/>
          <w:szCs w:val="20"/>
        </w:rPr>
        <w:t>.</w:t>
      </w:r>
      <w:r w:rsidR="00241916" w:rsidRPr="00B913F3">
        <w:rPr>
          <w:rFonts w:hint="eastAsia"/>
          <w:color w:val="EE0000"/>
          <w:sz w:val="20"/>
          <w:szCs w:val="20"/>
          <w:highlight w:val="yellow"/>
        </w:rPr>
        <w:t>右手コントローラの軌跡長や滑らかさ指標には体位条件による有意な差は</w:t>
      </w:r>
      <w:r w:rsidR="000F0D93">
        <w:rPr>
          <w:rFonts w:hint="eastAsia"/>
          <w:color w:val="EE0000"/>
          <w:sz w:val="20"/>
          <w:szCs w:val="20"/>
          <w:highlight w:val="yellow"/>
        </w:rPr>
        <w:t>認められなかった</w:t>
      </w:r>
      <w:r w:rsidR="005734C2">
        <w:rPr>
          <w:rFonts w:hint="eastAsia"/>
          <w:color w:val="EE0000"/>
          <w:sz w:val="20"/>
          <w:szCs w:val="20"/>
          <w:highlight w:val="yellow"/>
        </w:rPr>
        <w:t>.</w:t>
      </w:r>
    </w:p>
    <w:p w14:paraId="2B302C06" w14:textId="77218369" w:rsidR="00232875" w:rsidRDefault="00241916" w:rsidP="008B7D6B">
      <w:pPr>
        <w:rPr>
          <w:color w:val="EE0000"/>
          <w:sz w:val="20"/>
          <w:szCs w:val="20"/>
        </w:rPr>
      </w:pPr>
      <w:r>
        <w:rPr>
          <w:rFonts w:hint="eastAsia"/>
          <w:sz w:val="20"/>
          <w:szCs w:val="20"/>
        </w:rPr>
        <w:t xml:space="preserve">　</w:t>
      </w:r>
      <w:r w:rsidR="008B7D6B" w:rsidRPr="00B913F3">
        <w:rPr>
          <w:rFonts w:hint="eastAsia"/>
          <w:sz w:val="20"/>
          <w:szCs w:val="20"/>
        </w:rPr>
        <w:t>実験</w:t>
      </w:r>
      <w:r w:rsidR="008B7D6B" w:rsidRPr="00B913F3">
        <w:rPr>
          <w:sz w:val="20"/>
          <w:szCs w:val="20"/>
        </w:rPr>
        <w:t>2</w:t>
      </w:r>
      <w:r w:rsidR="008B7D6B" w:rsidRPr="00B913F3">
        <w:rPr>
          <w:rFonts w:hint="eastAsia"/>
          <w:sz w:val="20"/>
          <w:szCs w:val="20"/>
        </w:rPr>
        <w:t>では</w:t>
      </w:r>
      <w:r w:rsidR="001D7053" w:rsidRPr="00B913F3">
        <w:rPr>
          <w:rFonts w:hint="eastAsia"/>
          <w:sz w:val="20"/>
          <w:szCs w:val="20"/>
        </w:rPr>
        <w:t>仰臥位における習熟の影響を検証した</w:t>
      </w:r>
      <w:r w:rsidR="001D7053" w:rsidRPr="00B913F3">
        <w:rPr>
          <w:sz w:val="20"/>
          <w:szCs w:val="20"/>
        </w:rPr>
        <w:t>.</w:t>
      </w:r>
      <w:r w:rsidR="001D7053" w:rsidRPr="00B913F3">
        <w:rPr>
          <w:rFonts w:hint="eastAsia"/>
          <w:sz w:val="20"/>
          <w:szCs w:val="20"/>
        </w:rPr>
        <w:t>その結果</w:t>
      </w:r>
      <w:r w:rsidR="001D7053" w:rsidRPr="00B913F3">
        <w:rPr>
          <w:sz w:val="20"/>
          <w:szCs w:val="20"/>
        </w:rPr>
        <w:t>,</w:t>
      </w:r>
      <w:r w:rsidR="001D7053" w:rsidRPr="00B913F3">
        <w:rPr>
          <w:rFonts w:hint="eastAsia"/>
          <w:sz w:val="20"/>
          <w:szCs w:val="20"/>
        </w:rPr>
        <w:t>数十分程度の短期間の反復試行では顕著なパフォーマンス向上は認められなかった</w:t>
      </w:r>
      <w:r w:rsidR="00EB5473" w:rsidRPr="00B913F3">
        <w:rPr>
          <w:sz w:val="20"/>
          <w:szCs w:val="20"/>
        </w:rPr>
        <w:t>.</w:t>
      </w:r>
      <w:r w:rsidR="00DD5D49" w:rsidRPr="00B913F3">
        <w:rPr>
          <w:rFonts w:hint="eastAsia"/>
          <w:color w:val="EE0000"/>
          <w:sz w:val="20"/>
          <w:szCs w:val="20"/>
          <w:highlight w:val="yellow"/>
        </w:rPr>
        <w:t>また，頭部回転量は背中角度が仰臥位に近づくほど有意に減少しており，仰臥位では座位と比較して頭部</w:t>
      </w:r>
      <w:r w:rsidR="00215BA7" w:rsidRPr="00B913F3">
        <w:rPr>
          <w:rFonts w:hint="eastAsia"/>
          <w:color w:val="EE0000"/>
          <w:sz w:val="20"/>
          <w:szCs w:val="20"/>
          <w:highlight w:val="yellow"/>
        </w:rPr>
        <w:t>回転</w:t>
      </w:r>
      <w:r w:rsidR="00DD5D49" w:rsidRPr="00B913F3">
        <w:rPr>
          <w:rFonts w:hint="eastAsia"/>
          <w:color w:val="EE0000"/>
          <w:sz w:val="20"/>
          <w:szCs w:val="20"/>
          <w:highlight w:val="yellow"/>
        </w:rPr>
        <w:t>運動が制限されることが定量的に示された．</w:t>
      </w:r>
      <w:r w:rsidR="00232875" w:rsidRPr="00B913F3">
        <w:rPr>
          <w:rFonts w:hint="eastAsia"/>
          <w:color w:val="EE0000"/>
          <w:sz w:val="20"/>
          <w:szCs w:val="20"/>
          <w:highlight w:val="yellow"/>
        </w:rPr>
        <w:t>以上の結果より，背中角度の違いは</w:t>
      </w:r>
      <w:r w:rsidR="00232875" w:rsidRPr="00B913F3">
        <w:rPr>
          <w:color w:val="EE0000"/>
          <w:sz w:val="20"/>
          <w:szCs w:val="20"/>
          <w:highlight w:val="yellow"/>
        </w:rPr>
        <w:t>VR</w:t>
      </w:r>
      <w:r w:rsidR="00232875" w:rsidRPr="00B913F3">
        <w:rPr>
          <w:rFonts w:hint="eastAsia"/>
          <w:color w:val="EE0000"/>
          <w:sz w:val="20"/>
          <w:szCs w:val="20"/>
          <w:highlight w:val="yellow"/>
        </w:rPr>
        <w:t>インタラクションの反応時間特性に明確な影響を与え，</w:t>
      </w:r>
      <w:r w:rsidR="00354A90">
        <w:rPr>
          <w:rFonts w:hint="eastAsia"/>
          <w:color w:val="EE0000"/>
          <w:sz w:val="20"/>
          <w:szCs w:val="20"/>
          <w:highlight w:val="yellow"/>
        </w:rPr>
        <w:t>体位ごとに</w:t>
      </w:r>
      <w:r w:rsidR="00232875" w:rsidRPr="00B913F3">
        <w:rPr>
          <w:rFonts w:hint="eastAsia"/>
          <w:color w:val="EE0000"/>
          <w:sz w:val="20"/>
          <w:szCs w:val="20"/>
          <w:highlight w:val="yellow"/>
        </w:rPr>
        <w:t>視野方向に依存した操作特性が生じることが明らかとなった．</w:t>
      </w:r>
    </w:p>
    <w:p w14:paraId="084243F7" w14:textId="77777777" w:rsidR="0076004B" w:rsidRDefault="0076004B" w:rsidP="008B7D6B">
      <w:pPr>
        <w:rPr>
          <w:sz w:val="20"/>
          <w:szCs w:val="20"/>
        </w:rPr>
      </w:pPr>
    </w:p>
    <w:p w14:paraId="13F6C59F" w14:textId="37ECCCA2" w:rsidR="0076004B" w:rsidRDefault="0076004B" w:rsidP="00B913F3">
      <w:pPr>
        <w:spacing w:afterLines="100" w:after="291"/>
        <w:rPr>
          <w:sz w:val="20"/>
          <w:szCs w:val="20"/>
        </w:rPr>
      </w:pPr>
      <w:r w:rsidRPr="00B913F3">
        <w:rPr>
          <w:b/>
          <w:color w:val="EE0000"/>
          <w:sz w:val="22"/>
          <w:szCs w:val="22"/>
          <w:highlight w:val="yellow"/>
        </w:rPr>
        <w:t>6</w:t>
      </w:r>
      <w:r w:rsidRPr="00B913F3">
        <w:rPr>
          <w:rFonts w:ascii="Times New Roman" w:hAnsi="Times New Roman"/>
          <w:b/>
          <w:color w:val="EE0000"/>
          <w:sz w:val="22"/>
          <w:szCs w:val="22"/>
          <w:highlight w:val="yellow"/>
        </w:rPr>
        <w:t>.</w:t>
      </w:r>
      <w:r w:rsidRPr="00B913F3">
        <w:rPr>
          <w:rFonts w:ascii="Times New Roman" w:hAnsi="Times New Roman"/>
          <w:b/>
          <w:color w:val="EE0000"/>
          <w:sz w:val="22"/>
          <w:szCs w:val="22"/>
        </w:rPr>
        <w:t xml:space="preserve"> </w:t>
      </w:r>
      <w:r w:rsidRPr="00B913F3">
        <w:rPr>
          <w:rFonts w:asciiTheme="majorEastAsia" w:eastAsiaTheme="majorEastAsia" w:hAnsiTheme="majorEastAsia" w:hint="eastAsia"/>
          <w:b/>
          <w:color w:val="000000" w:themeColor="text1"/>
          <w:sz w:val="22"/>
          <w:szCs w:val="22"/>
        </w:rPr>
        <w:t>おわりに</w:t>
      </w:r>
    </w:p>
    <w:p w14:paraId="5B4539C7" w14:textId="61ECA8A4" w:rsidR="00141B0F" w:rsidRPr="00B913F3" w:rsidRDefault="00941803" w:rsidP="008B7D6B">
      <w:pPr>
        <w:rPr>
          <w:sz w:val="20"/>
          <w:szCs w:val="20"/>
        </w:rPr>
      </w:pPr>
      <w:r w:rsidRPr="00B913F3">
        <w:rPr>
          <w:rFonts w:hint="eastAsia"/>
          <w:sz w:val="20"/>
          <w:szCs w:val="20"/>
        </w:rPr>
        <w:t xml:space="preserve">　</w:t>
      </w:r>
      <w:r w:rsidR="00CB0A52" w:rsidRPr="00B913F3">
        <w:rPr>
          <w:rFonts w:hint="eastAsia"/>
          <w:color w:val="EE0000"/>
          <w:sz w:val="20"/>
          <w:szCs w:val="20"/>
          <w:highlight w:val="yellow"/>
        </w:rPr>
        <w:t>本研究では，背中角度の違いに着目し，仰臥位での</w:t>
      </w:r>
      <w:r w:rsidR="00CB0A52" w:rsidRPr="00B913F3">
        <w:rPr>
          <w:color w:val="EE0000"/>
          <w:sz w:val="20"/>
          <w:szCs w:val="20"/>
          <w:highlight w:val="yellow"/>
        </w:rPr>
        <w:t>VR</w:t>
      </w:r>
      <w:r w:rsidR="00CB0A52" w:rsidRPr="00B913F3">
        <w:rPr>
          <w:rFonts w:hint="eastAsia"/>
          <w:color w:val="EE0000"/>
          <w:sz w:val="20"/>
          <w:szCs w:val="20"/>
          <w:highlight w:val="yellow"/>
        </w:rPr>
        <w:t>利用を想定したインターフェイス設計上の示唆を提示した</w:t>
      </w:r>
      <w:r w:rsidR="003B11C0" w:rsidRPr="00B913F3">
        <w:rPr>
          <w:sz w:val="20"/>
          <w:szCs w:val="20"/>
        </w:rPr>
        <w:t>.</w:t>
      </w:r>
      <w:r w:rsidR="008B7D6B" w:rsidRPr="00B913F3">
        <w:rPr>
          <w:rFonts w:hint="eastAsia"/>
          <w:sz w:val="20"/>
          <w:szCs w:val="20"/>
        </w:rPr>
        <w:t>主要</w:t>
      </w:r>
      <w:r w:rsidR="008B7D6B" w:rsidRPr="00B913F3">
        <w:rPr>
          <w:sz w:val="20"/>
          <w:szCs w:val="20"/>
        </w:rPr>
        <w:t>UI</w:t>
      </w:r>
      <w:r w:rsidR="008B7D6B" w:rsidRPr="00B913F3">
        <w:rPr>
          <w:rFonts w:hint="eastAsia"/>
          <w:sz w:val="20"/>
          <w:szCs w:val="20"/>
        </w:rPr>
        <w:t>は視線基準から上方</w:t>
      </w:r>
      <w:r w:rsidR="008B7D6B" w:rsidRPr="00B913F3">
        <w:rPr>
          <w:sz w:val="20"/>
          <w:szCs w:val="20"/>
        </w:rPr>
        <w:t>0</w:t>
      </w:r>
      <w:r w:rsidR="00A037AC" w:rsidRPr="00B913F3">
        <w:rPr>
          <w:sz w:val="20"/>
          <w:szCs w:val="20"/>
        </w:rPr>
        <w:t xml:space="preserve"> </w:t>
      </w:r>
      <w:r w:rsidR="008B7D6B" w:rsidRPr="00B913F3">
        <w:rPr>
          <w:sz w:val="20"/>
          <w:szCs w:val="20"/>
        </w:rPr>
        <w:t>°</w:t>
      </w:r>
      <w:r w:rsidR="008B7D6B" w:rsidRPr="00B913F3">
        <w:rPr>
          <w:rFonts w:hint="eastAsia"/>
          <w:sz w:val="20"/>
          <w:szCs w:val="20"/>
        </w:rPr>
        <w:t>〜</w:t>
      </w:r>
      <w:r w:rsidR="008B7D6B" w:rsidRPr="00B913F3">
        <w:rPr>
          <w:sz w:val="20"/>
          <w:szCs w:val="20"/>
        </w:rPr>
        <w:t>30</w:t>
      </w:r>
      <w:r w:rsidR="00A037AC" w:rsidRPr="00B913F3">
        <w:rPr>
          <w:sz w:val="20"/>
          <w:szCs w:val="20"/>
        </w:rPr>
        <w:t xml:space="preserve"> </w:t>
      </w:r>
      <w:r w:rsidR="008B7D6B" w:rsidRPr="00B913F3">
        <w:rPr>
          <w:sz w:val="20"/>
          <w:szCs w:val="20"/>
        </w:rPr>
        <w:t>°</w:t>
      </w:r>
      <w:r w:rsidR="008B7D6B" w:rsidRPr="00B913F3">
        <w:rPr>
          <w:rFonts w:hint="eastAsia"/>
          <w:sz w:val="20"/>
          <w:szCs w:val="20"/>
        </w:rPr>
        <w:t>の範囲に配置すること</w:t>
      </w:r>
      <w:r w:rsidR="003B11C0" w:rsidRPr="00B913F3">
        <w:rPr>
          <w:sz w:val="20"/>
          <w:szCs w:val="20"/>
        </w:rPr>
        <w:t>,</w:t>
      </w:r>
      <w:r w:rsidR="00FB1985" w:rsidRPr="00B913F3">
        <w:rPr>
          <w:sz w:val="20"/>
          <w:szCs w:val="20"/>
        </w:rPr>
        <w:t xml:space="preserve"> </w:t>
      </w:r>
      <w:r w:rsidR="00FB1985" w:rsidRPr="00B913F3">
        <w:rPr>
          <w:rFonts w:hint="eastAsia"/>
          <w:sz w:val="20"/>
          <w:szCs w:val="20"/>
        </w:rPr>
        <w:t>初学者向けの入力受付時間は座位時の</w:t>
      </w:r>
      <w:r w:rsidR="00FB1985" w:rsidRPr="00B913F3">
        <w:rPr>
          <w:sz w:val="20"/>
          <w:szCs w:val="20"/>
        </w:rPr>
        <w:t>10</w:t>
      </w:r>
      <w:r w:rsidR="00FB1985" w:rsidRPr="00B913F3">
        <w:rPr>
          <w:rFonts w:hint="eastAsia"/>
          <w:sz w:val="20"/>
          <w:szCs w:val="20"/>
        </w:rPr>
        <w:t>〜</w:t>
      </w:r>
      <w:r w:rsidR="00FB1985" w:rsidRPr="00B913F3">
        <w:rPr>
          <w:sz w:val="20"/>
          <w:szCs w:val="20"/>
        </w:rPr>
        <w:t>20%</w:t>
      </w:r>
      <w:r w:rsidR="00FB1985" w:rsidRPr="00B913F3">
        <w:rPr>
          <w:rFonts w:hint="eastAsia"/>
          <w:sz w:val="20"/>
          <w:szCs w:val="20"/>
        </w:rPr>
        <w:t>延長しつつユーザーによるカスタマイズを可能にすること</w:t>
      </w:r>
      <w:r w:rsidR="003B11C0" w:rsidRPr="00B913F3">
        <w:rPr>
          <w:sz w:val="20"/>
          <w:szCs w:val="20"/>
        </w:rPr>
        <w:t>,</w:t>
      </w:r>
      <w:r w:rsidR="008B7D6B" w:rsidRPr="00B913F3">
        <w:rPr>
          <w:rFonts w:hint="eastAsia"/>
          <w:sz w:val="20"/>
          <w:szCs w:val="20"/>
        </w:rPr>
        <w:t>アイトラッキングや音声入力などの代替入力手段を導入することなど</w:t>
      </w:r>
      <w:r w:rsidR="003B11C0" w:rsidRPr="00B913F3">
        <w:rPr>
          <w:sz w:val="20"/>
          <w:szCs w:val="20"/>
        </w:rPr>
        <w:t>,</w:t>
      </w:r>
      <w:r w:rsidR="008B7D6B" w:rsidRPr="00B913F3">
        <w:rPr>
          <w:rFonts w:hint="eastAsia"/>
          <w:sz w:val="20"/>
          <w:szCs w:val="20"/>
        </w:rPr>
        <w:t>具体的な設計</w:t>
      </w:r>
      <w:r w:rsidR="00A26F11" w:rsidRPr="00B913F3">
        <w:rPr>
          <w:rFonts w:hint="eastAsia"/>
          <w:sz w:val="20"/>
          <w:szCs w:val="20"/>
        </w:rPr>
        <w:t>および利用</w:t>
      </w:r>
      <w:r w:rsidR="00AC5C87" w:rsidRPr="00B913F3">
        <w:rPr>
          <w:rFonts w:hint="eastAsia"/>
          <w:color w:val="EE0000"/>
          <w:sz w:val="20"/>
          <w:szCs w:val="20"/>
          <w:highlight w:val="yellow"/>
        </w:rPr>
        <w:t>における設計上の示唆</w:t>
      </w:r>
      <w:r w:rsidR="008B7D6B" w:rsidRPr="00B913F3">
        <w:rPr>
          <w:rFonts w:hint="eastAsia"/>
          <w:sz w:val="20"/>
          <w:szCs w:val="20"/>
        </w:rPr>
        <w:t>を示した</w:t>
      </w:r>
      <w:r w:rsidR="003B11C0" w:rsidRPr="00B913F3">
        <w:rPr>
          <w:sz w:val="20"/>
          <w:szCs w:val="20"/>
        </w:rPr>
        <w:t>.</w:t>
      </w:r>
      <w:r w:rsidR="00A10746" w:rsidRPr="00B913F3">
        <w:rPr>
          <w:rFonts w:hint="eastAsia"/>
          <w:sz w:val="20"/>
          <w:szCs w:val="20"/>
        </w:rPr>
        <w:t>本指針は</w:t>
      </w:r>
      <w:r w:rsidR="00A10746" w:rsidRPr="00B913F3">
        <w:rPr>
          <w:sz w:val="20"/>
          <w:szCs w:val="20"/>
        </w:rPr>
        <w:t>,</w:t>
      </w:r>
      <w:r w:rsidR="00A10746" w:rsidRPr="00B913F3">
        <w:rPr>
          <w:rFonts w:hint="eastAsia"/>
          <w:sz w:val="20"/>
          <w:szCs w:val="20"/>
        </w:rPr>
        <w:t>特定の姿勢が他方より優れていると断定するものではなく</w:t>
      </w:r>
      <w:r w:rsidR="00A10746" w:rsidRPr="00B913F3">
        <w:rPr>
          <w:sz w:val="20"/>
          <w:szCs w:val="20"/>
        </w:rPr>
        <w:t>,</w:t>
      </w:r>
      <w:r w:rsidR="00A10746" w:rsidRPr="00B913F3">
        <w:rPr>
          <w:rFonts w:hint="eastAsia"/>
          <w:sz w:val="20"/>
          <w:szCs w:val="20"/>
        </w:rPr>
        <w:t>姿勢ごとに異なるインタラクション特性が存在するという事実に着目したものである</w:t>
      </w:r>
      <w:r w:rsidR="00A10746" w:rsidRPr="00B913F3">
        <w:rPr>
          <w:sz w:val="20"/>
          <w:szCs w:val="20"/>
        </w:rPr>
        <w:t>.</w:t>
      </w:r>
      <w:r w:rsidR="00A10746" w:rsidRPr="00B913F3">
        <w:rPr>
          <w:rFonts w:hint="eastAsia"/>
          <w:sz w:val="20"/>
          <w:szCs w:val="20"/>
        </w:rPr>
        <w:t>たとえ習熟によって全体の反応時間が同等となった場合でも</w:t>
      </w:r>
      <w:r w:rsidR="00A10746" w:rsidRPr="00B913F3">
        <w:rPr>
          <w:sz w:val="20"/>
          <w:szCs w:val="20"/>
        </w:rPr>
        <w:t>,</w:t>
      </w:r>
      <w:r w:rsidR="00A10746" w:rsidRPr="00B913F3">
        <w:rPr>
          <w:rFonts w:hint="eastAsia"/>
          <w:sz w:val="20"/>
          <w:szCs w:val="20"/>
        </w:rPr>
        <w:t>依然として下方視野の操作負担や頭部可動域の差異といった姿勢固有の特性は残存する</w:t>
      </w:r>
      <w:r w:rsidR="00A10746" w:rsidRPr="00B913F3">
        <w:rPr>
          <w:sz w:val="20"/>
          <w:szCs w:val="20"/>
        </w:rPr>
        <w:t>.</w:t>
      </w:r>
      <w:r w:rsidR="00A10746" w:rsidRPr="00B913F3">
        <w:rPr>
          <w:rFonts w:hint="eastAsia"/>
          <w:sz w:val="20"/>
          <w:szCs w:val="20"/>
        </w:rPr>
        <w:t>したがって</w:t>
      </w:r>
      <w:r w:rsidR="00A10746" w:rsidRPr="00B913F3">
        <w:rPr>
          <w:sz w:val="20"/>
          <w:szCs w:val="20"/>
        </w:rPr>
        <w:t>,</w:t>
      </w:r>
      <w:r w:rsidR="00A10746" w:rsidRPr="00B913F3">
        <w:rPr>
          <w:rFonts w:hint="eastAsia"/>
          <w:sz w:val="20"/>
          <w:szCs w:val="20"/>
        </w:rPr>
        <w:t>ユーザーが仰臥位での操作を選択する状況においては</w:t>
      </w:r>
      <w:r w:rsidR="00A10746" w:rsidRPr="00B913F3">
        <w:rPr>
          <w:sz w:val="20"/>
          <w:szCs w:val="20"/>
        </w:rPr>
        <w:t xml:space="preserve">, </w:t>
      </w:r>
      <w:r w:rsidR="00A10746" w:rsidRPr="00B913F3">
        <w:rPr>
          <w:rFonts w:hint="eastAsia"/>
          <w:sz w:val="20"/>
          <w:szCs w:val="20"/>
        </w:rPr>
        <w:t>その身体的特性に最適化された本指針を適用することで</w:t>
      </w:r>
      <w:r w:rsidR="00A10746" w:rsidRPr="00B913F3">
        <w:rPr>
          <w:sz w:val="20"/>
          <w:szCs w:val="20"/>
        </w:rPr>
        <w:t>,</w:t>
      </w:r>
      <w:r w:rsidR="00A10746" w:rsidRPr="00B913F3">
        <w:rPr>
          <w:rFonts w:hint="eastAsia"/>
          <w:sz w:val="20"/>
          <w:szCs w:val="20"/>
        </w:rPr>
        <w:t>姿勢に左右されない一貫したユーザー体験を構築することが不可欠である</w:t>
      </w:r>
      <w:r w:rsidR="00A10746" w:rsidRPr="00B913F3">
        <w:rPr>
          <w:sz w:val="20"/>
          <w:szCs w:val="20"/>
        </w:rPr>
        <w:t>.</w:t>
      </w:r>
    </w:p>
    <w:p w14:paraId="68801903" w14:textId="21A209C3" w:rsidR="00752695" w:rsidRDefault="00760FCE" w:rsidP="008B7D6B">
      <w:pPr>
        <w:rPr>
          <w:sz w:val="20"/>
          <w:szCs w:val="20"/>
        </w:rPr>
      </w:pPr>
      <w:r w:rsidRPr="00B913F3">
        <w:rPr>
          <w:rFonts w:hint="eastAsia"/>
          <w:sz w:val="20"/>
          <w:szCs w:val="20"/>
        </w:rPr>
        <w:t xml:space="preserve">　</w:t>
      </w:r>
      <w:r w:rsidR="008B7D6B" w:rsidRPr="00B913F3">
        <w:rPr>
          <w:rFonts w:hint="eastAsia"/>
          <w:sz w:val="20"/>
          <w:szCs w:val="20"/>
        </w:rPr>
        <w:t>本研究の限界として</w:t>
      </w:r>
      <w:r w:rsidR="003B11C0" w:rsidRPr="00B913F3">
        <w:rPr>
          <w:sz w:val="20"/>
          <w:szCs w:val="20"/>
        </w:rPr>
        <w:t>,</w:t>
      </w:r>
      <w:r w:rsidR="008B7D6B" w:rsidRPr="00B913F3">
        <w:rPr>
          <w:rFonts w:hint="eastAsia"/>
          <w:sz w:val="20"/>
          <w:szCs w:val="20"/>
        </w:rPr>
        <w:t>実験参加者が</w:t>
      </w:r>
      <w:r w:rsidR="008B7D6B" w:rsidRPr="00B913F3">
        <w:rPr>
          <w:sz w:val="20"/>
          <w:szCs w:val="20"/>
        </w:rPr>
        <w:t>20</w:t>
      </w:r>
      <w:r w:rsidR="008B7D6B" w:rsidRPr="00B913F3">
        <w:rPr>
          <w:rFonts w:hint="eastAsia"/>
          <w:sz w:val="20"/>
          <w:szCs w:val="20"/>
        </w:rPr>
        <w:t>〜</w:t>
      </w:r>
      <w:r w:rsidR="008B7D6B" w:rsidRPr="00B913F3">
        <w:rPr>
          <w:sz w:val="20"/>
          <w:szCs w:val="20"/>
        </w:rPr>
        <w:t>22</w:t>
      </w:r>
      <w:r w:rsidR="008B7D6B" w:rsidRPr="00B913F3">
        <w:rPr>
          <w:rFonts w:hint="eastAsia"/>
          <w:sz w:val="20"/>
          <w:szCs w:val="20"/>
        </w:rPr>
        <w:t>歳の若年層に限定されていた点</w:t>
      </w:r>
      <w:r w:rsidR="003B11C0" w:rsidRPr="00B913F3">
        <w:rPr>
          <w:sz w:val="20"/>
          <w:szCs w:val="20"/>
        </w:rPr>
        <w:t>,</w:t>
      </w:r>
      <w:r w:rsidR="008B7D6B" w:rsidRPr="00B913F3">
        <w:rPr>
          <w:rFonts w:hint="eastAsia"/>
          <w:sz w:val="20"/>
          <w:szCs w:val="20"/>
        </w:rPr>
        <w:t>実験時間が比較的短時間で</w:t>
      </w:r>
      <w:r w:rsidR="008B7D6B" w:rsidRPr="00B913F3">
        <w:rPr>
          <w:rFonts w:hint="eastAsia"/>
          <w:sz w:val="20"/>
          <w:szCs w:val="20"/>
        </w:rPr>
        <w:lastRenderedPageBreak/>
        <w:t>あった点</w:t>
      </w:r>
      <w:r w:rsidR="00E20026">
        <w:rPr>
          <w:sz w:val="20"/>
          <w:szCs w:val="20"/>
        </w:rPr>
        <w:t>,</w:t>
      </w:r>
      <w:r w:rsidR="00E20026" w:rsidRPr="00B913F3">
        <w:rPr>
          <w:rFonts w:hint="eastAsia"/>
          <w:color w:val="EE0000"/>
          <w:sz w:val="20"/>
          <w:szCs w:val="20"/>
          <w:highlight w:val="yellow"/>
        </w:rPr>
        <w:t>長期的な学習効果について検証が不足している点</w:t>
      </w:r>
      <w:r w:rsidR="008B7D6B" w:rsidRPr="00B913F3">
        <w:rPr>
          <w:rFonts w:hint="eastAsia"/>
          <w:sz w:val="20"/>
          <w:szCs w:val="20"/>
        </w:rPr>
        <w:t>が挙げられる</w:t>
      </w:r>
      <w:r w:rsidR="003B11C0" w:rsidRPr="00B913F3">
        <w:rPr>
          <w:sz w:val="20"/>
          <w:szCs w:val="20"/>
        </w:rPr>
        <w:t>.</w:t>
      </w:r>
      <w:r w:rsidR="002741EE" w:rsidRPr="00B913F3">
        <w:rPr>
          <w:rFonts w:hint="eastAsia"/>
          <w:color w:val="EE0000"/>
          <w:sz w:val="20"/>
          <w:szCs w:val="20"/>
          <w:highlight w:val="yellow"/>
        </w:rPr>
        <w:t>また，</w:t>
      </w:r>
      <w:r w:rsidR="002741EE" w:rsidRPr="00B913F3">
        <w:rPr>
          <w:color w:val="EE0000"/>
          <w:sz w:val="20"/>
          <w:szCs w:val="20"/>
          <w:highlight w:val="yellow"/>
        </w:rPr>
        <w:t>ISO/TR 9241-380:2022</w:t>
      </w:r>
      <w:r w:rsidR="006348DF">
        <w:rPr>
          <w:color w:val="EE0000"/>
          <w:sz w:val="20"/>
          <w:szCs w:val="20"/>
          <w:highlight w:val="yellow"/>
          <w:vertAlign w:val="superscript"/>
        </w:rPr>
        <w:t>12)</w:t>
      </w:r>
      <w:r w:rsidR="002741EE" w:rsidRPr="00B913F3">
        <w:rPr>
          <w:rFonts w:hint="eastAsia"/>
          <w:color w:val="EE0000"/>
          <w:sz w:val="20"/>
          <w:szCs w:val="20"/>
          <w:highlight w:val="yellow"/>
        </w:rPr>
        <w:t>では，</w:t>
      </w:r>
      <w:r w:rsidR="002741EE" w:rsidRPr="00B913F3">
        <w:rPr>
          <w:color w:val="EE0000"/>
          <w:sz w:val="20"/>
          <w:szCs w:val="20"/>
          <w:highlight w:val="yellow"/>
        </w:rPr>
        <w:t xml:space="preserve">44 </w:t>
      </w:r>
      <w:r w:rsidR="002741EE" w:rsidRPr="00B913F3">
        <w:rPr>
          <w:rFonts w:ascii="Cambria Math" w:hAnsi="Cambria Math" w:cs="Cambria Math" w:hint="eastAsia"/>
          <w:color w:val="EE0000"/>
          <w:sz w:val="20"/>
          <w:szCs w:val="20"/>
          <w:highlight w:val="yellow"/>
        </w:rPr>
        <w:t>℃</w:t>
      </w:r>
      <w:r w:rsidR="002741EE" w:rsidRPr="00B913F3">
        <w:rPr>
          <w:rFonts w:hint="eastAsia"/>
          <w:color w:val="EE0000"/>
          <w:sz w:val="20"/>
          <w:szCs w:val="20"/>
          <w:highlight w:val="yellow"/>
        </w:rPr>
        <w:t>における</w:t>
      </w:r>
      <w:r w:rsidR="002741EE" w:rsidRPr="00B913F3">
        <w:rPr>
          <w:color w:val="EE0000"/>
          <w:sz w:val="20"/>
          <w:szCs w:val="20"/>
          <w:highlight w:val="yellow"/>
        </w:rPr>
        <w:t>3</w:t>
      </w:r>
      <w:r w:rsidR="002741EE" w:rsidRPr="00B913F3">
        <w:rPr>
          <w:rFonts w:hint="eastAsia"/>
          <w:color w:val="EE0000"/>
          <w:sz w:val="20"/>
          <w:szCs w:val="20"/>
          <w:highlight w:val="yellow"/>
        </w:rPr>
        <w:t>時間以上の熱蓄積が不快感や危険性を伴う可能性が指摘されており，臥位姿勢での長時間利用においては，</w:t>
      </w:r>
      <w:r w:rsidR="002741EE">
        <w:rPr>
          <w:rFonts w:hint="eastAsia"/>
          <w:color w:val="EE0000"/>
          <w:sz w:val="20"/>
          <w:szCs w:val="20"/>
          <w:highlight w:val="yellow"/>
        </w:rPr>
        <w:t>座位や立位とは異なる</w:t>
      </w:r>
      <w:r w:rsidR="002741EE" w:rsidRPr="00B913F3">
        <w:rPr>
          <w:rFonts w:hint="eastAsia"/>
          <w:color w:val="EE0000"/>
          <w:sz w:val="20"/>
          <w:szCs w:val="20"/>
          <w:highlight w:val="yellow"/>
        </w:rPr>
        <w:t>温熱環境がユーザーの快適性や安全性に影響を及ぼすことが懸念される</w:t>
      </w:r>
      <w:r w:rsidR="00114C43">
        <w:rPr>
          <w:color w:val="EE0000"/>
          <w:sz w:val="20"/>
          <w:szCs w:val="20"/>
          <w:highlight w:val="yellow"/>
        </w:rPr>
        <w:t>.</w:t>
      </w:r>
      <w:r w:rsidR="002741EE" w:rsidRPr="00B913F3">
        <w:rPr>
          <w:rFonts w:hint="eastAsia"/>
          <w:color w:val="EE0000"/>
          <w:sz w:val="20"/>
          <w:szCs w:val="20"/>
          <w:highlight w:val="yellow"/>
        </w:rPr>
        <w:t>これらの点については，本研究では直接的な計測や検証を行っていない</w:t>
      </w:r>
      <w:r w:rsidR="00114C43">
        <w:rPr>
          <w:rFonts w:hint="eastAsia"/>
          <w:color w:val="EE0000"/>
          <w:sz w:val="20"/>
          <w:szCs w:val="20"/>
          <w:highlight w:val="yellow"/>
        </w:rPr>
        <w:t>.</w:t>
      </w:r>
      <w:r w:rsidR="00114C43">
        <w:rPr>
          <w:rFonts w:hint="eastAsia"/>
          <w:color w:val="EE0000"/>
          <w:sz w:val="20"/>
          <w:szCs w:val="20"/>
          <w:highlight w:val="yellow"/>
        </w:rPr>
        <w:t>加えて</w:t>
      </w:r>
      <w:r w:rsidR="00114C43">
        <w:rPr>
          <w:rFonts w:hint="eastAsia"/>
          <w:color w:val="EE0000"/>
          <w:sz w:val="20"/>
          <w:szCs w:val="20"/>
          <w:highlight w:val="yellow"/>
        </w:rPr>
        <w:t>,</w:t>
      </w:r>
      <w:r w:rsidR="008B7D6B" w:rsidRPr="00B913F3">
        <w:rPr>
          <w:rFonts w:hint="eastAsia"/>
          <w:sz w:val="20"/>
          <w:szCs w:val="20"/>
        </w:rPr>
        <w:t>より広い年齢層を対象とした検証</w:t>
      </w:r>
      <w:r w:rsidR="003B11C0" w:rsidRPr="00B913F3">
        <w:rPr>
          <w:sz w:val="20"/>
          <w:szCs w:val="20"/>
        </w:rPr>
        <w:t>,</w:t>
      </w:r>
      <w:r w:rsidR="008B7D6B" w:rsidRPr="00B913F3">
        <w:rPr>
          <w:rFonts w:hint="eastAsia"/>
          <w:sz w:val="20"/>
          <w:szCs w:val="20"/>
        </w:rPr>
        <w:t>提案した</w:t>
      </w:r>
      <w:r w:rsidR="00E20026" w:rsidRPr="00B913F3">
        <w:rPr>
          <w:rFonts w:hint="eastAsia"/>
          <w:color w:val="EE0000"/>
          <w:sz w:val="20"/>
          <w:szCs w:val="20"/>
          <w:highlight w:val="yellow"/>
        </w:rPr>
        <w:t>設計上の示唆について</w:t>
      </w:r>
      <w:r w:rsidR="008B7D6B" w:rsidRPr="00B913F3">
        <w:rPr>
          <w:rFonts w:hint="eastAsia"/>
          <w:sz w:val="20"/>
          <w:szCs w:val="20"/>
        </w:rPr>
        <w:t>効果検証が必要である</w:t>
      </w:r>
      <w:r w:rsidR="003B11C0" w:rsidRPr="00B913F3">
        <w:rPr>
          <w:sz w:val="20"/>
          <w:szCs w:val="20"/>
        </w:rPr>
        <w:t>.</w:t>
      </w:r>
    </w:p>
    <w:p w14:paraId="40FFBE5A" w14:textId="76501305" w:rsidR="00681875" w:rsidRPr="00B913F3" w:rsidRDefault="00752695" w:rsidP="008B7D6B">
      <w:pPr>
        <w:rPr>
          <w:sz w:val="20"/>
          <w:szCs w:val="20"/>
        </w:rPr>
      </w:pPr>
      <w:r>
        <w:rPr>
          <w:rFonts w:hint="eastAsia"/>
          <w:sz w:val="20"/>
          <w:szCs w:val="20"/>
        </w:rPr>
        <w:t xml:space="preserve">　</w:t>
      </w:r>
      <w:r w:rsidR="008B7D6B" w:rsidRPr="00B913F3">
        <w:rPr>
          <w:sz w:val="20"/>
          <w:szCs w:val="20"/>
        </w:rPr>
        <w:t>VR</w:t>
      </w:r>
      <w:r w:rsidR="008B7D6B" w:rsidRPr="00B913F3">
        <w:rPr>
          <w:rFonts w:hint="eastAsia"/>
          <w:sz w:val="20"/>
          <w:szCs w:val="20"/>
        </w:rPr>
        <w:t>技術の発展により</w:t>
      </w:r>
      <w:r w:rsidR="003B11C0" w:rsidRPr="00B913F3">
        <w:rPr>
          <w:sz w:val="20"/>
          <w:szCs w:val="20"/>
        </w:rPr>
        <w:t>,</w:t>
      </w:r>
      <w:r w:rsidR="008B7D6B" w:rsidRPr="00B913F3">
        <w:rPr>
          <w:rFonts w:hint="eastAsia"/>
          <w:sz w:val="20"/>
          <w:szCs w:val="20"/>
        </w:rPr>
        <w:t>今後ますます多様な姿勢での利用が広がることが予想される</w:t>
      </w:r>
      <w:r w:rsidR="003B11C0" w:rsidRPr="00B913F3">
        <w:rPr>
          <w:sz w:val="20"/>
          <w:szCs w:val="20"/>
        </w:rPr>
        <w:t>.</w:t>
      </w:r>
      <w:r w:rsidR="008B7D6B" w:rsidRPr="00B913F3">
        <w:rPr>
          <w:rFonts w:hint="eastAsia"/>
          <w:sz w:val="20"/>
          <w:szCs w:val="20"/>
        </w:rPr>
        <w:t>本研究の成果が</w:t>
      </w:r>
      <w:r w:rsidR="003B11C0" w:rsidRPr="00B913F3">
        <w:rPr>
          <w:sz w:val="20"/>
          <w:szCs w:val="20"/>
        </w:rPr>
        <w:t>,</w:t>
      </w:r>
      <w:r w:rsidR="008B7D6B" w:rsidRPr="00B913F3">
        <w:rPr>
          <w:rFonts w:hint="eastAsia"/>
          <w:sz w:val="20"/>
          <w:szCs w:val="20"/>
        </w:rPr>
        <w:t>高齢者や障害者を含むすべての人々が</w:t>
      </w:r>
      <w:r w:rsidR="003B11C0" w:rsidRPr="00B913F3">
        <w:rPr>
          <w:sz w:val="20"/>
          <w:szCs w:val="20"/>
        </w:rPr>
        <w:t>,</w:t>
      </w:r>
      <w:r w:rsidR="008B7D6B" w:rsidRPr="00B913F3">
        <w:rPr>
          <w:rFonts w:hint="eastAsia"/>
          <w:sz w:val="20"/>
          <w:szCs w:val="20"/>
        </w:rPr>
        <w:t>姿勢にとらわれず</w:t>
      </w:r>
      <w:r w:rsidR="008B7D6B" w:rsidRPr="00B913F3">
        <w:rPr>
          <w:sz w:val="20"/>
          <w:szCs w:val="20"/>
        </w:rPr>
        <w:t>VR</w:t>
      </w:r>
      <w:r w:rsidR="008B7D6B" w:rsidRPr="00B913F3">
        <w:rPr>
          <w:rFonts w:hint="eastAsia"/>
          <w:sz w:val="20"/>
          <w:szCs w:val="20"/>
        </w:rPr>
        <w:t>を通じてコミュニケーションできる環境の実現に寄与することを期待する</w:t>
      </w:r>
      <w:r w:rsidR="003B11C0" w:rsidRPr="00B913F3">
        <w:rPr>
          <w:sz w:val="20"/>
          <w:szCs w:val="20"/>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FA9355E" w14:textId="77777777" w:rsidR="00E3385D" w:rsidRDefault="00E3385D"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68716C30" w14:textId="636D8B19" w:rsidR="005C534B" w:rsidRPr="00B913F3" w:rsidRDefault="005C534B" w:rsidP="00B913F3">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59BE8A4A" w14:textId="7355FC28" w:rsidR="00932BFA" w:rsidRPr="00B913F3" w:rsidRDefault="00783180" w:rsidP="00783180">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LaViola, J. J..</w:t>
      </w:r>
      <w:r w:rsidRPr="00B913F3">
        <w:rPr>
          <w:rFonts w:ascii="Times New Roman" w:hAnsi="Times New Roman" w:hint="eastAsia"/>
          <w:color w:val="EE0000"/>
          <w:sz w:val="20"/>
          <w:szCs w:val="20"/>
          <w:highlight w:val="yellow"/>
        </w:rPr>
        <w:t>“</w:t>
      </w:r>
      <w:r w:rsidRPr="00B913F3">
        <w:rPr>
          <w:rFonts w:ascii="Times New Roman" w:hAnsi="Times New Roman"/>
          <w:color w:val="EE0000"/>
          <w:sz w:val="20"/>
          <w:szCs w:val="20"/>
          <w:highlight w:val="yellow"/>
        </w:rPr>
        <w:t>A discussion of cybersickness in virtual environments.” ACM SIGCHI Bulletin. 2000, 32(1), p. 47–56.</w:t>
      </w:r>
      <w:hyperlink r:id="rId30" w:history="1">
        <w:r w:rsidRPr="00B913F3">
          <w:rPr>
            <w:rStyle w:val="a8"/>
            <w:rFonts w:ascii="Times New Roman" w:hAnsi="Times New Roman"/>
            <w:color w:val="EE0000"/>
            <w:sz w:val="20"/>
            <w:szCs w:val="20"/>
            <w:highlight w:val="yellow"/>
          </w:rPr>
          <w:t>https://cs.brown.edu/people/jlaviola/pubs/cybersick.pdf</w:t>
        </w:r>
      </w:hyperlink>
    </w:p>
    <w:p w14:paraId="5C892D48" w14:textId="662E184B" w:rsidR="00783180" w:rsidRPr="00B913F3" w:rsidRDefault="00932BFA" w:rsidP="00B913F3">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Kourtesis, P.; Collina, S.; Doumas, L. A. A.; MacPherson, S. E..</w:t>
      </w:r>
      <w:r w:rsidRPr="00B913F3">
        <w:rPr>
          <w:rFonts w:ascii="Times New Roman" w:hAnsi="Times New Roman" w:hint="eastAsia"/>
          <w:color w:val="EE0000"/>
          <w:sz w:val="20"/>
          <w:szCs w:val="20"/>
          <w:highlight w:val="yellow"/>
        </w:rPr>
        <w:t>“</w:t>
      </w:r>
      <w:r w:rsidRPr="00B913F3">
        <w:rPr>
          <w:rFonts w:ascii="Times New Roman" w:hAnsi="Times New Roman"/>
          <w:color w:val="EE0000"/>
          <w:sz w:val="20"/>
          <w:szCs w:val="20"/>
          <w:highlight w:val="yellow"/>
        </w:rPr>
        <w:t>Technological competence is a pre-condition for effective virtual reality use after traumatic brain injury.” Frontiers in Human Neuroscience. 2019, 13, p. 1–</w:t>
      </w:r>
      <w:r w:rsidRPr="00B913F3">
        <w:rPr>
          <w:rFonts w:ascii="Times New Roman" w:hAnsi="Times New Roman"/>
          <w:color w:val="EE0000"/>
          <w:sz w:val="20"/>
          <w:szCs w:val="20"/>
          <w:highlight w:val="yellow"/>
        </w:rPr>
        <w:t>16.https://doi.org/10.3389/fcomp.2019.00012,</w:t>
      </w:r>
      <w:hyperlink r:id="rId31" w:history="1">
        <w:r w:rsidRPr="00B913F3">
          <w:rPr>
            <w:rStyle w:val="a8"/>
            <w:rFonts w:ascii="Times New Roman" w:hAnsi="Times New Roman"/>
            <w:color w:val="EE0000"/>
            <w:sz w:val="20"/>
            <w:szCs w:val="20"/>
            <w:highlight w:val="yellow"/>
          </w:rPr>
          <w:t>https://arxiv.org/abs/2101.08166</w:t>
        </w:r>
      </w:hyperlink>
      <w:r w:rsidRPr="00B913F3">
        <w:rPr>
          <w:rFonts w:ascii="Times New Roman" w:hAnsi="Times New Roman"/>
          <w:color w:val="EE0000"/>
          <w:sz w:val="20"/>
          <w:szCs w:val="20"/>
          <w:highlight w:val="yellow"/>
        </w:rPr>
        <w:t>, (</w:t>
      </w:r>
      <w:r w:rsidRPr="00B913F3">
        <w:rPr>
          <w:rFonts w:ascii="Times New Roman" w:hAnsi="Times New Roman" w:hint="eastAsia"/>
          <w:color w:val="EE0000"/>
          <w:sz w:val="20"/>
          <w:szCs w:val="20"/>
          <w:highlight w:val="yellow"/>
        </w:rPr>
        <w:t>参照</w:t>
      </w:r>
      <w:r w:rsidRPr="00B913F3">
        <w:rPr>
          <w:rFonts w:ascii="Times New Roman" w:hAnsi="Times New Roman"/>
          <w:color w:val="EE0000"/>
          <w:sz w:val="20"/>
          <w:szCs w:val="20"/>
          <w:highlight w:val="yellow"/>
        </w:rPr>
        <w:t xml:space="preserve"> 2025-12-27).</w:t>
      </w:r>
    </w:p>
    <w:p w14:paraId="2E08BAB9" w14:textId="4213CDBE" w:rsidR="00A86476" w:rsidRDefault="005E1A39" w:rsidP="00806123">
      <w:pPr>
        <w:widowControl/>
        <w:numPr>
          <w:ilvl w:val="0"/>
          <w:numId w:val="17"/>
        </w:numPr>
        <w:jc w:val="left"/>
        <w:rPr>
          <w:rFonts w:ascii="Times New Roman" w:hAnsi="Times New Roman"/>
          <w:color w:val="000000" w:themeColor="text1"/>
          <w:sz w:val="20"/>
          <w:szCs w:val="20"/>
        </w:rPr>
      </w:pPr>
      <w:r w:rsidRPr="005E1A39">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 ACM, 2023</w:t>
      </w:r>
      <w:r w:rsidR="001B3F73" w:rsidRPr="001B3F73">
        <w:rPr>
          <w:rFonts w:ascii="Times New Roman" w:hAnsi="Times New Roman"/>
          <w:color w:val="000000" w:themeColor="text1"/>
          <w:sz w:val="20"/>
          <w:szCs w:val="20"/>
        </w:rPr>
        <w:t xml:space="preserve">, p. 1-18. </w:t>
      </w:r>
      <w:hyperlink r:id="rId32"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39A3DE8B" w14:textId="0FDF9C56" w:rsidR="00923174" w:rsidRDefault="00923174" w:rsidP="00806123">
      <w:pPr>
        <w:widowControl/>
        <w:numPr>
          <w:ilvl w:val="0"/>
          <w:numId w:val="17"/>
        </w:numPr>
        <w:jc w:val="left"/>
        <w:rPr>
          <w:rFonts w:ascii="Times New Roman" w:hAnsi="Times New Roman"/>
          <w:color w:val="000000" w:themeColor="text1"/>
          <w:sz w:val="20"/>
          <w:szCs w:val="20"/>
        </w:rPr>
      </w:pPr>
      <w:r w:rsidRPr="00923174">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107D56A7" w:rsidR="00CF2F6B" w:rsidRPr="00CF2F6B" w:rsidRDefault="009F377C" w:rsidP="00806123">
      <w:pPr>
        <w:widowControl/>
        <w:numPr>
          <w:ilvl w:val="0"/>
          <w:numId w:val="17"/>
        </w:numPr>
        <w:jc w:val="left"/>
        <w:rPr>
          <w:rFonts w:ascii="Times New Roman" w:hAnsi="Times New Roman"/>
          <w:color w:val="000000" w:themeColor="text1"/>
          <w:sz w:val="20"/>
          <w:szCs w:val="20"/>
        </w:rPr>
      </w:pPr>
      <w:r w:rsidRPr="009F377C">
        <w:rPr>
          <w:rFonts w:ascii="Times New Roman" w:hAnsi="Times New Roman"/>
          <w:color w:val="000000" w:themeColor="text1"/>
          <w:sz w:val="20"/>
          <w:szCs w:val="20"/>
        </w:rPr>
        <w:t>Kourtesis, P.; Linnell, J.; et al. “Cybersickness in virtual reality questionnaire (CSQ-VR): A validation and comparison against SSQ and VRSQ.” Virtual Worlds. 2023, 2(1), p. 16-35.</w:t>
      </w:r>
      <w:r w:rsidR="00CF2F6B" w:rsidRPr="00BA4AE9">
        <w:rPr>
          <w:rFonts w:ascii="Times New Roman" w:hAnsi="Times New Roman"/>
          <w:color w:val="000000" w:themeColor="text1"/>
          <w:sz w:val="20"/>
          <w:szCs w:val="20"/>
        </w:rPr>
        <w:t xml:space="preserve"> </w:t>
      </w:r>
      <w:hyperlink r:id="rId33" w:history="1">
        <w:r w:rsidR="00CF2F6B"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1368BDD7" w14:textId="36E1CE43" w:rsidR="00AB0C2C" w:rsidRDefault="00AB0C2C" w:rsidP="00806123">
      <w:pPr>
        <w:widowControl/>
        <w:numPr>
          <w:ilvl w:val="0"/>
          <w:numId w:val="17"/>
        </w:numPr>
        <w:jc w:val="left"/>
        <w:rPr>
          <w:rFonts w:ascii="Times New Roman" w:hAnsi="Times New Roman"/>
          <w:color w:val="000000" w:themeColor="text1"/>
          <w:sz w:val="20"/>
          <w:szCs w:val="20"/>
        </w:rPr>
      </w:pPr>
      <w:r w:rsidRPr="00AB0C2C">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0FB29F22" w:rsidR="005230D1" w:rsidRPr="005230D1" w:rsidRDefault="00AE7FDF" w:rsidP="00806123">
      <w:pPr>
        <w:widowControl/>
        <w:numPr>
          <w:ilvl w:val="0"/>
          <w:numId w:val="17"/>
        </w:numPr>
        <w:jc w:val="left"/>
        <w:rPr>
          <w:rFonts w:ascii="Times New Roman" w:hAnsi="Times New Roman"/>
          <w:color w:val="000000" w:themeColor="text1"/>
          <w:sz w:val="20"/>
          <w:szCs w:val="20"/>
        </w:rPr>
      </w:pPr>
      <w:r w:rsidRPr="00AE7FDF">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379-383.</w:t>
      </w:r>
      <w:r w:rsidR="005230D1" w:rsidRPr="00A1051B">
        <w:rPr>
          <w:rFonts w:ascii="Times New Roman" w:hAnsi="Times New Roman"/>
          <w:color w:val="000000" w:themeColor="text1"/>
          <w:sz w:val="20"/>
          <w:szCs w:val="20"/>
        </w:rPr>
        <w:t xml:space="preserve"> </w:t>
      </w:r>
      <w:hyperlink r:id="rId34" w:history="1">
        <w:r w:rsidR="005230D1" w:rsidRPr="00CF119F">
          <w:rPr>
            <w:rStyle w:val="a8"/>
            <w:rFonts w:ascii="Times New Roman" w:hAnsi="Times New Roman"/>
            <w:sz w:val="20"/>
            <w:szCs w:val="20"/>
          </w:rPr>
          <w:t>https://doi.org/10.1111/j.1749-6632.1999.tb09199.x</w:t>
        </w:r>
      </w:hyperlink>
      <w:r w:rsidR="005230D1" w:rsidRPr="00A1051B">
        <w:rPr>
          <w:rFonts w:ascii="Times New Roman" w:hAnsi="Times New Roman"/>
          <w:color w:val="000000" w:themeColor="text1"/>
          <w:sz w:val="20"/>
          <w:szCs w:val="20"/>
        </w:rPr>
        <w:t>, (</w:t>
      </w:r>
      <w:r w:rsidR="005230D1" w:rsidRPr="00A1051B">
        <w:rPr>
          <w:rFonts w:ascii="Times New Roman" w:hAnsi="Times New Roman"/>
          <w:color w:val="000000" w:themeColor="text1"/>
          <w:sz w:val="20"/>
          <w:szCs w:val="20"/>
        </w:rPr>
        <w:t>参照</w:t>
      </w:r>
      <w:r w:rsidR="005230D1"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005230D1" w:rsidRPr="00A1051B">
        <w:rPr>
          <w:rFonts w:ascii="Times New Roman" w:hAnsi="Times New Roman"/>
          <w:color w:val="000000" w:themeColor="text1"/>
          <w:sz w:val="20"/>
          <w:szCs w:val="20"/>
        </w:rPr>
        <w:t>).</w:t>
      </w:r>
    </w:p>
    <w:p w14:paraId="79BABE86" w14:textId="528F9712" w:rsidR="00BA4AE9" w:rsidRDefault="00CF198C" w:rsidP="00806123">
      <w:pPr>
        <w:widowControl/>
        <w:numPr>
          <w:ilvl w:val="0"/>
          <w:numId w:val="17"/>
        </w:numPr>
        <w:jc w:val="left"/>
        <w:rPr>
          <w:rFonts w:ascii="Times New Roman" w:hAnsi="Times New Roman"/>
          <w:color w:val="000000" w:themeColor="text1"/>
          <w:sz w:val="20"/>
          <w:szCs w:val="20"/>
        </w:rPr>
      </w:pPr>
      <w:r w:rsidRPr="00CF198C">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519-575.</w:t>
      </w:r>
      <w:r>
        <w:rPr>
          <w:rFonts w:ascii="Times New Roman" w:hAnsi="Times New Roman"/>
          <w:color w:val="000000" w:themeColor="text1"/>
          <w:sz w:val="20"/>
          <w:szCs w:val="20"/>
        </w:rPr>
        <w:t xml:space="preserve"> </w:t>
      </w:r>
      <w:hyperlink r:id="rId35" w:history="1">
        <w:r w:rsidR="008D24F8"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64F2EB3B" w14:textId="44B77814" w:rsidR="004E3FBE" w:rsidRPr="0049752E" w:rsidRDefault="006A00FD" w:rsidP="009654CC">
      <w:pPr>
        <w:widowControl/>
        <w:numPr>
          <w:ilvl w:val="0"/>
          <w:numId w:val="17"/>
        </w:numPr>
        <w:jc w:val="left"/>
        <w:rPr>
          <w:rFonts w:ascii="Times New Roman" w:hAnsi="Times New Roman"/>
          <w:color w:val="EE0000"/>
          <w:sz w:val="20"/>
          <w:szCs w:val="20"/>
          <w:highlight w:val="yellow"/>
        </w:rPr>
      </w:pPr>
      <w:r w:rsidRPr="0049752E">
        <w:rPr>
          <w:rFonts w:ascii="Times New Roman" w:hAnsi="Times New Roman"/>
          <w:color w:val="EE0000"/>
          <w:sz w:val="20"/>
          <w:szCs w:val="20"/>
          <w:highlight w:val="yellow"/>
        </w:rPr>
        <w:t>Goldberg, J. H.; Kotval, X. P..</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Computer interface evaluation using eye movements: Methods and constructs.” International Journal of Industrial Ergonomics. 1999, 24(6), p. 631–645.https://doi.org/10.1016/S0169-8141(98)00068-7,</w:t>
      </w:r>
      <w:hyperlink r:id="rId36" w:history="1">
        <w:r w:rsidRPr="0049752E">
          <w:rPr>
            <w:rStyle w:val="a8"/>
            <w:rFonts w:ascii="Times New Roman" w:hAnsi="Times New Roman" w:hint="eastAsia"/>
            <w:color w:val="EE0000"/>
            <w:sz w:val="20"/>
            <w:szCs w:val="20"/>
            <w:highlight w:val="yellow"/>
          </w:rPr>
          <w:t>https://www.researchgate.net/publication/222500586_Computer_interface_evaluation_using_eye_movements_Methods_and_constructs</w:t>
        </w:r>
      </w:hyperlink>
      <w:r w:rsidRPr="0049752E">
        <w:rPr>
          <w:rFonts w:ascii="Times New Roman" w:hAnsi="Times New Roman" w:hint="eastAsia"/>
          <w:color w:val="EE0000"/>
          <w:sz w:val="20"/>
          <w:szCs w:val="20"/>
          <w:highlight w:val="yellow"/>
        </w:rPr>
        <w:t>, (</w:t>
      </w:r>
      <w:r w:rsidRPr="0049752E">
        <w:rPr>
          <w:rFonts w:ascii="Times New Roman" w:hAnsi="Times New Roman" w:hint="eastAsia"/>
          <w:color w:val="EE0000"/>
          <w:sz w:val="20"/>
          <w:szCs w:val="20"/>
          <w:highlight w:val="yellow"/>
        </w:rPr>
        <w:t>参照</w:t>
      </w:r>
      <w:r w:rsidRPr="0049752E">
        <w:rPr>
          <w:rFonts w:ascii="Times New Roman" w:hAnsi="Times New Roman" w:hint="eastAsia"/>
          <w:color w:val="EE0000"/>
          <w:sz w:val="20"/>
          <w:szCs w:val="20"/>
          <w:highlight w:val="yellow"/>
        </w:rPr>
        <w:t xml:space="preserve"> 202</w:t>
      </w:r>
      <w:r w:rsidRPr="0049752E">
        <w:rPr>
          <w:rFonts w:ascii="Times New Roman" w:hAnsi="Times New Roman"/>
          <w:color w:val="EE0000"/>
          <w:sz w:val="20"/>
          <w:szCs w:val="20"/>
          <w:highlight w:val="yellow"/>
        </w:rPr>
        <w:t>6</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01</w:t>
      </w:r>
      <w:r w:rsidRPr="0049752E">
        <w:rPr>
          <w:rFonts w:ascii="Times New Roman" w:hAnsi="Times New Roman" w:hint="eastAsia"/>
          <w:color w:val="EE0000"/>
          <w:sz w:val="20"/>
          <w:szCs w:val="20"/>
          <w:highlight w:val="yellow"/>
        </w:rPr>
        <w:t>-2</w:t>
      </w:r>
      <w:r w:rsidRPr="0049752E">
        <w:rPr>
          <w:rFonts w:ascii="Times New Roman" w:hAnsi="Times New Roman"/>
          <w:color w:val="EE0000"/>
          <w:sz w:val="20"/>
          <w:szCs w:val="20"/>
          <w:highlight w:val="yellow"/>
        </w:rPr>
        <w:t>7</w:t>
      </w:r>
      <w:r w:rsidRPr="0049752E">
        <w:rPr>
          <w:rFonts w:ascii="Times New Roman" w:hAnsi="Times New Roman" w:hint="eastAsia"/>
          <w:color w:val="EE0000"/>
          <w:sz w:val="20"/>
          <w:szCs w:val="20"/>
          <w:highlight w:val="yellow"/>
        </w:rPr>
        <w:t>).</w:t>
      </w:r>
    </w:p>
    <w:p w14:paraId="3BE79CC6" w14:textId="1FBC244E" w:rsidR="006A00FD" w:rsidRPr="004F7358" w:rsidRDefault="004E3FBE" w:rsidP="004F7358">
      <w:pPr>
        <w:widowControl/>
        <w:numPr>
          <w:ilvl w:val="0"/>
          <w:numId w:val="17"/>
        </w:numPr>
        <w:jc w:val="left"/>
        <w:rPr>
          <w:rFonts w:ascii="Times New Roman" w:hAnsi="Times New Roman"/>
          <w:color w:val="000000" w:themeColor="text1"/>
          <w:sz w:val="20"/>
          <w:szCs w:val="20"/>
        </w:rPr>
      </w:pPr>
      <w:r w:rsidRPr="0049752E">
        <w:rPr>
          <w:rFonts w:ascii="Times New Roman" w:hAnsi="Times New Roman"/>
          <w:color w:val="EE0000"/>
          <w:sz w:val="20"/>
          <w:szCs w:val="20"/>
          <w:highlight w:val="yellow"/>
        </w:rPr>
        <w:t>Stanney, K. M.; Fidopiastis, C. M.; Foster, L..</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Virtual reality is sexist: But it does not have to be.” Frontiers in Robotics and AI. 2020, 7, Article 4.https://doi.org/10.3389/frobt.2020.00004,</w:t>
      </w:r>
      <w:hyperlink r:id="rId37" w:history="1">
        <w:r w:rsidRPr="0049752E">
          <w:rPr>
            <w:rStyle w:val="a8"/>
            <w:rFonts w:ascii="Times New Roman" w:hAnsi="Times New Roman" w:hint="eastAsia"/>
            <w:color w:val="EE0000"/>
            <w:sz w:val="20"/>
            <w:szCs w:val="20"/>
            <w:highlight w:val="yellow"/>
          </w:rPr>
          <w:t>https://www.frontiersin.org/journals/robotics-and-</w:t>
        </w:r>
        <w:r w:rsidRPr="0049752E">
          <w:rPr>
            <w:rStyle w:val="a8"/>
            <w:rFonts w:ascii="Times New Roman" w:hAnsi="Times New Roman" w:hint="eastAsia"/>
            <w:color w:val="EE0000"/>
            <w:sz w:val="20"/>
            <w:szCs w:val="20"/>
            <w:highlight w:val="yellow"/>
          </w:rPr>
          <w:lastRenderedPageBreak/>
          <w:t>ai/articles/10.3389/frobt.2020.00004/full</w:t>
        </w:r>
      </w:hyperlink>
      <w:r w:rsidRPr="0049752E">
        <w:rPr>
          <w:rFonts w:ascii="Times New Roman" w:hAnsi="Times New Roman" w:hint="eastAsia"/>
          <w:color w:val="EE0000"/>
          <w:sz w:val="20"/>
          <w:szCs w:val="20"/>
          <w:highlight w:val="yellow"/>
        </w:rPr>
        <w:t>, (</w:t>
      </w:r>
      <w:r w:rsidRPr="0049752E">
        <w:rPr>
          <w:rFonts w:ascii="Times New Roman" w:hAnsi="Times New Roman" w:hint="eastAsia"/>
          <w:color w:val="EE0000"/>
          <w:sz w:val="20"/>
          <w:szCs w:val="20"/>
          <w:highlight w:val="yellow"/>
        </w:rPr>
        <w:t>参照</w:t>
      </w:r>
      <w:r w:rsidRPr="0049752E">
        <w:rPr>
          <w:rFonts w:ascii="Times New Roman" w:hAnsi="Times New Roman" w:hint="eastAsia"/>
          <w:color w:val="EE0000"/>
          <w:sz w:val="20"/>
          <w:szCs w:val="20"/>
          <w:highlight w:val="yellow"/>
        </w:rPr>
        <w:t xml:space="preserve"> 202</w:t>
      </w:r>
      <w:r w:rsidRPr="0049752E">
        <w:rPr>
          <w:rFonts w:ascii="Times New Roman" w:hAnsi="Times New Roman"/>
          <w:color w:val="EE0000"/>
          <w:sz w:val="20"/>
          <w:szCs w:val="20"/>
          <w:highlight w:val="yellow"/>
        </w:rPr>
        <w:t>6</w:t>
      </w:r>
      <w:r w:rsidRPr="0049752E">
        <w:rPr>
          <w:rFonts w:ascii="Times New Roman" w:hAnsi="Times New Roman" w:hint="eastAsia"/>
          <w:color w:val="EE0000"/>
          <w:sz w:val="20"/>
          <w:szCs w:val="20"/>
          <w:highlight w:val="yellow"/>
        </w:rPr>
        <w:t>-1-27).</w:t>
      </w:r>
    </w:p>
    <w:p w14:paraId="191363A7" w14:textId="3B6BB54D" w:rsidR="00145B2A" w:rsidRDefault="00145B2A" w:rsidP="00806123">
      <w:pPr>
        <w:widowControl/>
        <w:numPr>
          <w:ilvl w:val="0"/>
          <w:numId w:val="17"/>
        </w:numPr>
        <w:jc w:val="left"/>
        <w:rPr>
          <w:rFonts w:ascii="Times New Roman" w:hAnsi="Times New Roman"/>
          <w:color w:val="000000" w:themeColor="text1"/>
          <w:sz w:val="20"/>
          <w:szCs w:val="20"/>
        </w:rPr>
      </w:pPr>
      <w:r w:rsidRPr="00145B2A">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03363CAA" w:rsidR="008D51A0" w:rsidRDefault="00C17368" w:rsidP="008D51A0">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8"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p w14:paraId="47159B62" w14:textId="108B3230" w:rsidR="00E9721D" w:rsidRPr="00B913F3" w:rsidRDefault="00C00F3B" w:rsidP="000A5CD1">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Apple. visionOS Human Interface Guidelines. Apple Developer Documentation.</w:t>
      </w:r>
      <w:hyperlink r:id="rId39" w:history="1">
        <w:r w:rsidRPr="00B913F3">
          <w:rPr>
            <w:rStyle w:val="a8"/>
            <w:rFonts w:ascii="Times New Roman" w:hAnsi="Times New Roman"/>
            <w:color w:val="EE0000"/>
            <w:sz w:val="20"/>
            <w:szCs w:val="20"/>
            <w:highlight w:val="yellow"/>
          </w:rPr>
          <w:t>https://developer.apple.com/jp/visionos/get-started/</w:t>
        </w:r>
      </w:hyperlink>
      <w:r w:rsidRPr="00B913F3">
        <w:rPr>
          <w:rFonts w:ascii="Times New Roman" w:hAnsi="Times New Roman"/>
          <w:color w:val="EE0000"/>
          <w:sz w:val="20"/>
          <w:szCs w:val="20"/>
          <w:highlight w:val="yellow"/>
        </w:rPr>
        <w:t>, (</w:t>
      </w:r>
      <w:r w:rsidRPr="00B913F3">
        <w:rPr>
          <w:rFonts w:ascii="Times New Roman" w:hAnsi="Times New Roman" w:hint="eastAsia"/>
          <w:color w:val="EE0000"/>
          <w:sz w:val="20"/>
          <w:szCs w:val="20"/>
          <w:highlight w:val="yellow"/>
        </w:rPr>
        <w:t>参照</w:t>
      </w:r>
      <w:r w:rsidRPr="00B913F3">
        <w:rPr>
          <w:rFonts w:ascii="Times New Roman" w:hAnsi="Times New Roman"/>
          <w:color w:val="EE0000"/>
          <w:sz w:val="20"/>
          <w:szCs w:val="20"/>
          <w:highlight w:val="yellow"/>
        </w:rPr>
        <w:t xml:space="preserve"> 2025-12-2</w:t>
      </w:r>
      <w:r w:rsidR="006E4866" w:rsidRPr="00B913F3">
        <w:rPr>
          <w:rFonts w:ascii="Times New Roman" w:hAnsi="Times New Roman"/>
          <w:color w:val="EE0000"/>
          <w:sz w:val="20"/>
          <w:szCs w:val="20"/>
          <w:highlight w:val="yellow"/>
        </w:rPr>
        <w:t>4</w:t>
      </w:r>
      <w:r w:rsidRPr="00B913F3">
        <w:rPr>
          <w:rFonts w:ascii="Times New Roman" w:hAnsi="Times New Roman"/>
          <w:color w:val="EE0000"/>
          <w:sz w:val="20"/>
          <w:szCs w:val="20"/>
          <w:highlight w:val="yellow"/>
        </w:rPr>
        <w:t xml:space="preserve">). </w:t>
      </w:r>
    </w:p>
    <w:sectPr w:rsidR="00E9721D" w:rsidRPr="00B913F3"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19B2F" w14:textId="77777777" w:rsidR="00AC38DC" w:rsidRDefault="00AC38DC">
      <w:r>
        <w:separator/>
      </w:r>
    </w:p>
  </w:endnote>
  <w:endnote w:type="continuationSeparator" w:id="0">
    <w:p w14:paraId="0FBF33E2" w14:textId="77777777" w:rsidR="00AC38DC" w:rsidRDefault="00AC38DC">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448B" w14:textId="77777777" w:rsidR="00AC38DC" w:rsidRDefault="00AC38DC">
      <w:r>
        <w:separator/>
      </w:r>
    </w:p>
  </w:footnote>
  <w:footnote w:type="continuationSeparator" w:id="0">
    <w:p w14:paraId="31AF1E10" w14:textId="77777777" w:rsidR="00AC38DC" w:rsidRDefault="00AC3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86D"/>
    <w:rsid w:val="00003B65"/>
    <w:rsid w:val="000040B8"/>
    <w:rsid w:val="00005AE0"/>
    <w:rsid w:val="00005E2E"/>
    <w:rsid w:val="00007163"/>
    <w:rsid w:val="00007994"/>
    <w:rsid w:val="00010846"/>
    <w:rsid w:val="00012B27"/>
    <w:rsid w:val="0001607F"/>
    <w:rsid w:val="0001708B"/>
    <w:rsid w:val="000208F6"/>
    <w:rsid w:val="00020B39"/>
    <w:rsid w:val="00020F66"/>
    <w:rsid w:val="000216AB"/>
    <w:rsid w:val="00021AD3"/>
    <w:rsid w:val="000222E4"/>
    <w:rsid w:val="0002240A"/>
    <w:rsid w:val="000225DB"/>
    <w:rsid w:val="000235C6"/>
    <w:rsid w:val="00023617"/>
    <w:rsid w:val="00024880"/>
    <w:rsid w:val="000248DE"/>
    <w:rsid w:val="000261CF"/>
    <w:rsid w:val="00026362"/>
    <w:rsid w:val="00026E86"/>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5E3"/>
    <w:rsid w:val="0004361C"/>
    <w:rsid w:val="00044EE3"/>
    <w:rsid w:val="000454D6"/>
    <w:rsid w:val="00045D22"/>
    <w:rsid w:val="000514CC"/>
    <w:rsid w:val="00051B29"/>
    <w:rsid w:val="00055049"/>
    <w:rsid w:val="00055904"/>
    <w:rsid w:val="00056CF4"/>
    <w:rsid w:val="00056DE9"/>
    <w:rsid w:val="00057128"/>
    <w:rsid w:val="000574D4"/>
    <w:rsid w:val="0005760C"/>
    <w:rsid w:val="00057F9A"/>
    <w:rsid w:val="00060C9D"/>
    <w:rsid w:val="00060DEE"/>
    <w:rsid w:val="00061059"/>
    <w:rsid w:val="0006115E"/>
    <w:rsid w:val="00062B8C"/>
    <w:rsid w:val="00063C5C"/>
    <w:rsid w:val="00063CE1"/>
    <w:rsid w:val="00063F8B"/>
    <w:rsid w:val="0006504F"/>
    <w:rsid w:val="00065DE6"/>
    <w:rsid w:val="00066234"/>
    <w:rsid w:val="00067ED0"/>
    <w:rsid w:val="0007071A"/>
    <w:rsid w:val="00070BBE"/>
    <w:rsid w:val="00071457"/>
    <w:rsid w:val="00071516"/>
    <w:rsid w:val="00072598"/>
    <w:rsid w:val="0007297F"/>
    <w:rsid w:val="00072B07"/>
    <w:rsid w:val="0007314C"/>
    <w:rsid w:val="000739CB"/>
    <w:rsid w:val="00074E88"/>
    <w:rsid w:val="00076AA3"/>
    <w:rsid w:val="0008287A"/>
    <w:rsid w:val="00082BDD"/>
    <w:rsid w:val="00082CD7"/>
    <w:rsid w:val="00085744"/>
    <w:rsid w:val="00086916"/>
    <w:rsid w:val="000876CE"/>
    <w:rsid w:val="000878D8"/>
    <w:rsid w:val="00087BCA"/>
    <w:rsid w:val="00087BEA"/>
    <w:rsid w:val="00087D83"/>
    <w:rsid w:val="00091584"/>
    <w:rsid w:val="00092140"/>
    <w:rsid w:val="00092269"/>
    <w:rsid w:val="00092AAF"/>
    <w:rsid w:val="000941A9"/>
    <w:rsid w:val="00094AD3"/>
    <w:rsid w:val="000951DD"/>
    <w:rsid w:val="0009617B"/>
    <w:rsid w:val="00096202"/>
    <w:rsid w:val="000A1575"/>
    <w:rsid w:val="000A35D2"/>
    <w:rsid w:val="000A4070"/>
    <w:rsid w:val="000A5145"/>
    <w:rsid w:val="000A568D"/>
    <w:rsid w:val="000A5CD1"/>
    <w:rsid w:val="000A6484"/>
    <w:rsid w:val="000A6DB4"/>
    <w:rsid w:val="000B08B0"/>
    <w:rsid w:val="000B1056"/>
    <w:rsid w:val="000B44B1"/>
    <w:rsid w:val="000B5B50"/>
    <w:rsid w:val="000B5E02"/>
    <w:rsid w:val="000B605D"/>
    <w:rsid w:val="000B65F6"/>
    <w:rsid w:val="000B764E"/>
    <w:rsid w:val="000B77F9"/>
    <w:rsid w:val="000C141C"/>
    <w:rsid w:val="000C20B7"/>
    <w:rsid w:val="000C2687"/>
    <w:rsid w:val="000C2796"/>
    <w:rsid w:val="000C2CC5"/>
    <w:rsid w:val="000C3417"/>
    <w:rsid w:val="000C3D5B"/>
    <w:rsid w:val="000C4115"/>
    <w:rsid w:val="000C41AE"/>
    <w:rsid w:val="000C4B4B"/>
    <w:rsid w:val="000C5326"/>
    <w:rsid w:val="000C6128"/>
    <w:rsid w:val="000C66A4"/>
    <w:rsid w:val="000D0473"/>
    <w:rsid w:val="000D2CF3"/>
    <w:rsid w:val="000D325D"/>
    <w:rsid w:val="000D343C"/>
    <w:rsid w:val="000D49D2"/>
    <w:rsid w:val="000D4B07"/>
    <w:rsid w:val="000D4D1F"/>
    <w:rsid w:val="000D5E62"/>
    <w:rsid w:val="000D5E7B"/>
    <w:rsid w:val="000D5EA4"/>
    <w:rsid w:val="000D6FA3"/>
    <w:rsid w:val="000D73E6"/>
    <w:rsid w:val="000E0078"/>
    <w:rsid w:val="000E0707"/>
    <w:rsid w:val="000E08DC"/>
    <w:rsid w:val="000E0B8B"/>
    <w:rsid w:val="000E0D8E"/>
    <w:rsid w:val="000E21B2"/>
    <w:rsid w:val="000E21E8"/>
    <w:rsid w:val="000E2CB9"/>
    <w:rsid w:val="000E3E27"/>
    <w:rsid w:val="000E4263"/>
    <w:rsid w:val="000E43D7"/>
    <w:rsid w:val="000E4B76"/>
    <w:rsid w:val="000E4F9B"/>
    <w:rsid w:val="000E6577"/>
    <w:rsid w:val="000E7344"/>
    <w:rsid w:val="000E7424"/>
    <w:rsid w:val="000E7753"/>
    <w:rsid w:val="000F0D93"/>
    <w:rsid w:val="000F211E"/>
    <w:rsid w:val="000F2178"/>
    <w:rsid w:val="000F2282"/>
    <w:rsid w:val="000F333A"/>
    <w:rsid w:val="000F334D"/>
    <w:rsid w:val="000F57FB"/>
    <w:rsid w:val="000F5E94"/>
    <w:rsid w:val="000F6AED"/>
    <w:rsid w:val="000F7AD7"/>
    <w:rsid w:val="00103107"/>
    <w:rsid w:val="00103F7E"/>
    <w:rsid w:val="0010478E"/>
    <w:rsid w:val="00104CD0"/>
    <w:rsid w:val="0010592F"/>
    <w:rsid w:val="00106348"/>
    <w:rsid w:val="001067CC"/>
    <w:rsid w:val="00106C2E"/>
    <w:rsid w:val="00107903"/>
    <w:rsid w:val="00107BE9"/>
    <w:rsid w:val="00111930"/>
    <w:rsid w:val="00111ED8"/>
    <w:rsid w:val="00113B98"/>
    <w:rsid w:val="00113FE1"/>
    <w:rsid w:val="00114C43"/>
    <w:rsid w:val="001165F1"/>
    <w:rsid w:val="00116E03"/>
    <w:rsid w:val="001175E0"/>
    <w:rsid w:val="00117B77"/>
    <w:rsid w:val="00120545"/>
    <w:rsid w:val="001211C3"/>
    <w:rsid w:val="00121582"/>
    <w:rsid w:val="00121647"/>
    <w:rsid w:val="001229D0"/>
    <w:rsid w:val="001238F4"/>
    <w:rsid w:val="00125D61"/>
    <w:rsid w:val="001265C1"/>
    <w:rsid w:val="0012688F"/>
    <w:rsid w:val="00132044"/>
    <w:rsid w:val="00133842"/>
    <w:rsid w:val="00134FB2"/>
    <w:rsid w:val="0013507D"/>
    <w:rsid w:val="00135992"/>
    <w:rsid w:val="00135BD6"/>
    <w:rsid w:val="00136341"/>
    <w:rsid w:val="00136407"/>
    <w:rsid w:val="00136611"/>
    <w:rsid w:val="00136B76"/>
    <w:rsid w:val="001373D5"/>
    <w:rsid w:val="00137E67"/>
    <w:rsid w:val="00140A2B"/>
    <w:rsid w:val="00141A69"/>
    <w:rsid w:val="00141B0F"/>
    <w:rsid w:val="00141BD6"/>
    <w:rsid w:val="001430B3"/>
    <w:rsid w:val="0014386F"/>
    <w:rsid w:val="0014438B"/>
    <w:rsid w:val="00145B2A"/>
    <w:rsid w:val="00145DAE"/>
    <w:rsid w:val="00146144"/>
    <w:rsid w:val="0015073C"/>
    <w:rsid w:val="00151381"/>
    <w:rsid w:val="00151817"/>
    <w:rsid w:val="00153AEF"/>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1079"/>
    <w:rsid w:val="0017330C"/>
    <w:rsid w:val="00173CE0"/>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211D"/>
    <w:rsid w:val="0019349A"/>
    <w:rsid w:val="0019506E"/>
    <w:rsid w:val="00196223"/>
    <w:rsid w:val="00196C41"/>
    <w:rsid w:val="0019735F"/>
    <w:rsid w:val="001A0790"/>
    <w:rsid w:val="001A0DDF"/>
    <w:rsid w:val="001A1A5D"/>
    <w:rsid w:val="001A1E1D"/>
    <w:rsid w:val="001A32E8"/>
    <w:rsid w:val="001A3E96"/>
    <w:rsid w:val="001A45F7"/>
    <w:rsid w:val="001A492D"/>
    <w:rsid w:val="001A503F"/>
    <w:rsid w:val="001A5209"/>
    <w:rsid w:val="001A5376"/>
    <w:rsid w:val="001A5489"/>
    <w:rsid w:val="001A6E19"/>
    <w:rsid w:val="001A70B0"/>
    <w:rsid w:val="001A7CCB"/>
    <w:rsid w:val="001B183D"/>
    <w:rsid w:val="001B2007"/>
    <w:rsid w:val="001B3F73"/>
    <w:rsid w:val="001B4175"/>
    <w:rsid w:val="001B4A74"/>
    <w:rsid w:val="001B4B72"/>
    <w:rsid w:val="001B5E4E"/>
    <w:rsid w:val="001B61D8"/>
    <w:rsid w:val="001B7939"/>
    <w:rsid w:val="001C1A09"/>
    <w:rsid w:val="001C1BA7"/>
    <w:rsid w:val="001C2AFD"/>
    <w:rsid w:val="001C2CA6"/>
    <w:rsid w:val="001C4326"/>
    <w:rsid w:val="001C4980"/>
    <w:rsid w:val="001C530C"/>
    <w:rsid w:val="001C5489"/>
    <w:rsid w:val="001C59BE"/>
    <w:rsid w:val="001C5DEA"/>
    <w:rsid w:val="001C6A63"/>
    <w:rsid w:val="001D29A7"/>
    <w:rsid w:val="001D6288"/>
    <w:rsid w:val="001D6FB3"/>
    <w:rsid w:val="001D7053"/>
    <w:rsid w:val="001D790B"/>
    <w:rsid w:val="001E075E"/>
    <w:rsid w:val="001E26C8"/>
    <w:rsid w:val="001E2DF0"/>
    <w:rsid w:val="001E404F"/>
    <w:rsid w:val="001E4CAF"/>
    <w:rsid w:val="001E53AE"/>
    <w:rsid w:val="001E6ED0"/>
    <w:rsid w:val="001E7929"/>
    <w:rsid w:val="001E7FFE"/>
    <w:rsid w:val="001F1763"/>
    <w:rsid w:val="001F1877"/>
    <w:rsid w:val="001F18B2"/>
    <w:rsid w:val="001F27F4"/>
    <w:rsid w:val="001F2E7C"/>
    <w:rsid w:val="001F47C3"/>
    <w:rsid w:val="001F5057"/>
    <w:rsid w:val="001F632B"/>
    <w:rsid w:val="001F6631"/>
    <w:rsid w:val="001F6DC4"/>
    <w:rsid w:val="001F6E30"/>
    <w:rsid w:val="001F7E02"/>
    <w:rsid w:val="002016AB"/>
    <w:rsid w:val="00201771"/>
    <w:rsid w:val="00201B2C"/>
    <w:rsid w:val="00202F51"/>
    <w:rsid w:val="00203354"/>
    <w:rsid w:val="0020445B"/>
    <w:rsid w:val="0020476A"/>
    <w:rsid w:val="0020581E"/>
    <w:rsid w:val="00205D91"/>
    <w:rsid w:val="00206351"/>
    <w:rsid w:val="00206854"/>
    <w:rsid w:val="002074FF"/>
    <w:rsid w:val="0021066E"/>
    <w:rsid w:val="00210C4A"/>
    <w:rsid w:val="002138CD"/>
    <w:rsid w:val="002156CC"/>
    <w:rsid w:val="00215A37"/>
    <w:rsid w:val="00215BA7"/>
    <w:rsid w:val="002168D2"/>
    <w:rsid w:val="002175E5"/>
    <w:rsid w:val="002179D9"/>
    <w:rsid w:val="0022276A"/>
    <w:rsid w:val="00222AC1"/>
    <w:rsid w:val="002238C8"/>
    <w:rsid w:val="002252A2"/>
    <w:rsid w:val="00226EF0"/>
    <w:rsid w:val="00231264"/>
    <w:rsid w:val="00231851"/>
    <w:rsid w:val="00232875"/>
    <w:rsid w:val="002328C4"/>
    <w:rsid w:val="002328D2"/>
    <w:rsid w:val="00232A43"/>
    <w:rsid w:val="00232CC7"/>
    <w:rsid w:val="002330E2"/>
    <w:rsid w:val="00234098"/>
    <w:rsid w:val="00234C6B"/>
    <w:rsid w:val="002350A7"/>
    <w:rsid w:val="00235B02"/>
    <w:rsid w:val="00235B73"/>
    <w:rsid w:val="00236709"/>
    <w:rsid w:val="002370BA"/>
    <w:rsid w:val="0023797B"/>
    <w:rsid w:val="002379DA"/>
    <w:rsid w:val="00237ED7"/>
    <w:rsid w:val="00241916"/>
    <w:rsid w:val="00241937"/>
    <w:rsid w:val="002419E1"/>
    <w:rsid w:val="00241FB1"/>
    <w:rsid w:val="002423D8"/>
    <w:rsid w:val="002427CE"/>
    <w:rsid w:val="0024572B"/>
    <w:rsid w:val="00245768"/>
    <w:rsid w:val="00251D60"/>
    <w:rsid w:val="00251D6A"/>
    <w:rsid w:val="00251DE2"/>
    <w:rsid w:val="002536B6"/>
    <w:rsid w:val="00254AEC"/>
    <w:rsid w:val="00255551"/>
    <w:rsid w:val="00256307"/>
    <w:rsid w:val="0025648F"/>
    <w:rsid w:val="00256FFA"/>
    <w:rsid w:val="00261CE2"/>
    <w:rsid w:val="00262FC5"/>
    <w:rsid w:val="002630ED"/>
    <w:rsid w:val="00263F87"/>
    <w:rsid w:val="002647BC"/>
    <w:rsid w:val="002647E4"/>
    <w:rsid w:val="00270109"/>
    <w:rsid w:val="0027049A"/>
    <w:rsid w:val="00272496"/>
    <w:rsid w:val="002739AF"/>
    <w:rsid w:val="002741EE"/>
    <w:rsid w:val="0027433F"/>
    <w:rsid w:val="002743AA"/>
    <w:rsid w:val="00274EB9"/>
    <w:rsid w:val="002751A3"/>
    <w:rsid w:val="00275858"/>
    <w:rsid w:val="0027676F"/>
    <w:rsid w:val="0027748D"/>
    <w:rsid w:val="00281414"/>
    <w:rsid w:val="00281610"/>
    <w:rsid w:val="00281A29"/>
    <w:rsid w:val="00284654"/>
    <w:rsid w:val="00284686"/>
    <w:rsid w:val="002857F2"/>
    <w:rsid w:val="00285B7E"/>
    <w:rsid w:val="00285F75"/>
    <w:rsid w:val="002866AA"/>
    <w:rsid w:val="0028725A"/>
    <w:rsid w:val="0029194C"/>
    <w:rsid w:val="00292378"/>
    <w:rsid w:val="0029243C"/>
    <w:rsid w:val="00292CEB"/>
    <w:rsid w:val="00293C93"/>
    <w:rsid w:val="00295D7F"/>
    <w:rsid w:val="00295E8B"/>
    <w:rsid w:val="002964DF"/>
    <w:rsid w:val="002973C6"/>
    <w:rsid w:val="002975FA"/>
    <w:rsid w:val="002A0183"/>
    <w:rsid w:val="002A11D6"/>
    <w:rsid w:val="002A14A7"/>
    <w:rsid w:val="002A29C6"/>
    <w:rsid w:val="002A31F8"/>
    <w:rsid w:val="002A32D7"/>
    <w:rsid w:val="002A36BC"/>
    <w:rsid w:val="002A3CC4"/>
    <w:rsid w:val="002A45CA"/>
    <w:rsid w:val="002A4F94"/>
    <w:rsid w:val="002A51F0"/>
    <w:rsid w:val="002A54EF"/>
    <w:rsid w:val="002A5EDA"/>
    <w:rsid w:val="002A5FA7"/>
    <w:rsid w:val="002A61B9"/>
    <w:rsid w:val="002B11B6"/>
    <w:rsid w:val="002B1A8F"/>
    <w:rsid w:val="002B1FE0"/>
    <w:rsid w:val="002B3E6A"/>
    <w:rsid w:val="002B45AB"/>
    <w:rsid w:val="002B4A78"/>
    <w:rsid w:val="002B767F"/>
    <w:rsid w:val="002B7F84"/>
    <w:rsid w:val="002C0F49"/>
    <w:rsid w:val="002C12CA"/>
    <w:rsid w:val="002C1C3B"/>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D00"/>
    <w:rsid w:val="002D2EF9"/>
    <w:rsid w:val="002D3D22"/>
    <w:rsid w:val="002D3DBF"/>
    <w:rsid w:val="002D42FA"/>
    <w:rsid w:val="002D4624"/>
    <w:rsid w:val="002D4C79"/>
    <w:rsid w:val="002D5540"/>
    <w:rsid w:val="002D58CB"/>
    <w:rsid w:val="002E064D"/>
    <w:rsid w:val="002E071C"/>
    <w:rsid w:val="002E181C"/>
    <w:rsid w:val="002E3A4E"/>
    <w:rsid w:val="002E3B20"/>
    <w:rsid w:val="002E46F7"/>
    <w:rsid w:val="002E589E"/>
    <w:rsid w:val="002E5C21"/>
    <w:rsid w:val="002E7921"/>
    <w:rsid w:val="002E79D4"/>
    <w:rsid w:val="002F0883"/>
    <w:rsid w:val="002F3B84"/>
    <w:rsid w:val="002F3C30"/>
    <w:rsid w:val="002F414D"/>
    <w:rsid w:val="002F5485"/>
    <w:rsid w:val="002F6446"/>
    <w:rsid w:val="002F6BA3"/>
    <w:rsid w:val="002F7D39"/>
    <w:rsid w:val="003000CD"/>
    <w:rsid w:val="00300518"/>
    <w:rsid w:val="00300593"/>
    <w:rsid w:val="00301410"/>
    <w:rsid w:val="00302F7C"/>
    <w:rsid w:val="00303EDF"/>
    <w:rsid w:val="00304439"/>
    <w:rsid w:val="00305B0C"/>
    <w:rsid w:val="003079B6"/>
    <w:rsid w:val="00310017"/>
    <w:rsid w:val="003100B6"/>
    <w:rsid w:val="003116E7"/>
    <w:rsid w:val="00313346"/>
    <w:rsid w:val="0031445A"/>
    <w:rsid w:val="003145A7"/>
    <w:rsid w:val="00314620"/>
    <w:rsid w:val="00315208"/>
    <w:rsid w:val="003153FB"/>
    <w:rsid w:val="00316667"/>
    <w:rsid w:val="00317D0F"/>
    <w:rsid w:val="00322640"/>
    <w:rsid w:val="003228A9"/>
    <w:rsid w:val="00322E16"/>
    <w:rsid w:val="00323CCA"/>
    <w:rsid w:val="00323DC2"/>
    <w:rsid w:val="003244B6"/>
    <w:rsid w:val="003249C4"/>
    <w:rsid w:val="00324C45"/>
    <w:rsid w:val="00327317"/>
    <w:rsid w:val="003316DA"/>
    <w:rsid w:val="00331878"/>
    <w:rsid w:val="00332160"/>
    <w:rsid w:val="00332B10"/>
    <w:rsid w:val="00332FE7"/>
    <w:rsid w:val="00333589"/>
    <w:rsid w:val="003340AB"/>
    <w:rsid w:val="003348FC"/>
    <w:rsid w:val="003350D8"/>
    <w:rsid w:val="00337043"/>
    <w:rsid w:val="0034065F"/>
    <w:rsid w:val="00340942"/>
    <w:rsid w:val="00340B1C"/>
    <w:rsid w:val="003412A9"/>
    <w:rsid w:val="0034158D"/>
    <w:rsid w:val="00341FD4"/>
    <w:rsid w:val="00344365"/>
    <w:rsid w:val="00344995"/>
    <w:rsid w:val="00344C4F"/>
    <w:rsid w:val="00344D8D"/>
    <w:rsid w:val="0034500B"/>
    <w:rsid w:val="003459FE"/>
    <w:rsid w:val="003462E2"/>
    <w:rsid w:val="0034676A"/>
    <w:rsid w:val="00346A27"/>
    <w:rsid w:val="003475B5"/>
    <w:rsid w:val="00350861"/>
    <w:rsid w:val="003516DC"/>
    <w:rsid w:val="00351E49"/>
    <w:rsid w:val="00351F3B"/>
    <w:rsid w:val="00351FA3"/>
    <w:rsid w:val="0035209F"/>
    <w:rsid w:val="00352214"/>
    <w:rsid w:val="0035490A"/>
    <w:rsid w:val="00354A90"/>
    <w:rsid w:val="00355785"/>
    <w:rsid w:val="00355B05"/>
    <w:rsid w:val="00355EFD"/>
    <w:rsid w:val="003574D5"/>
    <w:rsid w:val="0036073C"/>
    <w:rsid w:val="00360BA4"/>
    <w:rsid w:val="00360BBA"/>
    <w:rsid w:val="003611F7"/>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757"/>
    <w:rsid w:val="00373E49"/>
    <w:rsid w:val="00377CC4"/>
    <w:rsid w:val="00377CFA"/>
    <w:rsid w:val="00381854"/>
    <w:rsid w:val="00381C91"/>
    <w:rsid w:val="00381EEA"/>
    <w:rsid w:val="00384473"/>
    <w:rsid w:val="00384676"/>
    <w:rsid w:val="00385D46"/>
    <w:rsid w:val="003867F4"/>
    <w:rsid w:val="00386839"/>
    <w:rsid w:val="0038689D"/>
    <w:rsid w:val="003869F6"/>
    <w:rsid w:val="003878F7"/>
    <w:rsid w:val="0039023D"/>
    <w:rsid w:val="00390AEA"/>
    <w:rsid w:val="00391340"/>
    <w:rsid w:val="00392BF7"/>
    <w:rsid w:val="003940B7"/>
    <w:rsid w:val="003945FC"/>
    <w:rsid w:val="0039507A"/>
    <w:rsid w:val="0039565B"/>
    <w:rsid w:val="003957BA"/>
    <w:rsid w:val="0039603E"/>
    <w:rsid w:val="003964D6"/>
    <w:rsid w:val="0039785A"/>
    <w:rsid w:val="003979A8"/>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5907"/>
    <w:rsid w:val="003B6177"/>
    <w:rsid w:val="003B7295"/>
    <w:rsid w:val="003B76B6"/>
    <w:rsid w:val="003C1BA0"/>
    <w:rsid w:val="003C2D2B"/>
    <w:rsid w:val="003C3AA7"/>
    <w:rsid w:val="003C3B7E"/>
    <w:rsid w:val="003C48C4"/>
    <w:rsid w:val="003C536D"/>
    <w:rsid w:val="003C5BBC"/>
    <w:rsid w:val="003C5C24"/>
    <w:rsid w:val="003C6A09"/>
    <w:rsid w:val="003C7F78"/>
    <w:rsid w:val="003D09F7"/>
    <w:rsid w:val="003D14E8"/>
    <w:rsid w:val="003D28FE"/>
    <w:rsid w:val="003D4C29"/>
    <w:rsid w:val="003D5400"/>
    <w:rsid w:val="003D5C24"/>
    <w:rsid w:val="003D6B41"/>
    <w:rsid w:val="003D6BAF"/>
    <w:rsid w:val="003D7C26"/>
    <w:rsid w:val="003E0468"/>
    <w:rsid w:val="003E10FD"/>
    <w:rsid w:val="003E21C1"/>
    <w:rsid w:val="003E2724"/>
    <w:rsid w:val="003E2C2B"/>
    <w:rsid w:val="003E4FFE"/>
    <w:rsid w:val="003E54BC"/>
    <w:rsid w:val="003E61D4"/>
    <w:rsid w:val="003E629D"/>
    <w:rsid w:val="003E650D"/>
    <w:rsid w:val="003E69F7"/>
    <w:rsid w:val="003E75F0"/>
    <w:rsid w:val="003E7B72"/>
    <w:rsid w:val="003F17A4"/>
    <w:rsid w:val="003F2FCC"/>
    <w:rsid w:val="003F3463"/>
    <w:rsid w:val="003F3A3D"/>
    <w:rsid w:val="003F6BC1"/>
    <w:rsid w:val="003F7240"/>
    <w:rsid w:val="004005AB"/>
    <w:rsid w:val="00402DD6"/>
    <w:rsid w:val="00403281"/>
    <w:rsid w:val="0040380C"/>
    <w:rsid w:val="00405311"/>
    <w:rsid w:val="00405965"/>
    <w:rsid w:val="00405FD7"/>
    <w:rsid w:val="00407716"/>
    <w:rsid w:val="0041081D"/>
    <w:rsid w:val="00410D2B"/>
    <w:rsid w:val="00410E9C"/>
    <w:rsid w:val="00411945"/>
    <w:rsid w:val="00411F5C"/>
    <w:rsid w:val="004137F7"/>
    <w:rsid w:val="00413AC8"/>
    <w:rsid w:val="00414A59"/>
    <w:rsid w:val="00415E61"/>
    <w:rsid w:val="004161AF"/>
    <w:rsid w:val="0041708A"/>
    <w:rsid w:val="004178DD"/>
    <w:rsid w:val="00420650"/>
    <w:rsid w:val="00420E65"/>
    <w:rsid w:val="004214C0"/>
    <w:rsid w:val="0042169F"/>
    <w:rsid w:val="00422A33"/>
    <w:rsid w:val="00422CA9"/>
    <w:rsid w:val="0042313E"/>
    <w:rsid w:val="00424F91"/>
    <w:rsid w:val="0042568E"/>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0C9"/>
    <w:rsid w:val="00450790"/>
    <w:rsid w:val="004507C9"/>
    <w:rsid w:val="004509E8"/>
    <w:rsid w:val="0045116D"/>
    <w:rsid w:val="00451702"/>
    <w:rsid w:val="00452F7E"/>
    <w:rsid w:val="0045349B"/>
    <w:rsid w:val="0045432D"/>
    <w:rsid w:val="00454C82"/>
    <w:rsid w:val="00454E1B"/>
    <w:rsid w:val="004558D2"/>
    <w:rsid w:val="00457CFF"/>
    <w:rsid w:val="00460610"/>
    <w:rsid w:val="00460BDF"/>
    <w:rsid w:val="00460FEA"/>
    <w:rsid w:val="00461AC2"/>
    <w:rsid w:val="004629E3"/>
    <w:rsid w:val="00463AFA"/>
    <w:rsid w:val="00463F93"/>
    <w:rsid w:val="00464374"/>
    <w:rsid w:val="00464A0F"/>
    <w:rsid w:val="00465AF2"/>
    <w:rsid w:val="0046643F"/>
    <w:rsid w:val="00467217"/>
    <w:rsid w:val="00467C1C"/>
    <w:rsid w:val="00470641"/>
    <w:rsid w:val="004707AC"/>
    <w:rsid w:val="004719F8"/>
    <w:rsid w:val="004729CD"/>
    <w:rsid w:val="00472B0F"/>
    <w:rsid w:val="00474158"/>
    <w:rsid w:val="004747CD"/>
    <w:rsid w:val="00474F19"/>
    <w:rsid w:val="004753F9"/>
    <w:rsid w:val="00475797"/>
    <w:rsid w:val="00475F04"/>
    <w:rsid w:val="004768A6"/>
    <w:rsid w:val="00476B68"/>
    <w:rsid w:val="00476E4F"/>
    <w:rsid w:val="004771CC"/>
    <w:rsid w:val="00477D47"/>
    <w:rsid w:val="00481E17"/>
    <w:rsid w:val="00482ECA"/>
    <w:rsid w:val="0048326B"/>
    <w:rsid w:val="004841A3"/>
    <w:rsid w:val="004845D1"/>
    <w:rsid w:val="0048592A"/>
    <w:rsid w:val="004860F1"/>
    <w:rsid w:val="00490DAF"/>
    <w:rsid w:val="00491C2C"/>
    <w:rsid w:val="00493B21"/>
    <w:rsid w:val="0049436C"/>
    <w:rsid w:val="00494809"/>
    <w:rsid w:val="004950BB"/>
    <w:rsid w:val="00495CBD"/>
    <w:rsid w:val="004962B0"/>
    <w:rsid w:val="004967CE"/>
    <w:rsid w:val="004A1EFA"/>
    <w:rsid w:val="004A2C4B"/>
    <w:rsid w:val="004A3D99"/>
    <w:rsid w:val="004A5AE2"/>
    <w:rsid w:val="004A6296"/>
    <w:rsid w:val="004A7060"/>
    <w:rsid w:val="004A7174"/>
    <w:rsid w:val="004A7435"/>
    <w:rsid w:val="004A7C1F"/>
    <w:rsid w:val="004B0658"/>
    <w:rsid w:val="004B0775"/>
    <w:rsid w:val="004B0F00"/>
    <w:rsid w:val="004B11AD"/>
    <w:rsid w:val="004B2455"/>
    <w:rsid w:val="004B4C57"/>
    <w:rsid w:val="004B53B4"/>
    <w:rsid w:val="004B60D7"/>
    <w:rsid w:val="004B6485"/>
    <w:rsid w:val="004B68F2"/>
    <w:rsid w:val="004B6D2F"/>
    <w:rsid w:val="004B7488"/>
    <w:rsid w:val="004B7494"/>
    <w:rsid w:val="004C2780"/>
    <w:rsid w:val="004C2958"/>
    <w:rsid w:val="004C29B5"/>
    <w:rsid w:val="004C2A48"/>
    <w:rsid w:val="004C2A6B"/>
    <w:rsid w:val="004C3ACF"/>
    <w:rsid w:val="004C5D07"/>
    <w:rsid w:val="004C6C31"/>
    <w:rsid w:val="004C71A8"/>
    <w:rsid w:val="004C7BD2"/>
    <w:rsid w:val="004C7DCB"/>
    <w:rsid w:val="004D0E4B"/>
    <w:rsid w:val="004D134E"/>
    <w:rsid w:val="004D32C2"/>
    <w:rsid w:val="004D41DD"/>
    <w:rsid w:val="004D4E0A"/>
    <w:rsid w:val="004D617A"/>
    <w:rsid w:val="004D7271"/>
    <w:rsid w:val="004E1339"/>
    <w:rsid w:val="004E157C"/>
    <w:rsid w:val="004E3DE1"/>
    <w:rsid w:val="004E3FBE"/>
    <w:rsid w:val="004E44FD"/>
    <w:rsid w:val="004E5BE5"/>
    <w:rsid w:val="004E615F"/>
    <w:rsid w:val="004E6726"/>
    <w:rsid w:val="004F0572"/>
    <w:rsid w:val="004F146C"/>
    <w:rsid w:val="004F2560"/>
    <w:rsid w:val="004F2F13"/>
    <w:rsid w:val="004F3C1F"/>
    <w:rsid w:val="004F4334"/>
    <w:rsid w:val="004F433F"/>
    <w:rsid w:val="004F43C5"/>
    <w:rsid w:val="004F4640"/>
    <w:rsid w:val="004F4DBE"/>
    <w:rsid w:val="004F51AB"/>
    <w:rsid w:val="004F523E"/>
    <w:rsid w:val="004F576C"/>
    <w:rsid w:val="004F585B"/>
    <w:rsid w:val="004F5FA8"/>
    <w:rsid w:val="004F6077"/>
    <w:rsid w:val="004F6AF1"/>
    <w:rsid w:val="004F6EA2"/>
    <w:rsid w:val="004F7358"/>
    <w:rsid w:val="004F7AE0"/>
    <w:rsid w:val="004F7C4D"/>
    <w:rsid w:val="00500121"/>
    <w:rsid w:val="005003D6"/>
    <w:rsid w:val="00500BC9"/>
    <w:rsid w:val="00501877"/>
    <w:rsid w:val="00501F01"/>
    <w:rsid w:val="00503D3E"/>
    <w:rsid w:val="005061D0"/>
    <w:rsid w:val="00506B60"/>
    <w:rsid w:val="005110CE"/>
    <w:rsid w:val="00511CDB"/>
    <w:rsid w:val="0051325D"/>
    <w:rsid w:val="0051482B"/>
    <w:rsid w:val="00514896"/>
    <w:rsid w:val="005158A8"/>
    <w:rsid w:val="005171CF"/>
    <w:rsid w:val="005173FD"/>
    <w:rsid w:val="00520683"/>
    <w:rsid w:val="005218E2"/>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168B"/>
    <w:rsid w:val="00543625"/>
    <w:rsid w:val="00543A22"/>
    <w:rsid w:val="005446D1"/>
    <w:rsid w:val="005447DB"/>
    <w:rsid w:val="0054522B"/>
    <w:rsid w:val="00545BE7"/>
    <w:rsid w:val="00545EF6"/>
    <w:rsid w:val="005479C7"/>
    <w:rsid w:val="005507A7"/>
    <w:rsid w:val="00552722"/>
    <w:rsid w:val="005533D8"/>
    <w:rsid w:val="0055376D"/>
    <w:rsid w:val="005539BC"/>
    <w:rsid w:val="00554045"/>
    <w:rsid w:val="00554357"/>
    <w:rsid w:val="005543E4"/>
    <w:rsid w:val="00554BE0"/>
    <w:rsid w:val="0055697A"/>
    <w:rsid w:val="00556B4D"/>
    <w:rsid w:val="00557685"/>
    <w:rsid w:val="00557725"/>
    <w:rsid w:val="00561BF2"/>
    <w:rsid w:val="00561D5A"/>
    <w:rsid w:val="00562725"/>
    <w:rsid w:val="00562761"/>
    <w:rsid w:val="0056282B"/>
    <w:rsid w:val="00562D95"/>
    <w:rsid w:val="00562F4D"/>
    <w:rsid w:val="00562FBC"/>
    <w:rsid w:val="005643A5"/>
    <w:rsid w:val="00565B46"/>
    <w:rsid w:val="005661C8"/>
    <w:rsid w:val="00570D29"/>
    <w:rsid w:val="00571373"/>
    <w:rsid w:val="005734C2"/>
    <w:rsid w:val="00574670"/>
    <w:rsid w:val="00575AAA"/>
    <w:rsid w:val="00575BD2"/>
    <w:rsid w:val="00575FB3"/>
    <w:rsid w:val="00576049"/>
    <w:rsid w:val="00576FC1"/>
    <w:rsid w:val="005770BD"/>
    <w:rsid w:val="0057789C"/>
    <w:rsid w:val="00580BF8"/>
    <w:rsid w:val="00580EA7"/>
    <w:rsid w:val="00582A49"/>
    <w:rsid w:val="00582B3D"/>
    <w:rsid w:val="005832E3"/>
    <w:rsid w:val="0058425D"/>
    <w:rsid w:val="005854ED"/>
    <w:rsid w:val="0058569D"/>
    <w:rsid w:val="00585BA2"/>
    <w:rsid w:val="00585BA9"/>
    <w:rsid w:val="00585E8E"/>
    <w:rsid w:val="00586728"/>
    <w:rsid w:val="005868A7"/>
    <w:rsid w:val="0058721B"/>
    <w:rsid w:val="005922E1"/>
    <w:rsid w:val="00592820"/>
    <w:rsid w:val="00592D2F"/>
    <w:rsid w:val="00593517"/>
    <w:rsid w:val="0059353A"/>
    <w:rsid w:val="00593715"/>
    <w:rsid w:val="00593DAC"/>
    <w:rsid w:val="00593F20"/>
    <w:rsid w:val="00594698"/>
    <w:rsid w:val="00594B50"/>
    <w:rsid w:val="00595A86"/>
    <w:rsid w:val="00595AA1"/>
    <w:rsid w:val="005978FD"/>
    <w:rsid w:val="005A016B"/>
    <w:rsid w:val="005A02F3"/>
    <w:rsid w:val="005A0755"/>
    <w:rsid w:val="005A0AD8"/>
    <w:rsid w:val="005A0D2D"/>
    <w:rsid w:val="005A102B"/>
    <w:rsid w:val="005A19CF"/>
    <w:rsid w:val="005A2153"/>
    <w:rsid w:val="005A2314"/>
    <w:rsid w:val="005A2FC3"/>
    <w:rsid w:val="005A5022"/>
    <w:rsid w:val="005A573D"/>
    <w:rsid w:val="005A6593"/>
    <w:rsid w:val="005A726E"/>
    <w:rsid w:val="005A73ED"/>
    <w:rsid w:val="005A74C5"/>
    <w:rsid w:val="005A759A"/>
    <w:rsid w:val="005A7B07"/>
    <w:rsid w:val="005B1014"/>
    <w:rsid w:val="005B1909"/>
    <w:rsid w:val="005B19F4"/>
    <w:rsid w:val="005B204C"/>
    <w:rsid w:val="005B22A6"/>
    <w:rsid w:val="005B29DC"/>
    <w:rsid w:val="005B3A3E"/>
    <w:rsid w:val="005B3EB8"/>
    <w:rsid w:val="005B4500"/>
    <w:rsid w:val="005B477B"/>
    <w:rsid w:val="005B651E"/>
    <w:rsid w:val="005B664D"/>
    <w:rsid w:val="005B6B6B"/>
    <w:rsid w:val="005B728A"/>
    <w:rsid w:val="005C09CD"/>
    <w:rsid w:val="005C14A8"/>
    <w:rsid w:val="005C3E0E"/>
    <w:rsid w:val="005C4D94"/>
    <w:rsid w:val="005C4F00"/>
    <w:rsid w:val="005C534B"/>
    <w:rsid w:val="005C55CD"/>
    <w:rsid w:val="005C6218"/>
    <w:rsid w:val="005C68B4"/>
    <w:rsid w:val="005C70FF"/>
    <w:rsid w:val="005C74F6"/>
    <w:rsid w:val="005D065B"/>
    <w:rsid w:val="005D0C7E"/>
    <w:rsid w:val="005D0F6E"/>
    <w:rsid w:val="005D1593"/>
    <w:rsid w:val="005D1BBF"/>
    <w:rsid w:val="005D1D1D"/>
    <w:rsid w:val="005D2722"/>
    <w:rsid w:val="005D3DC7"/>
    <w:rsid w:val="005D3EDA"/>
    <w:rsid w:val="005D5026"/>
    <w:rsid w:val="005D5D87"/>
    <w:rsid w:val="005E0603"/>
    <w:rsid w:val="005E078D"/>
    <w:rsid w:val="005E1A39"/>
    <w:rsid w:val="005E1DDD"/>
    <w:rsid w:val="005E23F0"/>
    <w:rsid w:val="005E360A"/>
    <w:rsid w:val="005E4D1E"/>
    <w:rsid w:val="005E4EEE"/>
    <w:rsid w:val="005E57FE"/>
    <w:rsid w:val="005E5BA0"/>
    <w:rsid w:val="005E5EDA"/>
    <w:rsid w:val="005E6182"/>
    <w:rsid w:val="005E630E"/>
    <w:rsid w:val="005E6976"/>
    <w:rsid w:val="005E72D1"/>
    <w:rsid w:val="005E7316"/>
    <w:rsid w:val="005E7B67"/>
    <w:rsid w:val="005F00DC"/>
    <w:rsid w:val="005F076F"/>
    <w:rsid w:val="005F247B"/>
    <w:rsid w:val="005F2567"/>
    <w:rsid w:val="005F2CF1"/>
    <w:rsid w:val="005F3D73"/>
    <w:rsid w:val="005F479D"/>
    <w:rsid w:val="005F4EA4"/>
    <w:rsid w:val="005F66FC"/>
    <w:rsid w:val="00602D6D"/>
    <w:rsid w:val="00602EBA"/>
    <w:rsid w:val="006033CE"/>
    <w:rsid w:val="0060415A"/>
    <w:rsid w:val="00604C23"/>
    <w:rsid w:val="006059BE"/>
    <w:rsid w:val="006062F7"/>
    <w:rsid w:val="00606403"/>
    <w:rsid w:val="00606C00"/>
    <w:rsid w:val="006118B8"/>
    <w:rsid w:val="006118D6"/>
    <w:rsid w:val="00612304"/>
    <w:rsid w:val="006133B2"/>
    <w:rsid w:val="006133E9"/>
    <w:rsid w:val="00613485"/>
    <w:rsid w:val="006148EF"/>
    <w:rsid w:val="00614B98"/>
    <w:rsid w:val="00614EB9"/>
    <w:rsid w:val="006154A5"/>
    <w:rsid w:val="006156A1"/>
    <w:rsid w:val="00616D88"/>
    <w:rsid w:val="00617E75"/>
    <w:rsid w:val="006207E6"/>
    <w:rsid w:val="00620DAC"/>
    <w:rsid w:val="0062162F"/>
    <w:rsid w:val="00621ABB"/>
    <w:rsid w:val="0062206E"/>
    <w:rsid w:val="00622534"/>
    <w:rsid w:val="00622919"/>
    <w:rsid w:val="00624319"/>
    <w:rsid w:val="00624546"/>
    <w:rsid w:val="006250A8"/>
    <w:rsid w:val="00625C75"/>
    <w:rsid w:val="00630E4F"/>
    <w:rsid w:val="006340D9"/>
    <w:rsid w:val="006344B9"/>
    <w:rsid w:val="006348DF"/>
    <w:rsid w:val="00634C41"/>
    <w:rsid w:val="006359E8"/>
    <w:rsid w:val="00635C94"/>
    <w:rsid w:val="00637776"/>
    <w:rsid w:val="00640BF5"/>
    <w:rsid w:val="006416C2"/>
    <w:rsid w:val="00641730"/>
    <w:rsid w:val="00641CE5"/>
    <w:rsid w:val="006433F9"/>
    <w:rsid w:val="00643A59"/>
    <w:rsid w:val="0064493C"/>
    <w:rsid w:val="0064497B"/>
    <w:rsid w:val="00644D28"/>
    <w:rsid w:val="006453ED"/>
    <w:rsid w:val="00645B7A"/>
    <w:rsid w:val="00650634"/>
    <w:rsid w:val="0065072A"/>
    <w:rsid w:val="00650F32"/>
    <w:rsid w:val="0065170D"/>
    <w:rsid w:val="006519C3"/>
    <w:rsid w:val="006527E8"/>
    <w:rsid w:val="00652A17"/>
    <w:rsid w:val="00654669"/>
    <w:rsid w:val="006552CA"/>
    <w:rsid w:val="00656804"/>
    <w:rsid w:val="00656E40"/>
    <w:rsid w:val="0065711C"/>
    <w:rsid w:val="00657CE5"/>
    <w:rsid w:val="00660126"/>
    <w:rsid w:val="00660F92"/>
    <w:rsid w:val="0066128D"/>
    <w:rsid w:val="00662480"/>
    <w:rsid w:val="00662608"/>
    <w:rsid w:val="00662829"/>
    <w:rsid w:val="0066375C"/>
    <w:rsid w:val="00664888"/>
    <w:rsid w:val="00664CD4"/>
    <w:rsid w:val="00665906"/>
    <w:rsid w:val="00667835"/>
    <w:rsid w:val="00667996"/>
    <w:rsid w:val="00667C8E"/>
    <w:rsid w:val="00667CDD"/>
    <w:rsid w:val="00667FE7"/>
    <w:rsid w:val="00672223"/>
    <w:rsid w:val="006723CF"/>
    <w:rsid w:val="00672434"/>
    <w:rsid w:val="006724FE"/>
    <w:rsid w:val="006737F9"/>
    <w:rsid w:val="006743C9"/>
    <w:rsid w:val="00674DFA"/>
    <w:rsid w:val="00676066"/>
    <w:rsid w:val="00676AC1"/>
    <w:rsid w:val="00677DAB"/>
    <w:rsid w:val="00677FB1"/>
    <w:rsid w:val="00680D1C"/>
    <w:rsid w:val="00680F87"/>
    <w:rsid w:val="00681192"/>
    <w:rsid w:val="00681487"/>
    <w:rsid w:val="0068184F"/>
    <w:rsid w:val="00681875"/>
    <w:rsid w:val="0068201E"/>
    <w:rsid w:val="006825AF"/>
    <w:rsid w:val="00682A1E"/>
    <w:rsid w:val="00682A70"/>
    <w:rsid w:val="00682E87"/>
    <w:rsid w:val="006835F2"/>
    <w:rsid w:val="00685328"/>
    <w:rsid w:val="00685C31"/>
    <w:rsid w:val="00685F35"/>
    <w:rsid w:val="00686EAA"/>
    <w:rsid w:val="0068779B"/>
    <w:rsid w:val="00690A57"/>
    <w:rsid w:val="00691B73"/>
    <w:rsid w:val="006926A6"/>
    <w:rsid w:val="00692AC3"/>
    <w:rsid w:val="00692F36"/>
    <w:rsid w:val="00693470"/>
    <w:rsid w:val="006935F6"/>
    <w:rsid w:val="006938B7"/>
    <w:rsid w:val="00695061"/>
    <w:rsid w:val="006952E1"/>
    <w:rsid w:val="00696464"/>
    <w:rsid w:val="0069756A"/>
    <w:rsid w:val="006975D6"/>
    <w:rsid w:val="006977BA"/>
    <w:rsid w:val="00697AB5"/>
    <w:rsid w:val="006A007C"/>
    <w:rsid w:val="006A00FD"/>
    <w:rsid w:val="006A025D"/>
    <w:rsid w:val="006A1747"/>
    <w:rsid w:val="006A2570"/>
    <w:rsid w:val="006A2B82"/>
    <w:rsid w:val="006A2C7C"/>
    <w:rsid w:val="006A3933"/>
    <w:rsid w:val="006A39E6"/>
    <w:rsid w:val="006A5C59"/>
    <w:rsid w:val="006A5ED0"/>
    <w:rsid w:val="006A632D"/>
    <w:rsid w:val="006A638F"/>
    <w:rsid w:val="006A658D"/>
    <w:rsid w:val="006B076D"/>
    <w:rsid w:val="006B2A55"/>
    <w:rsid w:val="006B2AC1"/>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67F9"/>
    <w:rsid w:val="006C7C8B"/>
    <w:rsid w:val="006D119A"/>
    <w:rsid w:val="006D1382"/>
    <w:rsid w:val="006D1AAF"/>
    <w:rsid w:val="006D2D6C"/>
    <w:rsid w:val="006D341F"/>
    <w:rsid w:val="006D367A"/>
    <w:rsid w:val="006D459F"/>
    <w:rsid w:val="006D591B"/>
    <w:rsid w:val="006D658C"/>
    <w:rsid w:val="006D72E6"/>
    <w:rsid w:val="006D7387"/>
    <w:rsid w:val="006E06ED"/>
    <w:rsid w:val="006E0FB4"/>
    <w:rsid w:val="006E1E0E"/>
    <w:rsid w:val="006E2840"/>
    <w:rsid w:val="006E2B55"/>
    <w:rsid w:val="006E2F5F"/>
    <w:rsid w:val="006E3673"/>
    <w:rsid w:val="006E4346"/>
    <w:rsid w:val="006E4866"/>
    <w:rsid w:val="006E5100"/>
    <w:rsid w:val="006E7060"/>
    <w:rsid w:val="006E7089"/>
    <w:rsid w:val="006E70E1"/>
    <w:rsid w:val="006F022F"/>
    <w:rsid w:val="006F0334"/>
    <w:rsid w:val="006F0376"/>
    <w:rsid w:val="006F0EB8"/>
    <w:rsid w:val="006F2A6C"/>
    <w:rsid w:val="006F2D7F"/>
    <w:rsid w:val="006F324A"/>
    <w:rsid w:val="006F48EE"/>
    <w:rsid w:val="006F58BF"/>
    <w:rsid w:val="006F74B0"/>
    <w:rsid w:val="006F79D4"/>
    <w:rsid w:val="0070004C"/>
    <w:rsid w:val="007002A4"/>
    <w:rsid w:val="007009B7"/>
    <w:rsid w:val="00700AED"/>
    <w:rsid w:val="007010E6"/>
    <w:rsid w:val="007017D3"/>
    <w:rsid w:val="00702D7C"/>
    <w:rsid w:val="00703098"/>
    <w:rsid w:val="0070309A"/>
    <w:rsid w:val="00703808"/>
    <w:rsid w:val="00703ED7"/>
    <w:rsid w:val="00704C5E"/>
    <w:rsid w:val="00704CB5"/>
    <w:rsid w:val="0070596D"/>
    <w:rsid w:val="007059BB"/>
    <w:rsid w:val="00705F08"/>
    <w:rsid w:val="0070601F"/>
    <w:rsid w:val="007067DA"/>
    <w:rsid w:val="00706E54"/>
    <w:rsid w:val="00710A37"/>
    <w:rsid w:val="00711386"/>
    <w:rsid w:val="00711AA5"/>
    <w:rsid w:val="007126EB"/>
    <w:rsid w:val="00712ACD"/>
    <w:rsid w:val="00712D1F"/>
    <w:rsid w:val="00714BB8"/>
    <w:rsid w:val="0071531C"/>
    <w:rsid w:val="00716A49"/>
    <w:rsid w:val="00717E94"/>
    <w:rsid w:val="0072069E"/>
    <w:rsid w:val="00721A82"/>
    <w:rsid w:val="00721FF2"/>
    <w:rsid w:val="00722074"/>
    <w:rsid w:val="007220BC"/>
    <w:rsid w:val="0072552A"/>
    <w:rsid w:val="007266A2"/>
    <w:rsid w:val="00726B83"/>
    <w:rsid w:val="00726FB0"/>
    <w:rsid w:val="00727932"/>
    <w:rsid w:val="00727B6F"/>
    <w:rsid w:val="00727C30"/>
    <w:rsid w:val="00733248"/>
    <w:rsid w:val="0073346B"/>
    <w:rsid w:val="007344CC"/>
    <w:rsid w:val="00734CD5"/>
    <w:rsid w:val="00736047"/>
    <w:rsid w:val="007408EE"/>
    <w:rsid w:val="00740988"/>
    <w:rsid w:val="007426B6"/>
    <w:rsid w:val="007426D5"/>
    <w:rsid w:val="007449B7"/>
    <w:rsid w:val="00744FF2"/>
    <w:rsid w:val="00745CE6"/>
    <w:rsid w:val="00746783"/>
    <w:rsid w:val="00747280"/>
    <w:rsid w:val="00747CD9"/>
    <w:rsid w:val="00751050"/>
    <w:rsid w:val="00751DC2"/>
    <w:rsid w:val="00752695"/>
    <w:rsid w:val="00752850"/>
    <w:rsid w:val="007541E3"/>
    <w:rsid w:val="007549BE"/>
    <w:rsid w:val="00756EAF"/>
    <w:rsid w:val="0076004B"/>
    <w:rsid w:val="00760FCE"/>
    <w:rsid w:val="00761183"/>
    <w:rsid w:val="00761B17"/>
    <w:rsid w:val="00761F95"/>
    <w:rsid w:val="00762CA3"/>
    <w:rsid w:val="00763ED1"/>
    <w:rsid w:val="00764117"/>
    <w:rsid w:val="007642AE"/>
    <w:rsid w:val="007652D1"/>
    <w:rsid w:val="00765FEB"/>
    <w:rsid w:val="00766078"/>
    <w:rsid w:val="00767C32"/>
    <w:rsid w:val="00771F7D"/>
    <w:rsid w:val="00774042"/>
    <w:rsid w:val="00774D04"/>
    <w:rsid w:val="007750A8"/>
    <w:rsid w:val="0077643B"/>
    <w:rsid w:val="007764FA"/>
    <w:rsid w:val="007769A2"/>
    <w:rsid w:val="00777515"/>
    <w:rsid w:val="00777713"/>
    <w:rsid w:val="007809EB"/>
    <w:rsid w:val="007810AC"/>
    <w:rsid w:val="00781DDA"/>
    <w:rsid w:val="00781EE5"/>
    <w:rsid w:val="00781F57"/>
    <w:rsid w:val="00783180"/>
    <w:rsid w:val="00783F2B"/>
    <w:rsid w:val="007854EC"/>
    <w:rsid w:val="00786BDA"/>
    <w:rsid w:val="00786D17"/>
    <w:rsid w:val="0078769B"/>
    <w:rsid w:val="00787A7D"/>
    <w:rsid w:val="00790507"/>
    <w:rsid w:val="00793209"/>
    <w:rsid w:val="0079392B"/>
    <w:rsid w:val="007942FA"/>
    <w:rsid w:val="00794D8F"/>
    <w:rsid w:val="00795760"/>
    <w:rsid w:val="0079638C"/>
    <w:rsid w:val="007968B9"/>
    <w:rsid w:val="00796DDE"/>
    <w:rsid w:val="007A0CAA"/>
    <w:rsid w:val="007A1654"/>
    <w:rsid w:val="007A3E82"/>
    <w:rsid w:val="007A51BE"/>
    <w:rsid w:val="007A5CA4"/>
    <w:rsid w:val="007A6D39"/>
    <w:rsid w:val="007A6DF6"/>
    <w:rsid w:val="007B1C82"/>
    <w:rsid w:val="007B1F83"/>
    <w:rsid w:val="007B1FD7"/>
    <w:rsid w:val="007B1FE2"/>
    <w:rsid w:val="007B3910"/>
    <w:rsid w:val="007B44C3"/>
    <w:rsid w:val="007B4530"/>
    <w:rsid w:val="007B4A51"/>
    <w:rsid w:val="007B563D"/>
    <w:rsid w:val="007B5B7A"/>
    <w:rsid w:val="007C2192"/>
    <w:rsid w:val="007C23FB"/>
    <w:rsid w:val="007C6489"/>
    <w:rsid w:val="007D0A9F"/>
    <w:rsid w:val="007D15FD"/>
    <w:rsid w:val="007D318A"/>
    <w:rsid w:val="007D37E6"/>
    <w:rsid w:val="007D4B4C"/>
    <w:rsid w:val="007D4D53"/>
    <w:rsid w:val="007D61B5"/>
    <w:rsid w:val="007D79C7"/>
    <w:rsid w:val="007E0C17"/>
    <w:rsid w:val="007E0CBC"/>
    <w:rsid w:val="007E1C99"/>
    <w:rsid w:val="007E21AF"/>
    <w:rsid w:val="007E28C9"/>
    <w:rsid w:val="007E2D59"/>
    <w:rsid w:val="007E45B8"/>
    <w:rsid w:val="007E4727"/>
    <w:rsid w:val="007E6831"/>
    <w:rsid w:val="007E6C57"/>
    <w:rsid w:val="007F0A69"/>
    <w:rsid w:val="007F16EA"/>
    <w:rsid w:val="007F1AB2"/>
    <w:rsid w:val="007F2DED"/>
    <w:rsid w:val="007F39C8"/>
    <w:rsid w:val="007F565A"/>
    <w:rsid w:val="007F6108"/>
    <w:rsid w:val="007F6F33"/>
    <w:rsid w:val="007F76B4"/>
    <w:rsid w:val="008004AA"/>
    <w:rsid w:val="008009AB"/>
    <w:rsid w:val="00800C52"/>
    <w:rsid w:val="00801209"/>
    <w:rsid w:val="00801A1C"/>
    <w:rsid w:val="0080246F"/>
    <w:rsid w:val="00804309"/>
    <w:rsid w:val="00805316"/>
    <w:rsid w:val="008057AB"/>
    <w:rsid w:val="00805AA5"/>
    <w:rsid w:val="00806123"/>
    <w:rsid w:val="0080689E"/>
    <w:rsid w:val="00806966"/>
    <w:rsid w:val="00806D66"/>
    <w:rsid w:val="00810AC5"/>
    <w:rsid w:val="00811192"/>
    <w:rsid w:val="00811D34"/>
    <w:rsid w:val="00812A37"/>
    <w:rsid w:val="00814578"/>
    <w:rsid w:val="00815235"/>
    <w:rsid w:val="008158D8"/>
    <w:rsid w:val="00816528"/>
    <w:rsid w:val="00817A13"/>
    <w:rsid w:val="008207DF"/>
    <w:rsid w:val="008208BE"/>
    <w:rsid w:val="00820D26"/>
    <w:rsid w:val="00822994"/>
    <w:rsid w:val="0082379E"/>
    <w:rsid w:val="00823EB6"/>
    <w:rsid w:val="008244C5"/>
    <w:rsid w:val="00825997"/>
    <w:rsid w:val="00825A17"/>
    <w:rsid w:val="00827D21"/>
    <w:rsid w:val="00827FF5"/>
    <w:rsid w:val="008300D6"/>
    <w:rsid w:val="008315A7"/>
    <w:rsid w:val="0083161F"/>
    <w:rsid w:val="00832216"/>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12B1"/>
    <w:rsid w:val="0085180A"/>
    <w:rsid w:val="00853807"/>
    <w:rsid w:val="00853CE3"/>
    <w:rsid w:val="008540DB"/>
    <w:rsid w:val="00855132"/>
    <w:rsid w:val="0085586B"/>
    <w:rsid w:val="008562C1"/>
    <w:rsid w:val="00856AD2"/>
    <w:rsid w:val="0085797A"/>
    <w:rsid w:val="00864AF8"/>
    <w:rsid w:val="00865401"/>
    <w:rsid w:val="0086554E"/>
    <w:rsid w:val="00865580"/>
    <w:rsid w:val="008666B2"/>
    <w:rsid w:val="00871B43"/>
    <w:rsid w:val="00871BCD"/>
    <w:rsid w:val="00871D9F"/>
    <w:rsid w:val="00872242"/>
    <w:rsid w:val="00872995"/>
    <w:rsid w:val="0087337F"/>
    <w:rsid w:val="00874ABC"/>
    <w:rsid w:val="00874BD7"/>
    <w:rsid w:val="0087790C"/>
    <w:rsid w:val="00877B7F"/>
    <w:rsid w:val="00881BE8"/>
    <w:rsid w:val="008825A9"/>
    <w:rsid w:val="00882615"/>
    <w:rsid w:val="00883DC9"/>
    <w:rsid w:val="00885C19"/>
    <w:rsid w:val="00885DAC"/>
    <w:rsid w:val="00885FAC"/>
    <w:rsid w:val="00886474"/>
    <w:rsid w:val="00886F6E"/>
    <w:rsid w:val="0088748B"/>
    <w:rsid w:val="00887DA4"/>
    <w:rsid w:val="00890423"/>
    <w:rsid w:val="00891211"/>
    <w:rsid w:val="008924CA"/>
    <w:rsid w:val="008932F7"/>
    <w:rsid w:val="00893593"/>
    <w:rsid w:val="00893657"/>
    <w:rsid w:val="00894C8E"/>
    <w:rsid w:val="00896266"/>
    <w:rsid w:val="00896501"/>
    <w:rsid w:val="008968E6"/>
    <w:rsid w:val="008979D1"/>
    <w:rsid w:val="008A0E05"/>
    <w:rsid w:val="008A111B"/>
    <w:rsid w:val="008A2F2F"/>
    <w:rsid w:val="008A3FBC"/>
    <w:rsid w:val="008A46E7"/>
    <w:rsid w:val="008A5CB1"/>
    <w:rsid w:val="008A6717"/>
    <w:rsid w:val="008A6EBF"/>
    <w:rsid w:val="008A7207"/>
    <w:rsid w:val="008A77D0"/>
    <w:rsid w:val="008A7A78"/>
    <w:rsid w:val="008B0774"/>
    <w:rsid w:val="008B0AE6"/>
    <w:rsid w:val="008B1E25"/>
    <w:rsid w:val="008B2320"/>
    <w:rsid w:val="008B2F6E"/>
    <w:rsid w:val="008B32F5"/>
    <w:rsid w:val="008B38F5"/>
    <w:rsid w:val="008B3B72"/>
    <w:rsid w:val="008B410F"/>
    <w:rsid w:val="008B43A2"/>
    <w:rsid w:val="008B4CAE"/>
    <w:rsid w:val="008B5B09"/>
    <w:rsid w:val="008B6C7C"/>
    <w:rsid w:val="008B6F07"/>
    <w:rsid w:val="008B7D6B"/>
    <w:rsid w:val="008B7F66"/>
    <w:rsid w:val="008C1231"/>
    <w:rsid w:val="008C2248"/>
    <w:rsid w:val="008C2685"/>
    <w:rsid w:val="008C2976"/>
    <w:rsid w:val="008C357D"/>
    <w:rsid w:val="008C362C"/>
    <w:rsid w:val="008C36DB"/>
    <w:rsid w:val="008C4F68"/>
    <w:rsid w:val="008C5682"/>
    <w:rsid w:val="008C5A18"/>
    <w:rsid w:val="008C73D1"/>
    <w:rsid w:val="008C76ED"/>
    <w:rsid w:val="008D24C0"/>
    <w:rsid w:val="008D24F8"/>
    <w:rsid w:val="008D25F9"/>
    <w:rsid w:val="008D415D"/>
    <w:rsid w:val="008D476E"/>
    <w:rsid w:val="008D51A0"/>
    <w:rsid w:val="008D58DD"/>
    <w:rsid w:val="008D61B2"/>
    <w:rsid w:val="008D7588"/>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E658A"/>
    <w:rsid w:val="008E7323"/>
    <w:rsid w:val="008F07A6"/>
    <w:rsid w:val="008F093D"/>
    <w:rsid w:val="008F2AFB"/>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5C4"/>
    <w:rsid w:val="00907D8A"/>
    <w:rsid w:val="00907F04"/>
    <w:rsid w:val="009101A2"/>
    <w:rsid w:val="00910610"/>
    <w:rsid w:val="0091111D"/>
    <w:rsid w:val="0091193C"/>
    <w:rsid w:val="0091197A"/>
    <w:rsid w:val="00912368"/>
    <w:rsid w:val="00913AB9"/>
    <w:rsid w:val="009158C3"/>
    <w:rsid w:val="00916812"/>
    <w:rsid w:val="00916A55"/>
    <w:rsid w:val="009206A4"/>
    <w:rsid w:val="0092183D"/>
    <w:rsid w:val="009223E1"/>
    <w:rsid w:val="00923174"/>
    <w:rsid w:val="0092357D"/>
    <w:rsid w:val="00923C90"/>
    <w:rsid w:val="0092437D"/>
    <w:rsid w:val="00924A14"/>
    <w:rsid w:val="009250A6"/>
    <w:rsid w:val="0092548C"/>
    <w:rsid w:val="0092556A"/>
    <w:rsid w:val="009258F2"/>
    <w:rsid w:val="00926F47"/>
    <w:rsid w:val="009276A9"/>
    <w:rsid w:val="00927AC7"/>
    <w:rsid w:val="00927FC6"/>
    <w:rsid w:val="00930E83"/>
    <w:rsid w:val="009320F8"/>
    <w:rsid w:val="0093275A"/>
    <w:rsid w:val="009329E1"/>
    <w:rsid w:val="00932BFA"/>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47605"/>
    <w:rsid w:val="009502D6"/>
    <w:rsid w:val="00950EAB"/>
    <w:rsid w:val="00951413"/>
    <w:rsid w:val="00951569"/>
    <w:rsid w:val="00951CAF"/>
    <w:rsid w:val="00952153"/>
    <w:rsid w:val="009525FF"/>
    <w:rsid w:val="009529C6"/>
    <w:rsid w:val="00953128"/>
    <w:rsid w:val="00954DE4"/>
    <w:rsid w:val="009553A9"/>
    <w:rsid w:val="00955BC5"/>
    <w:rsid w:val="00956014"/>
    <w:rsid w:val="00956910"/>
    <w:rsid w:val="009574DD"/>
    <w:rsid w:val="00961AF2"/>
    <w:rsid w:val="00962764"/>
    <w:rsid w:val="009630D8"/>
    <w:rsid w:val="009631C0"/>
    <w:rsid w:val="009641E9"/>
    <w:rsid w:val="009650D1"/>
    <w:rsid w:val="0096549B"/>
    <w:rsid w:val="009654CC"/>
    <w:rsid w:val="00965C47"/>
    <w:rsid w:val="00967664"/>
    <w:rsid w:val="00967A76"/>
    <w:rsid w:val="00967BAB"/>
    <w:rsid w:val="00970096"/>
    <w:rsid w:val="00970377"/>
    <w:rsid w:val="0097059C"/>
    <w:rsid w:val="009707FD"/>
    <w:rsid w:val="00970B28"/>
    <w:rsid w:val="0097149A"/>
    <w:rsid w:val="00971DF4"/>
    <w:rsid w:val="00972D7B"/>
    <w:rsid w:val="00972FB2"/>
    <w:rsid w:val="0097314F"/>
    <w:rsid w:val="00973F49"/>
    <w:rsid w:val="00974217"/>
    <w:rsid w:val="00974AEB"/>
    <w:rsid w:val="0097620C"/>
    <w:rsid w:val="00977416"/>
    <w:rsid w:val="00977C84"/>
    <w:rsid w:val="00981C9A"/>
    <w:rsid w:val="00982720"/>
    <w:rsid w:val="009835E4"/>
    <w:rsid w:val="009848D7"/>
    <w:rsid w:val="0098539A"/>
    <w:rsid w:val="00985EFD"/>
    <w:rsid w:val="00985F78"/>
    <w:rsid w:val="009862BF"/>
    <w:rsid w:val="0098723D"/>
    <w:rsid w:val="00987AC2"/>
    <w:rsid w:val="00987AEB"/>
    <w:rsid w:val="0099077D"/>
    <w:rsid w:val="00990E66"/>
    <w:rsid w:val="009911D2"/>
    <w:rsid w:val="00992912"/>
    <w:rsid w:val="00994B60"/>
    <w:rsid w:val="00994EC0"/>
    <w:rsid w:val="009954F3"/>
    <w:rsid w:val="00995CB0"/>
    <w:rsid w:val="00995E16"/>
    <w:rsid w:val="0099610B"/>
    <w:rsid w:val="00996712"/>
    <w:rsid w:val="0099783F"/>
    <w:rsid w:val="0099796B"/>
    <w:rsid w:val="009A1FB6"/>
    <w:rsid w:val="009A208C"/>
    <w:rsid w:val="009A2C20"/>
    <w:rsid w:val="009A372A"/>
    <w:rsid w:val="009A38ED"/>
    <w:rsid w:val="009A4C66"/>
    <w:rsid w:val="009A6068"/>
    <w:rsid w:val="009A7622"/>
    <w:rsid w:val="009A7A88"/>
    <w:rsid w:val="009B08BF"/>
    <w:rsid w:val="009B2830"/>
    <w:rsid w:val="009B3796"/>
    <w:rsid w:val="009B4896"/>
    <w:rsid w:val="009B4FE0"/>
    <w:rsid w:val="009B7342"/>
    <w:rsid w:val="009B7AD5"/>
    <w:rsid w:val="009C214A"/>
    <w:rsid w:val="009C2654"/>
    <w:rsid w:val="009C2AE3"/>
    <w:rsid w:val="009C2BD9"/>
    <w:rsid w:val="009C2FFE"/>
    <w:rsid w:val="009C3534"/>
    <w:rsid w:val="009C4721"/>
    <w:rsid w:val="009C577A"/>
    <w:rsid w:val="009D03F3"/>
    <w:rsid w:val="009D2A39"/>
    <w:rsid w:val="009D2C97"/>
    <w:rsid w:val="009D31C1"/>
    <w:rsid w:val="009D497D"/>
    <w:rsid w:val="009D4C92"/>
    <w:rsid w:val="009E231B"/>
    <w:rsid w:val="009E24C1"/>
    <w:rsid w:val="009E2BD7"/>
    <w:rsid w:val="009E30A8"/>
    <w:rsid w:val="009E32D5"/>
    <w:rsid w:val="009E3364"/>
    <w:rsid w:val="009E39C3"/>
    <w:rsid w:val="009E4165"/>
    <w:rsid w:val="009E4547"/>
    <w:rsid w:val="009E4D0C"/>
    <w:rsid w:val="009E50EB"/>
    <w:rsid w:val="009E58DF"/>
    <w:rsid w:val="009E6C26"/>
    <w:rsid w:val="009F0CC2"/>
    <w:rsid w:val="009F1F24"/>
    <w:rsid w:val="009F235B"/>
    <w:rsid w:val="009F2898"/>
    <w:rsid w:val="009F32E6"/>
    <w:rsid w:val="009F377C"/>
    <w:rsid w:val="009F410D"/>
    <w:rsid w:val="009F4EA0"/>
    <w:rsid w:val="009F4EA2"/>
    <w:rsid w:val="009F50CF"/>
    <w:rsid w:val="009F5E31"/>
    <w:rsid w:val="009F5FF3"/>
    <w:rsid w:val="009F64F0"/>
    <w:rsid w:val="009F6D8C"/>
    <w:rsid w:val="009F746E"/>
    <w:rsid w:val="009F7D36"/>
    <w:rsid w:val="009F7F70"/>
    <w:rsid w:val="00A0121D"/>
    <w:rsid w:val="00A031F7"/>
    <w:rsid w:val="00A032C1"/>
    <w:rsid w:val="00A037AC"/>
    <w:rsid w:val="00A051B2"/>
    <w:rsid w:val="00A06023"/>
    <w:rsid w:val="00A06D37"/>
    <w:rsid w:val="00A07207"/>
    <w:rsid w:val="00A07901"/>
    <w:rsid w:val="00A07F56"/>
    <w:rsid w:val="00A101D4"/>
    <w:rsid w:val="00A103BA"/>
    <w:rsid w:val="00A1051B"/>
    <w:rsid w:val="00A10746"/>
    <w:rsid w:val="00A109D2"/>
    <w:rsid w:val="00A11058"/>
    <w:rsid w:val="00A131BC"/>
    <w:rsid w:val="00A1402C"/>
    <w:rsid w:val="00A14982"/>
    <w:rsid w:val="00A15A24"/>
    <w:rsid w:val="00A162C8"/>
    <w:rsid w:val="00A16958"/>
    <w:rsid w:val="00A16BA5"/>
    <w:rsid w:val="00A16FD7"/>
    <w:rsid w:val="00A21206"/>
    <w:rsid w:val="00A21C2B"/>
    <w:rsid w:val="00A22644"/>
    <w:rsid w:val="00A235A4"/>
    <w:rsid w:val="00A23C93"/>
    <w:rsid w:val="00A24F9C"/>
    <w:rsid w:val="00A25209"/>
    <w:rsid w:val="00A25591"/>
    <w:rsid w:val="00A26662"/>
    <w:rsid w:val="00A26F11"/>
    <w:rsid w:val="00A3080E"/>
    <w:rsid w:val="00A32010"/>
    <w:rsid w:val="00A32350"/>
    <w:rsid w:val="00A32CE0"/>
    <w:rsid w:val="00A330EC"/>
    <w:rsid w:val="00A34745"/>
    <w:rsid w:val="00A351A8"/>
    <w:rsid w:val="00A36430"/>
    <w:rsid w:val="00A364E9"/>
    <w:rsid w:val="00A368AA"/>
    <w:rsid w:val="00A377EB"/>
    <w:rsid w:val="00A4102D"/>
    <w:rsid w:val="00A41A21"/>
    <w:rsid w:val="00A42742"/>
    <w:rsid w:val="00A4372B"/>
    <w:rsid w:val="00A4445E"/>
    <w:rsid w:val="00A44CA4"/>
    <w:rsid w:val="00A44F72"/>
    <w:rsid w:val="00A45246"/>
    <w:rsid w:val="00A454E1"/>
    <w:rsid w:val="00A45658"/>
    <w:rsid w:val="00A45FD5"/>
    <w:rsid w:val="00A50264"/>
    <w:rsid w:val="00A5038E"/>
    <w:rsid w:val="00A538CC"/>
    <w:rsid w:val="00A5508A"/>
    <w:rsid w:val="00A5547D"/>
    <w:rsid w:val="00A554C0"/>
    <w:rsid w:val="00A5557E"/>
    <w:rsid w:val="00A574A5"/>
    <w:rsid w:val="00A575E3"/>
    <w:rsid w:val="00A62A98"/>
    <w:rsid w:val="00A6300D"/>
    <w:rsid w:val="00A63AD7"/>
    <w:rsid w:val="00A645CE"/>
    <w:rsid w:val="00A662AF"/>
    <w:rsid w:val="00A67959"/>
    <w:rsid w:val="00A703A3"/>
    <w:rsid w:val="00A71582"/>
    <w:rsid w:val="00A72414"/>
    <w:rsid w:val="00A726C6"/>
    <w:rsid w:val="00A7375D"/>
    <w:rsid w:val="00A73A26"/>
    <w:rsid w:val="00A75919"/>
    <w:rsid w:val="00A75DF5"/>
    <w:rsid w:val="00A75F13"/>
    <w:rsid w:val="00A76A4E"/>
    <w:rsid w:val="00A7713C"/>
    <w:rsid w:val="00A774E2"/>
    <w:rsid w:val="00A804BC"/>
    <w:rsid w:val="00A80646"/>
    <w:rsid w:val="00A8072B"/>
    <w:rsid w:val="00A84B4B"/>
    <w:rsid w:val="00A86476"/>
    <w:rsid w:val="00A866E3"/>
    <w:rsid w:val="00A87144"/>
    <w:rsid w:val="00A871F0"/>
    <w:rsid w:val="00A90C0D"/>
    <w:rsid w:val="00A90E3D"/>
    <w:rsid w:val="00A91C16"/>
    <w:rsid w:val="00A91ED7"/>
    <w:rsid w:val="00A92C47"/>
    <w:rsid w:val="00A93B95"/>
    <w:rsid w:val="00A940EC"/>
    <w:rsid w:val="00A956D2"/>
    <w:rsid w:val="00A96E61"/>
    <w:rsid w:val="00AA1DE0"/>
    <w:rsid w:val="00AA1ED5"/>
    <w:rsid w:val="00AA2753"/>
    <w:rsid w:val="00AA2D0C"/>
    <w:rsid w:val="00AA31EF"/>
    <w:rsid w:val="00AA5A9F"/>
    <w:rsid w:val="00AA6146"/>
    <w:rsid w:val="00AB0C2C"/>
    <w:rsid w:val="00AB0D0E"/>
    <w:rsid w:val="00AB199D"/>
    <w:rsid w:val="00AB251F"/>
    <w:rsid w:val="00AB2DED"/>
    <w:rsid w:val="00AB42D9"/>
    <w:rsid w:val="00AB525C"/>
    <w:rsid w:val="00AB58BA"/>
    <w:rsid w:val="00AB5FEA"/>
    <w:rsid w:val="00AB631B"/>
    <w:rsid w:val="00AC05DC"/>
    <w:rsid w:val="00AC09A2"/>
    <w:rsid w:val="00AC31A6"/>
    <w:rsid w:val="00AC38DC"/>
    <w:rsid w:val="00AC4249"/>
    <w:rsid w:val="00AC4916"/>
    <w:rsid w:val="00AC5C87"/>
    <w:rsid w:val="00AC5C89"/>
    <w:rsid w:val="00AC69BD"/>
    <w:rsid w:val="00AC6EDA"/>
    <w:rsid w:val="00AC72AE"/>
    <w:rsid w:val="00AC7366"/>
    <w:rsid w:val="00AC7491"/>
    <w:rsid w:val="00AC78E8"/>
    <w:rsid w:val="00AC7E3E"/>
    <w:rsid w:val="00AD0062"/>
    <w:rsid w:val="00AD0778"/>
    <w:rsid w:val="00AD0E72"/>
    <w:rsid w:val="00AD10DD"/>
    <w:rsid w:val="00AD12B7"/>
    <w:rsid w:val="00AD254D"/>
    <w:rsid w:val="00AD2DBD"/>
    <w:rsid w:val="00AD3191"/>
    <w:rsid w:val="00AD3E50"/>
    <w:rsid w:val="00AD4CD1"/>
    <w:rsid w:val="00AD5FC2"/>
    <w:rsid w:val="00AE06BC"/>
    <w:rsid w:val="00AE142B"/>
    <w:rsid w:val="00AE16C1"/>
    <w:rsid w:val="00AE2096"/>
    <w:rsid w:val="00AE2CB2"/>
    <w:rsid w:val="00AE2E09"/>
    <w:rsid w:val="00AE34A4"/>
    <w:rsid w:val="00AE355F"/>
    <w:rsid w:val="00AE41E5"/>
    <w:rsid w:val="00AE5274"/>
    <w:rsid w:val="00AE6F4D"/>
    <w:rsid w:val="00AE7547"/>
    <w:rsid w:val="00AE7FDF"/>
    <w:rsid w:val="00AF1356"/>
    <w:rsid w:val="00AF1817"/>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06F86"/>
    <w:rsid w:val="00B10B4E"/>
    <w:rsid w:val="00B111A7"/>
    <w:rsid w:val="00B137A4"/>
    <w:rsid w:val="00B13BD4"/>
    <w:rsid w:val="00B13EEE"/>
    <w:rsid w:val="00B140DC"/>
    <w:rsid w:val="00B14E3E"/>
    <w:rsid w:val="00B15557"/>
    <w:rsid w:val="00B169A6"/>
    <w:rsid w:val="00B17E3E"/>
    <w:rsid w:val="00B201AC"/>
    <w:rsid w:val="00B20354"/>
    <w:rsid w:val="00B204EF"/>
    <w:rsid w:val="00B20AC4"/>
    <w:rsid w:val="00B20D62"/>
    <w:rsid w:val="00B214A1"/>
    <w:rsid w:val="00B215D4"/>
    <w:rsid w:val="00B21696"/>
    <w:rsid w:val="00B21AD9"/>
    <w:rsid w:val="00B21F63"/>
    <w:rsid w:val="00B2220D"/>
    <w:rsid w:val="00B222BD"/>
    <w:rsid w:val="00B22D0C"/>
    <w:rsid w:val="00B22DD3"/>
    <w:rsid w:val="00B2397A"/>
    <w:rsid w:val="00B2474B"/>
    <w:rsid w:val="00B25439"/>
    <w:rsid w:val="00B2632E"/>
    <w:rsid w:val="00B27CE9"/>
    <w:rsid w:val="00B27D4A"/>
    <w:rsid w:val="00B3007A"/>
    <w:rsid w:val="00B325D1"/>
    <w:rsid w:val="00B32638"/>
    <w:rsid w:val="00B327D7"/>
    <w:rsid w:val="00B3418D"/>
    <w:rsid w:val="00B35801"/>
    <w:rsid w:val="00B35D5C"/>
    <w:rsid w:val="00B404E5"/>
    <w:rsid w:val="00B416E8"/>
    <w:rsid w:val="00B418B1"/>
    <w:rsid w:val="00B419F6"/>
    <w:rsid w:val="00B42895"/>
    <w:rsid w:val="00B4290A"/>
    <w:rsid w:val="00B429F8"/>
    <w:rsid w:val="00B434C5"/>
    <w:rsid w:val="00B44382"/>
    <w:rsid w:val="00B44685"/>
    <w:rsid w:val="00B44B62"/>
    <w:rsid w:val="00B4523D"/>
    <w:rsid w:val="00B45BEC"/>
    <w:rsid w:val="00B4659E"/>
    <w:rsid w:val="00B465E4"/>
    <w:rsid w:val="00B46A79"/>
    <w:rsid w:val="00B46B70"/>
    <w:rsid w:val="00B479AB"/>
    <w:rsid w:val="00B5001A"/>
    <w:rsid w:val="00B50171"/>
    <w:rsid w:val="00B50747"/>
    <w:rsid w:val="00B51017"/>
    <w:rsid w:val="00B51E71"/>
    <w:rsid w:val="00B55009"/>
    <w:rsid w:val="00B5568C"/>
    <w:rsid w:val="00B561E7"/>
    <w:rsid w:val="00B56221"/>
    <w:rsid w:val="00B571D0"/>
    <w:rsid w:val="00B57607"/>
    <w:rsid w:val="00B57DCC"/>
    <w:rsid w:val="00B601EB"/>
    <w:rsid w:val="00B6081F"/>
    <w:rsid w:val="00B60B27"/>
    <w:rsid w:val="00B60D7B"/>
    <w:rsid w:val="00B61B18"/>
    <w:rsid w:val="00B61C57"/>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163"/>
    <w:rsid w:val="00B76A43"/>
    <w:rsid w:val="00B7715A"/>
    <w:rsid w:val="00B77360"/>
    <w:rsid w:val="00B774D5"/>
    <w:rsid w:val="00B776F4"/>
    <w:rsid w:val="00B801EA"/>
    <w:rsid w:val="00B80ED8"/>
    <w:rsid w:val="00B82094"/>
    <w:rsid w:val="00B82905"/>
    <w:rsid w:val="00B83337"/>
    <w:rsid w:val="00B85F2F"/>
    <w:rsid w:val="00B86C08"/>
    <w:rsid w:val="00B8718C"/>
    <w:rsid w:val="00B87EA4"/>
    <w:rsid w:val="00B905DB"/>
    <w:rsid w:val="00B90BA4"/>
    <w:rsid w:val="00B90E9E"/>
    <w:rsid w:val="00B90F81"/>
    <w:rsid w:val="00B913F3"/>
    <w:rsid w:val="00B924C2"/>
    <w:rsid w:val="00B9415E"/>
    <w:rsid w:val="00B955B8"/>
    <w:rsid w:val="00B9560D"/>
    <w:rsid w:val="00B9562C"/>
    <w:rsid w:val="00B96125"/>
    <w:rsid w:val="00B961B3"/>
    <w:rsid w:val="00B9678C"/>
    <w:rsid w:val="00B97EE0"/>
    <w:rsid w:val="00BA03E9"/>
    <w:rsid w:val="00BA0521"/>
    <w:rsid w:val="00BA0D16"/>
    <w:rsid w:val="00BA116B"/>
    <w:rsid w:val="00BA1284"/>
    <w:rsid w:val="00BA195E"/>
    <w:rsid w:val="00BA4AE9"/>
    <w:rsid w:val="00BA578C"/>
    <w:rsid w:val="00BA5799"/>
    <w:rsid w:val="00BA6DA3"/>
    <w:rsid w:val="00BA7A68"/>
    <w:rsid w:val="00BA7FE3"/>
    <w:rsid w:val="00BB163B"/>
    <w:rsid w:val="00BB1905"/>
    <w:rsid w:val="00BB286A"/>
    <w:rsid w:val="00BB31E8"/>
    <w:rsid w:val="00BB34A8"/>
    <w:rsid w:val="00BB3A06"/>
    <w:rsid w:val="00BB3F59"/>
    <w:rsid w:val="00BB40B2"/>
    <w:rsid w:val="00BB4BAC"/>
    <w:rsid w:val="00BB5A27"/>
    <w:rsid w:val="00BC0AA0"/>
    <w:rsid w:val="00BC3798"/>
    <w:rsid w:val="00BC39D5"/>
    <w:rsid w:val="00BC42E1"/>
    <w:rsid w:val="00BC46D4"/>
    <w:rsid w:val="00BC4B75"/>
    <w:rsid w:val="00BC5237"/>
    <w:rsid w:val="00BC5E4E"/>
    <w:rsid w:val="00BC6D32"/>
    <w:rsid w:val="00BC7527"/>
    <w:rsid w:val="00BC7A39"/>
    <w:rsid w:val="00BD00ED"/>
    <w:rsid w:val="00BD35DB"/>
    <w:rsid w:val="00BD3890"/>
    <w:rsid w:val="00BD3D7E"/>
    <w:rsid w:val="00BD3D95"/>
    <w:rsid w:val="00BD4EA0"/>
    <w:rsid w:val="00BD5066"/>
    <w:rsid w:val="00BD52B6"/>
    <w:rsid w:val="00BD5D92"/>
    <w:rsid w:val="00BD7718"/>
    <w:rsid w:val="00BD7C4F"/>
    <w:rsid w:val="00BE1275"/>
    <w:rsid w:val="00BE1A79"/>
    <w:rsid w:val="00BE3242"/>
    <w:rsid w:val="00BE3934"/>
    <w:rsid w:val="00BE3F51"/>
    <w:rsid w:val="00BE5116"/>
    <w:rsid w:val="00BE512B"/>
    <w:rsid w:val="00BE550A"/>
    <w:rsid w:val="00BE5896"/>
    <w:rsid w:val="00BE60BB"/>
    <w:rsid w:val="00BE6158"/>
    <w:rsid w:val="00BE61A3"/>
    <w:rsid w:val="00BE6E87"/>
    <w:rsid w:val="00BE7716"/>
    <w:rsid w:val="00BF0717"/>
    <w:rsid w:val="00BF150F"/>
    <w:rsid w:val="00BF496F"/>
    <w:rsid w:val="00BF5775"/>
    <w:rsid w:val="00BF586E"/>
    <w:rsid w:val="00BF6AD4"/>
    <w:rsid w:val="00BF7E16"/>
    <w:rsid w:val="00C001FE"/>
    <w:rsid w:val="00C007C7"/>
    <w:rsid w:val="00C00B30"/>
    <w:rsid w:val="00C00F3B"/>
    <w:rsid w:val="00C01CB8"/>
    <w:rsid w:val="00C01DCC"/>
    <w:rsid w:val="00C021EF"/>
    <w:rsid w:val="00C03E96"/>
    <w:rsid w:val="00C05C05"/>
    <w:rsid w:val="00C067E6"/>
    <w:rsid w:val="00C06C7B"/>
    <w:rsid w:val="00C0788B"/>
    <w:rsid w:val="00C07F17"/>
    <w:rsid w:val="00C10131"/>
    <w:rsid w:val="00C11F44"/>
    <w:rsid w:val="00C12675"/>
    <w:rsid w:val="00C13BD7"/>
    <w:rsid w:val="00C14FE1"/>
    <w:rsid w:val="00C154C3"/>
    <w:rsid w:val="00C17368"/>
    <w:rsid w:val="00C17476"/>
    <w:rsid w:val="00C17A0D"/>
    <w:rsid w:val="00C206E5"/>
    <w:rsid w:val="00C20D6D"/>
    <w:rsid w:val="00C215DA"/>
    <w:rsid w:val="00C221B7"/>
    <w:rsid w:val="00C222D7"/>
    <w:rsid w:val="00C255DD"/>
    <w:rsid w:val="00C25902"/>
    <w:rsid w:val="00C300F0"/>
    <w:rsid w:val="00C30BC4"/>
    <w:rsid w:val="00C31294"/>
    <w:rsid w:val="00C32F24"/>
    <w:rsid w:val="00C3300B"/>
    <w:rsid w:val="00C33B12"/>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3016"/>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0EB"/>
    <w:rsid w:val="00C863BD"/>
    <w:rsid w:val="00C86598"/>
    <w:rsid w:val="00C8687A"/>
    <w:rsid w:val="00C86A8D"/>
    <w:rsid w:val="00C90013"/>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0F32"/>
    <w:rsid w:val="00CA189C"/>
    <w:rsid w:val="00CA19C6"/>
    <w:rsid w:val="00CA1C18"/>
    <w:rsid w:val="00CA298B"/>
    <w:rsid w:val="00CA4C91"/>
    <w:rsid w:val="00CA50C0"/>
    <w:rsid w:val="00CA5751"/>
    <w:rsid w:val="00CA6B67"/>
    <w:rsid w:val="00CB0A52"/>
    <w:rsid w:val="00CB1184"/>
    <w:rsid w:val="00CB28D1"/>
    <w:rsid w:val="00CB35BC"/>
    <w:rsid w:val="00CB3BF7"/>
    <w:rsid w:val="00CB3D40"/>
    <w:rsid w:val="00CB3D6F"/>
    <w:rsid w:val="00CB444C"/>
    <w:rsid w:val="00CB4877"/>
    <w:rsid w:val="00CB5611"/>
    <w:rsid w:val="00CB6257"/>
    <w:rsid w:val="00CB775B"/>
    <w:rsid w:val="00CB7B49"/>
    <w:rsid w:val="00CC0777"/>
    <w:rsid w:val="00CC10C1"/>
    <w:rsid w:val="00CC2BD5"/>
    <w:rsid w:val="00CC3BFD"/>
    <w:rsid w:val="00CC5C88"/>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D7178"/>
    <w:rsid w:val="00CE019F"/>
    <w:rsid w:val="00CE0462"/>
    <w:rsid w:val="00CE050A"/>
    <w:rsid w:val="00CE2364"/>
    <w:rsid w:val="00CE2719"/>
    <w:rsid w:val="00CE5302"/>
    <w:rsid w:val="00CE564E"/>
    <w:rsid w:val="00CE5F44"/>
    <w:rsid w:val="00CE610B"/>
    <w:rsid w:val="00CE64B9"/>
    <w:rsid w:val="00CE6B06"/>
    <w:rsid w:val="00CE7638"/>
    <w:rsid w:val="00CE766C"/>
    <w:rsid w:val="00CF0444"/>
    <w:rsid w:val="00CF0A4A"/>
    <w:rsid w:val="00CF1121"/>
    <w:rsid w:val="00CF119F"/>
    <w:rsid w:val="00CF173A"/>
    <w:rsid w:val="00CF1923"/>
    <w:rsid w:val="00CF198C"/>
    <w:rsid w:val="00CF226D"/>
    <w:rsid w:val="00CF25BE"/>
    <w:rsid w:val="00CF2F6B"/>
    <w:rsid w:val="00CF30AB"/>
    <w:rsid w:val="00CF34BD"/>
    <w:rsid w:val="00CF37EB"/>
    <w:rsid w:val="00CF3A3B"/>
    <w:rsid w:val="00CF3EC2"/>
    <w:rsid w:val="00CF5169"/>
    <w:rsid w:val="00CF55AE"/>
    <w:rsid w:val="00CF565F"/>
    <w:rsid w:val="00CF5CCC"/>
    <w:rsid w:val="00CF6339"/>
    <w:rsid w:val="00CF732B"/>
    <w:rsid w:val="00D01E2A"/>
    <w:rsid w:val="00D0352D"/>
    <w:rsid w:val="00D03FB2"/>
    <w:rsid w:val="00D046F9"/>
    <w:rsid w:val="00D05E8D"/>
    <w:rsid w:val="00D10DA7"/>
    <w:rsid w:val="00D10DD3"/>
    <w:rsid w:val="00D1137F"/>
    <w:rsid w:val="00D116B2"/>
    <w:rsid w:val="00D126CC"/>
    <w:rsid w:val="00D13268"/>
    <w:rsid w:val="00D13BAA"/>
    <w:rsid w:val="00D13F66"/>
    <w:rsid w:val="00D147B4"/>
    <w:rsid w:val="00D1482E"/>
    <w:rsid w:val="00D160A2"/>
    <w:rsid w:val="00D168F9"/>
    <w:rsid w:val="00D16E5D"/>
    <w:rsid w:val="00D17AA1"/>
    <w:rsid w:val="00D20D16"/>
    <w:rsid w:val="00D21857"/>
    <w:rsid w:val="00D21DDB"/>
    <w:rsid w:val="00D21F37"/>
    <w:rsid w:val="00D2249D"/>
    <w:rsid w:val="00D226E3"/>
    <w:rsid w:val="00D2282F"/>
    <w:rsid w:val="00D22B67"/>
    <w:rsid w:val="00D233BA"/>
    <w:rsid w:val="00D24628"/>
    <w:rsid w:val="00D258A2"/>
    <w:rsid w:val="00D26E59"/>
    <w:rsid w:val="00D273B2"/>
    <w:rsid w:val="00D2791E"/>
    <w:rsid w:val="00D30308"/>
    <w:rsid w:val="00D308FB"/>
    <w:rsid w:val="00D3188E"/>
    <w:rsid w:val="00D35CAA"/>
    <w:rsid w:val="00D35F01"/>
    <w:rsid w:val="00D36052"/>
    <w:rsid w:val="00D36333"/>
    <w:rsid w:val="00D36C92"/>
    <w:rsid w:val="00D36E4B"/>
    <w:rsid w:val="00D3790E"/>
    <w:rsid w:val="00D40093"/>
    <w:rsid w:val="00D40646"/>
    <w:rsid w:val="00D40896"/>
    <w:rsid w:val="00D413FB"/>
    <w:rsid w:val="00D41B57"/>
    <w:rsid w:val="00D425CD"/>
    <w:rsid w:val="00D42C97"/>
    <w:rsid w:val="00D43617"/>
    <w:rsid w:val="00D44785"/>
    <w:rsid w:val="00D44FA1"/>
    <w:rsid w:val="00D45212"/>
    <w:rsid w:val="00D455F3"/>
    <w:rsid w:val="00D45AC4"/>
    <w:rsid w:val="00D46878"/>
    <w:rsid w:val="00D46E5D"/>
    <w:rsid w:val="00D476F3"/>
    <w:rsid w:val="00D47E89"/>
    <w:rsid w:val="00D50B3B"/>
    <w:rsid w:val="00D51298"/>
    <w:rsid w:val="00D52207"/>
    <w:rsid w:val="00D5237E"/>
    <w:rsid w:val="00D537E9"/>
    <w:rsid w:val="00D54130"/>
    <w:rsid w:val="00D550FD"/>
    <w:rsid w:val="00D55EDB"/>
    <w:rsid w:val="00D561F8"/>
    <w:rsid w:val="00D57B22"/>
    <w:rsid w:val="00D57D2A"/>
    <w:rsid w:val="00D6018B"/>
    <w:rsid w:val="00D608AB"/>
    <w:rsid w:val="00D60F7D"/>
    <w:rsid w:val="00D623BF"/>
    <w:rsid w:val="00D62ED8"/>
    <w:rsid w:val="00D64807"/>
    <w:rsid w:val="00D65F08"/>
    <w:rsid w:val="00D663AF"/>
    <w:rsid w:val="00D6710E"/>
    <w:rsid w:val="00D6725E"/>
    <w:rsid w:val="00D70781"/>
    <w:rsid w:val="00D70B46"/>
    <w:rsid w:val="00D71725"/>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664F"/>
    <w:rsid w:val="00D867D9"/>
    <w:rsid w:val="00D875DD"/>
    <w:rsid w:val="00D87CF7"/>
    <w:rsid w:val="00D87E10"/>
    <w:rsid w:val="00D912D8"/>
    <w:rsid w:val="00D91374"/>
    <w:rsid w:val="00D919DF"/>
    <w:rsid w:val="00D92E7E"/>
    <w:rsid w:val="00D9363C"/>
    <w:rsid w:val="00D94E0D"/>
    <w:rsid w:val="00D95797"/>
    <w:rsid w:val="00D95930"/>
    <w:rsid w:val="00D9706C"/>
    <w:rsid w:val="00DA2C92"/>
    <w:rsid w:val="00DA358D"/>
    <w:rsid w:val="00DA3E06"/>
    <w:rsid w:val="00DA4E74"/>
    <w:rsid w:val="00DA5090"/>
    <w:rsid w:val="00DA61D5"/>
    <w:rsid w:val="00DA63B8"/>
    <w:rsid w:val="00DB0453"/>
    <w:rsid w:val="00DB0A98"/>
    <w:rsid w:val="00DB1491"/>
    <w:rsid w:val="00DB2287"/>
    <w:rsid w:val="00DB3519"/>
    <w:rsid w:val="00DB3C93"/>
    <w:rsid w:val="00DB3FAA"/>
    <w:rsid w:val="00DB698A"/>
    <w:rsid w:val="00DB762A"/>
    <w:rsid w:val="00DC0B1E"/>
    <w:rsid w:val="00DC10D4"/>
    <w:rsid w:val="00DC185E"/>
    <w:rsid w:val="00DC23D7"/>
    <w:rsid w:val="00DC30B3"/>
    <w:rsid w:val="00DC367B"/>
    <w:rsid w:val="00DC437E"/>
    <w:rsid w:val="00DC54A1"/>
    <w:rsid w:val="00DC5540"/>
    <w:rsid w:val="00DC5CDA"/>
    <w:rsid w:val="00DC675F"/>
    <w:rsid w:val="00DC71CE"/>
    <w:rsid w:val="00DD07AB"/>
    <w:rsid w:val="00DD0FEE"/>
    <w:rsid w:val="00DD2512"/>
    <w:rsid w:val="00DD2ACE"/>
    <w:rsid w:val="00DD3B69"/>
    <w:rsid w:val="00DD3D55"/>
    <w:rsid w:val="00DD3D6D"/>
    <w:rsid w:val="00DD42B8"/>
    <w:rsid w:val="00DD5A21"/>
    <w:rsid w:val="00DD5D49"/>
    <w:rsid w:val="00DD72D6"/>
    <w:rsid w:val="00DD7322"/>
    <w:rsid w:val="00DD7FC8"/>
    <w:rsid w:val="00DE0ABC"/>
    <w:rsid w:val="00DE0EEA"/>
    <w:rsid w:val="00DE240E"/>
    <w:rsid w:val="00DE4F58"/>
    <w:rsid w:val="00DE64B5"/>
    <w:rsid w:val="00DE795F"/>
    <w:rsid w:val="00DF023D"/>
    <w:rsid w:val="00DF0792"/>
    <w:rsid w:val="00DF1468"/>
    <w:rsid w:val="00DF1BFF"/>
    <w:rsid w:val="00DF2DCF"/>
    <w:rsid w:val="00DF40C1"/>
    <w:rsid w:val="00DF5313"/>
    <w:rsid w:val="00DF539F"/>
    <w:rsid w:val="00DF58ED"/>
    <w:rsid w:val="00DF64E0"/>
    <w:rsid w:val="00DF6A90"/>
    <w:rsid w:val="00DF746C"/>
    <w:rsid w:val="00DF7E80"/>
    <w:rsid w:val="00E0024C"/>
    <w:rsid w:val="00E0194C"/>
    <w:rsid w:val="00E03077"/>
    <w:rsid w:val="00E03CC3"/>
    <w:rsid w:val="00E04014"/>
    <w:rsid w:val="00E041ED"/>
    <w:rsid w:val="00E04C32"/>
    <w:rsid w:val="00E04D27"/>
    <w:rsid w:val="00E062B3"/>
    <w:rsid w:val="00E07999"/>
    <w:rsid w:val="00E07F9A"/>
    <w:rsid w:val="00E100F4"/>
    <w:rsid w:val="00E1149B"/>
    <w:rsid w:val="00E1219E"/>
    <w:rsid w:val="00E1240F"/>
    <w:rsid w:val="00E12B7C"/>
    <w:rsid w:val="00E1347C"/>
    <w:rsid w:val="00E15BDD"/>
    <w:rsid w:val="00E15CB7"/>
    <w:rsid w:val="00E17930"/>
    <w:rsid w:val="00E20026"/>
    <w:rsid w:val="00E22261"/>
    <w:rsid w:val="00E224BE"/>
    <w:rsid w:val="00E22FF4"/>
    <w:rsid w:val="00E23085"/>
    <w:rsid w:val="00E24E1D"/>
    <w:rsid w:val="00E25038"/>
    <w:rsid w:val="00E25B33"/>
    <w:rsid w:val="00E2603D"/>
    <w:rsid w:val="00E300A5"/>
    <w:rsid w:val="00E30687"/>
    <w:rsid w:val="00E307E0"/>
    <w:rsid w:val="00E30D5B"/>
    <w:rsid w:val="00E30E07"/>
    <w:rsid w:val="00E30F80"/>
    <w:rsid w:val="00E315FF"/>
    <w:rsid w:val="00E3335F"/>
    <w:rsid w:val="00E3385D"/>
    <w:rsid w:val="00E3386E"/>
    <w:rsid w:val="00E33AA1"/>
    <w:rsid w:val="00E34E83"/>
    <w:rsid w:val="00E354F0"/>
    <w:rsid w:val="00E35973"/>
    <w:rsid w:val="00E36A13"/>
    <w:rsid w:val="00E375B5"/>
    <w:rsid w:val="00E400B3"/>
    <w:rsid w:val="00E400F6"/>
    <w:rsid w:val="00E412CC"/>
    <w:rsid w:val="00E415C3"/>
    <w:rsid w:val="00E41B25"/>
    <w:rsid w:val="00E42DED"/>
    <w:rsid w:val="00E4303B"/>
    <w:rsid w:val="00E4357A"/>
    <w:rsid w:val="00E437D9"/>
    <w:rsid w:val="00E447C6"/>
    <w:rsid w:val="00E44E38"/>
    <w:rsid w:val="00E45436"/>
    <w:rsid w:val="00E45CEF"/>
    <w:rsid w:val="00E45DC6"/>
    <w:rsid w:val="00E50253"/>
    <w:rsid w:val="00E502F3"/>
    <w:rsid w:val="00E50558"/>
    <w:rsid w:val="00E50831"/>
    <w:rsid w:val="00E5183B"/>
    <w:rsid w:val="00E527F6"/>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3AF"/>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3587"/>
    <w:rsid w:val="00E743A9"/>
    <w:rsid w:val="00E748DF"/>
    <w:rsid w:val="00E74A36"/>
    <w:rsid w:val="00E74D5F"/>
    <w:rsid w:val="00E75BA1"/>
    <w:rsid w:val="00E763BD"/>
    <w:rsid w:val="00E76BE9"/>
    <w:rsid w:val="00E77025"/>
    <w:rsid w:val="00E777FE"/>
    <w:rsid w:val="00E77F35"/>
    <w:rsid w:val="00E80102"/>
    <w:rsid w:val="00E804E2"/>
    <w:rsid w:val="00E8080D"/>
    <w:rsid w:val="00E80A7B"/>
    <w:rsid w:val="00E823D4"/>
    <w:rsid w:val="00E83195"/>
    <w:rsid w:val="00E83F5D"/>
    <w:rsid w:val="00E84B9C"/>
    <w:rsid w:val="00E85CEE"/>
    <w:rsid w:val="00E86C00"/>
    <w:rsid w:val="00E87279"/>
    <w:rsid w:val="00E91B7D"/>
    <w:rsid w:val="00E9246F"/>
    <w:rsid w:val="00E9280C"/>
    <w:rsid w:val="00E93E91"/>
    <w:rsid w:val="00E94468"/>
    <w:rsid w:val="00E948E1"/>
    <w:rsid w:val="00E94EA6"/>
    <w:rsid w:val="00E95C53"/>
    <w:rsid w:val="00E95EDD"/>
    <w:rsid w:val="00E96C5C"/>
    <w:rsid w:val="00E9721D"/>
    <w:rsid w:val="00EA0286"/>
    <w:rsid w:val="00EA0B6A"/>
    <w:rsid w:val="00EA38AA"/>
    <w:rsid w:val="00EA3BB5"/>
    <w:rsid w:val="00EA4555"/>
    <w:rsid w:val="00EA6171"/>
    <w:rsid w:val="00EB00FF"/>
    <w:rsid w:val="00EB5473"/>
    <w:rsid w:val="00EB66C2"/>
    <w:rsid w:val="00EB70F1"/>
    <w:rsid w:val="00EB747D"/>
    <w:rsid w:val="00EC04EB"/>
    <w:rsid w:val="00EC092F"/>
    <w:rsid w:val="00EC0E0D"/>
    <w:rsid w:val="00EC1795"/>
    <w:rsid w:val="00EC1DAE"/>
    <w:rsid w:val="00EC21BA"/>
    <w:rsid w:val="00EC338D"/>
    <w:rsid w:val="00EC45D3"/>
    <w:rsid w:val="00EC4DAA"/>
    <w:rsid w:val="00EC6471"/>
    <w:rsid w:val="00EC6AF7"/>
    <w:rsid w:val="00EC71F4"/>
    <w:rsid w:val="00EC784F"/>
    <w:rsid w:val="00EC7A73"/>
    <w:rsid w:val="00ED072D"/>
    <w:rsid w:val="00ED3B6D"/>
    <w:rsid w:val="00ED543E"/>
    <w:rsid w:val="00ED5D9A"/>
    <w:rsid w:val="00ED6426"/>
    <w:rsid w:val="00EE0280"/>
    <w:rsid w:val="00EE20B1"/>
    <w:rsid w:val="00EE2EE0"/>
    <w:rsid w:val="00EE32A9"/>
    <w:rsid w:val="00EE354A"/>
    <w:rsid w:val="00EE4EB2"/>
    <w:rsid w:val="00EE5ADB"/>
    <w:rsid w:val="00EF0F2B"/>
    <w:rsid w:val="00EF278B"/>
    <w:rsid w:val="00EF3A37"/>
    <w:rsid w:val="00EF4165"/>
    <w:rsid w:val="00EF4FD2"/>
    <w:rsid w:val="00EF610B"/>
    <w:rsid w:val="00EF655E"/>
    <w:rsid w:val="00EF68F8"/>
    <w:rsid w:val="00EF6BE8"/>
    <w:rsid w:val="00EF7DFA"/>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45D5"/>
    <w:rsid w:val="00F1508F"/>
    <w:rsid w:val="00F1519C"/>
    <w:rsid w:val="00F1684A"/>
    <w:rsid w:val="00F16A61"/>
    <w:rsid w:val="00F17962"/>
    <w:rsid w:val="00F17B9C"/>
    <w:rsid w:val="00F17E4D"/>
    <w:rsid w:val="00F17FDA"/>
    <w:rsid w:val="00F208E8"/>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3351"/>
    <w:rsid w:val="00F53B76"/>
    <w:rsid w:val="00F54B1C"/>
    <w:rsid w:val="00F54EDD"/>
    <w:rsid w:val="00F5550E"/>
    <w:rsid w:val="00F55AFF"/>
    <w:rsid w:val="00F57A4F"/>
    <w:rsid w:val="00F60EA0"/>
    <w:rsid w:val="00F61E0D"/>
    <w:rsid w:val="00F62664"/>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3CFA"/>
    <w:rsid w:val="00F84496"/>
    <w:rsid w:val="00F845FF"/>
    <w:rsid w:val="00F85137"/>
    <w:rsid w:val="00F87D35"/>
    <w:rsid w:val="00F87F4D"/>
    <w:rsid w:val="00F9098E"/>
    <w:rsid w:val="00F92226"/>
    <w:rsid w:val="00F929BF"/>
    <w:rsid w:val="00F93399"/>
    <w:rsid w:val="00F94F59"/>
    <w:rsid w:val="00F96C01"/>
    <w:rsid w:val="00F96D78"/>
    <w:rsid w:val="00F9731E"/>
    <w:rsid w:val="00F9731F"/>
    <w:rsid w:val="00FA14D0"/>
    <w:rsid w:val="00FA1789"/>
    <w:rsid w:val="00FA1B84"/>
    <w:rsid w:val="00FA2940"/>
    <w:rsid w:val="00FA29E0"/>
    <w:rsid w:val="00FA3237"/>
    <w:rsid w:val="00FA3CBD"/>
    <w:rsid w:val="00FA4302"/>
    <w:rsid w:val="00FA4FBA"/>
    <w:rsid w:val="00FA53D7"/>
    <w:rsid w:val="00FA5871"/>
    <w:rsid w:val="00FA6772"/>
    <w:rsid w:val="00FA6F30"/>
    <w:rsid w:val="00FA7A65"/>
    <w:rsid w:val="00FB0020"/>
    <w:rsid w:val="00FB018D"/>
    <w:rsid w:val="00FB01C0"/>
    <w:rsid w:val="00FB0D95"/>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18"/>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77A"/>
    <w:rsid w:val="00FE1934"/>
    <w:rsid w:val="00FE2564"/>
    <w:rsid w:val="00FE491D"/>
    <w:rsid w:val="00FE4B31"/>
    <w:rsid w:val="00FE6211"/>
    <w:rsid w:val="00FF1D04"/>
    <w:rsid w:val="00FF2197"/>
    <w:rsid w:val="00FF2278"/>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 w:type="character" w:styleId="afff">
    <w:name w:val="Unresolved Mention"/>
    <w:basedOn w:val="a2"/>
    <w:uiPriority w:val="99"/>
    <w:semiHidden/>
    <w:unhideWhenUsed/>
    <w:rsid w:val="0088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apple.com/jp/visionos/get-started/" TargetMode="External"/><Relationship Id="rId21" Type="http://schemas.openxmlformats.org/officeDocument/2006/relationships/image" Target="media/image13.png"/><Relationship Id="rId34" Type="http://schemas.openxmlformats.org/officeDocument/2006/relationships/hyperlink" Target="https://nyaspubs.onlinelibrary.wiley.com/doi/10.1111/j.1749-6632.1999.tb09199.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45/3544548.3580963" TargetMode="External"/><Relationship Id="rId37" Type="http://schemas.openxmlformats.org/officeDocument/2006/relationships/hyperlink" Target="https://www.frontiersin.org/journals/robotics-and-ai/articles/10.3389/frobt.2020.00004/ful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researchgate.net/publication/222500586_Computer_interface_evaluation_using_eye_movements_Methods_and_construct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rxiv.org/abs/2101.0816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s.brown.edu/people/jlaviola/pubs/cybersick.pdf" TargetMode="External"/><Relationship Id="rId35" Type="http://schemas.openxmlformats.org/officeDocument/2006/relationships/hyperlink" Target="https://doi.org/10.1017/S0140525X00080018"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3390/virtualworlds2010002" TargetMode="External"/><Relationship Id="rId38" Type="http://schemas.openxmlformats.org/officeDocument/2006/relationships/hyperlink" Target="https://developers.meta.com/horizon/documentation/unity/ts-mqdh/"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9784</Words>
  <Characters>10079</Characters>
  <Application>Microsoft Office Word</Application>
  <DocSecurity>0</DocSecurity>
  <Lines>438</Lines>
  <Paragraphs>422</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2026-02-01T11:14:00Z</dcterms:created>
  <dcterms:modified xsi:type="dcterms:W3CDTF">2026-02-01T13:54:00Z</dcterms:modified>
</cp:coreProperties>
</file>