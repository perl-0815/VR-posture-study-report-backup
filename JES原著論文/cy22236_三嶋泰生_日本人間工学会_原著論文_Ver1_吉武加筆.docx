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A5DB4B" w14:textId="26DEA1DB"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 and Proposed Guidelines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2FABF81E" w:rsidR="00186034" w:rsidRPr="00FB1063" w:rsidRDefault="00F3237E" w:rsidP="00186034">
      <w:pPr>
        <w:snapToGrid w:val="0"/>
        <w:spacing w:line="360" w:lineRule="auto"/>
        <w:rPr>
          <w:rFonts w:ascii="ＭＳ ゴシック" w:eastAsia="ＭＳ ゴシック" w:hAnsi="ＭＳ ゴシック"/>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Pr="00F3237E">
        <w:rPr>
          <w:rFonts w:ascii="メイリオ" w:eastAsia="メイリオ" w:hAnsi="メイリオ"/>
          <w:b/>
          <w:color w:val="000000" w:themeColor="text1"/>
          <w:sz w:val="28"/>
        </w:rPr>
        <w:t>と</w:t>
      </w:r>
      <w:r w:rsidRPr="00F3237E">
        <w:rPr>
          <w:rFonts w:ascii="メイリオ" w:eastAsia="メイリオ" w:hAnsi="メイリオ" w:hint="eastAsia"/>
          <w:b/>
          <w:color w:val="000000" w:themeColor="text1"/>
          <w:sz w:val="28"/>
        </w:rPr>
        <w:t>ガ</w:t>
      </w:r>
      <w:r w:rsidRPr="00F3237E">
        <w:rPr>
          <w:rFonts w:ascii="メイリオ" w:eastAsia="メイリオ" w:hAnsi="メイリオ"/>
          <w:b/>
          <w:color w:val="000000" w:themeColor="text1"/>
          <w:sz w:val="28"/>
        </w:rPr>
        <w:t>イドラインの</w:t>
      </w:r>
      <w:r w:rsidR="00EC338D">
        <w:rPr>
          <w:rFonts w:ascii="メイリオ" w:eastAsia="メイリオ" w:hAnsi="メイリオ" w:hint="eastAsia"/>
          <w:b/>
          <w:color w:val="000000" w:themeColor="text1"/>
          <w:sz w:val="28"/>
        </w:rPr>
        <w:t>提案</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08C1493B"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677FB1">
        <w:rPr>
          <w:rFonts w:ascii="メイリオ" w:eastAsia="メイリオ" w:hAnsi="メイリオ"/>
          <w:b/>
          <w:color w:val="000000" w:themeColor="text1"/>
          <w:sz w:val="22"/>
          <w:vertAlign w:val="superscript"/>
        </w:rPr>
        <w:t>3</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677FB1">
        <w:rPr>
          <w:rFonts w:ascii="メイリオ" w:eastAsia="メイリオ" w:hAnsi="メイリオ"/>
          <w:b/>
          <w:color w:val="000000" w:themeColor="text1"/>
          <w:sz w:val="22"/>
          <w:vertAlign w:val="superscript"/>
        </w:rPr>
        <w:t>4</w:t>
      </w:r>
    </w:p>
    <w:p w14:paraId="2ED3497F" w14:textId="7BBCB620"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semi-supine, and supine positions) on VR interaction characteristics, against the backdrop of increasing demand for VR use in reclining positions, such as VR sleep. Participants performed a pointing task clicking targets arranged omnidirectionally using a Meta Quest 3, with evaluations focusing on reaction time, head movement, and subjective comfort. The results revealed that reaction times were significantly delayed in the supine position compared to the sitting position. Notably, operability for targets in the lower visual field markedly decreased.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placement and alternative input methods according to posture, and proposed guidelines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193D76AA"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del w:id="1" w:author="作成者">
        <w:r w:rsidR="004C2A48" w:rsidDel="003459FE">
          <w:rPr>
            <w:rFonts w:ascii="Times New Roman" w:hAnsi="Times New Roman" w:hint="eastAsia"/>
            <w:color w:val="000000" w:themeColor="text1"/>
            <w:sz w:val="18"/>
            <w:szCs w:val="16"/>
          </w:rPr>
          <w:delText>と</w:delText>
        </w:r>
        <w:r w:rsidR="00F1508F" w:rsidRPr="00F1508F" w:rsidDel="003459FE">
          <w:rPr>
            <w:rFonts w:ascii="Times New Roman" w:hAnsi="Times New Roman"/>
            <w:color w:val="000000" w:themeColor="text1"/>
            <w:sz w:val="18"/>
            <w:szCs w:val="16"/>
          </w:rPr>
          <w:delText>考えられる</w:delText>
        </w:r>
      </w:del>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commentRangeStart w:id="2"/>
      <w:r w:rsidR="00E1347C">
        <w:rPr>
          <w:rFonts w:ascii="Times New Roman" w:hAnsi="Times New Roman" w:hint="eastAsia"/>
          <w:color w:val="000000" w:themeColor="text1"/>
          <w:sz w:val="18"/>
          <w:szCs w:val="16"/>
        </w:rPr>
        <w:t>ユーザインターフェ</w:t>
      </w:r>
      <w:ins w:id="3" w:author="作成者">
        <w:r w:rsidR="003459FE">
          <w:rPr>
            <w:rFonts w:ascii="Times New Roman" w:hAnsi="Times New Roman" w:hint="eastAsia"/>
            <w:color w:val="000000" w:themeColor="text1"/>
            <w:sz w:val="18"/>
            <w:szCs w:val="16"/>
          </w:rPr>
          <w:t>イ</w:t>
        </w:r>
      </w:ins>
      <w:del w:id="4" w:author="作成者">
        <w:r w:rsidR="00E1347C" w:rsidDel="003459FE">
          <w:rPr>
            <w:rFonts w:ascii="Times New Roman" w:hAnsi="Times New Roman" w:hint="eastAsia"/>
            <w:color w:val="000000" w:themeColor="text1"/>
            <w:sz w:val="18"/>
            <w:szCs w:val="16"/>
          </w:rPr>
          <w:delText>ー</w:delText>
        </w:r>
      </w:del>
      <w:r w:rsidR="00E1347C">
        <w:rPr>
          <w:rFonts w:ascii="Times New Roman" w:hAnsi="Times New Roman" w:hint="eastAsia"/>
          <w:color w:val="000000" w:themeColor="text1"/>
          <w:sz w:val="18"/>
          <w:szCs w:val="16"/>
        </w:rPr>
        <w:t>ス</w:t>
      </w:r>
      <w:commentRangeEnd w:id="2"/>
      <w:r w:rsidR="003316DA">
        <w:rPr>
          <w:rStyle w:val="aff6"/>
        </w:rPr>
        <w:commentReference w:id="2"/>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ins w:id="5" w:author="作成者">
        <w:r w:rsidR="003459FE">
          <w:rPr>
            <w:rFonts w:ascii="Times New Roman" w:hAnsi="Times New Roman" w:hint="eastAsia"/>
            <w:color w:val="000000" w:themeColor="text1"/>
            <w:sz w:val="18"/>
            <w:szCs w:val="16"/>
          </w:rPr>
          <w:t>イ</w:t>
        </w:r>
      </w:ins>
      <w:del w:id="6" w:author="作成者">
        <w:r w:rsidRPr="00F93399" w:rsidDel="003459FE">
          <w:rPr>
            <w:rFonts w:ascii="Times New Roman" w:hAnsi="Times New Roman"/>
            <w:color w:val="000000" w:themeColor="text1"/>
            <w:sz w:val="18"/>
            <w:szCs w:val="16"/>
          </w:rPr>
          <w:delText>ー</w:delText>
        </w:r>
      </w:del>
      <w:r w:rsidRPr="00F93399">
        <w:rPr>
          <w:rFonts w:ascii="Times New Roman" w:hAnsi="Times New Roman"/>
          <w:color w:val="000000" w:themeColor="text1"/>
          <w:sz w:val="18"/>
          <w:szCs w:val="16"/>
        </w:rPr>
        <w:t>ス設計のためのガイドラインを提案した</w:t>
      </w:r>
      <w:r w:rsidR="00B215D4">
        <w:rPr>
          <w:rFonts w:ascii="Times New Roman" w:hAnsi="Times New Roman"/>
          <w:color w:val="000000" w:themeColor="text1"/>
          <w:sz w:val="18"/>
          <w:szCs w:val="16"/>
        </w:rPr>
        <w:t>.</w:t>
      </w:r>
    </w:p>
    <w:bookmarkEnd w:id="0"/>
    <w:p w14:paraId="78CD0D08" w14:textId="7A61DF05"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D20D16">
        <w:rPr>
          <w:rFonts w:ascii="Times New Roman" w:hAnsi="Times New Roman" w:hint="eastAsia"/>
          <w:color w:val="000000" w:themeColor="text1"/>
          <w:sz w:val="18"/>
          <w:szCs w:val="16"/>
        </w:rPr>
        <w:t>インタラクション特性</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D65F08" w:rsidRPr="00D65F08">
        <w:rPr>
          <w:rFonts w:ascii="Times New Roman" w:hAnsi="Times New Roman"/>
          <w:color w:val="000000" w:themeColor="text1"/>
          <w:sz w:val="18"/>
          <w:szCs w:val="16"/>
        </w:rPr>
        <w:t>背中角度，臥位姿勢，指向操作，アクセシビリティ</w:t>
      </w:r>
      <w:r w:rsidRPr="00FB1063">
        <w:rPr>
          <w:rFonts w:ascii="Times New Roman" w:hAnsi="Times New Roman" w:hint="eastAsia"/>
          <w:color w:val="000000" w:themeColor="text1"/>
          <w:sz w:val="18"/>
          <w:szCs w:val="16"/>
        </w:rPr>
        <w:t>）</w:t>
      </w:r>
    </w:p>
    <w:p w14:paraId="6D79D39B" w14:textId="77777777" w:rsidR="00186034" w:rsidRPr="00FB106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10"/>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lastRenderedPageBreak/>
        <w:t xml:space="preserve">1. </w:t>
      </w:r>
      <w:r w:rsidRPr="00FB1063">
        <w:rPr>
          <w:rFonts w:ascii="ＭＳ ゴシック" w:eastAsia="ＭＳ ゴシック" w:hAnsi="ＭＳ ゴシック" w:hint="eastAsia"/>
          <w:b/>
          <w:color w:val="000000" w:themeColor="text1"/>
          <w:sz w:val="22"/>
        </w:rPr>
        <w:t>はじめに</w:t>
      </w:r>
    </w:p>
    <w:p w14:paraId="2383A7F6" w14:textId="365A0CC9" w:rsidR="0085586B" w:rsidRPr="0085586B" w:rsidRDefault="005A73ED" w:rsidP="004B60D7">
      <w:pPr>
        <w:rPr>
          <w:color w:val="000000" w:themeColor="text1"/>
          <w:sz w:val="20"/>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1D45236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,3,4 </w:t>
                              </w:r>
                              <w:r>
                                <w:rPr>
                                  <w:rFonts w:ascii="Times New Roman" w:eastAsia="ＭＳ Ｐ明朝" w:hAnsi="Times New Roman" w:hint="eastAsia"/>
                                  <w:sz w:val="16"/>
                                  <w:szCs w:val="16"/>
                                </w:rPr>
                                <w:t>芝浦工業大学</w:t>
                              </w:r>
                            </w:p>
                            <w:p w14:paraId="75CB6CB4" w14:textId="5BBF1A09" w:rsidR="00806123" w:rsidRDefault="00806123"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Insitute of Technology</w:t>
                              </w:r>
                            </w:p>
                            <w:p w14:paraId="676537C6" w14:textId="77777777" w:rsidR="00806123" w:rsidRDefault="00806123" w:rsidP="00C7036B">
                              <w:pPr>
                                <w:tabs>
                                  <w:tab w:val="left" w:pos="284"/>
                                </w:tabs>
                                <w:snapToGrid w:val="0"/>
                                <w:rPr>
                                  <w:rFonts w:ascii="Times New Roman" w:eastAsia="ＭＳ Ｐ明朝" w:hAnsi="Times New Roman"/>
                                  <w:sz w:val="16"/>
                                  <w:szCs w:val="16"/>
                                </w:rPr>
                              </w:pPr>
                            </w:p>
                            <w:p w14:paraId="6BDEF8E3" w14:textId="1355FEC6" w:rsidR="00806123" w:rsidRDefault="00806123"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&#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" filled="f" stroked="f">
                  <v:textbox inset="5.85pt,.7pt,5.85pt,.7pt">
                    <w:txbxContent>
                      <w:p w14:paraId="7D476D94" w14:textId="7777777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1D45236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,3,4 </w:t>
                        </w:r>
                        <w:r>
                          <w:rPr>
                            <w:rFonts w:ascii="Times New Roman" w:eastAsia="ＭＳ Ｐ明朝" w:hAnsi="Times New Roman" w:hint="eastAsia"/>
                            <w:sz w:val="16"/>
                            <w:szCs w:val="16"/>
                          </w:rPr>
                          <w:t>芝浦工業大学</w:t>
                        </w:r>
                      </w:p>
                      <w:p w14:paraId="75CB6CB4" w14:textId="5BBF1A09" w:rsidR="00806123" w:rsidRDefault="00806123"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Insitute of Technology</w:t>
                        </w:r>
                      </w:p>
                      <w:p w14:paraId="676537C6" w14:textId="77777777" w:rsidR="00806123" w:rsidRDefault="00806123" w:rsidP="00C7036B">
                        <w:pPr>
                          <w:tabs>
                            <w:tab w:val="left" w:pos="284"/>
                          </w:tabs>
                          <w:snapToGrid w:val="0"/>
                          <w:rPr>
                            <w:rFonts w:ascii="Times New Roman" w:eastAsia="ＭＳ Ｐ明朝" w:hAnsi="Times New Roman"/>
                            <w:sz w:val="16"/>
                            <w:szCs w:val="16"/>
                          </w:rPr>
                        </w:pPr>
                      </w:p>
                      <w:p w14:paraId="6BDEF8E3" w14:textId="1355FEC6" w:rsidR="00806123" w:rsidRDefault="00806123"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lastRenderedPageBreak/>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BB3F59">
        <w:rPr>
          <w:rFonts w:hint="eastAsia"/>
          <w:color w:val="000000" w:themeColor="text1"/>
          <w:sz w:val="20"/>
        </w:rPr>
        <w:t>.</w:t>
      </w:r>
      <w:r w:rsidR="0085586B" w:rsidRPr="0085586B">
        <w:rPr>
          <w:rFonts w:hint="eastAsia"/>
          <w:color w:val="000000" w:themeColor="text1"/>
          <w:sz w:val="20"/>
        </w:rPr>
        <w:t>van Gemert et al.</w:t>
      </w:r>
      <w:r w:rsidR="0085586B" w:rsidRPr="0085586B">
        <w:rPr>
          <w:rFonts w:hint="eastAsia"/>
          <w:color w:val="000000" w:themeColor="text1"/>
          <w:sz w:val="20"/>
        </w:rPr>
        <w:t>による研究</w:t>
      </w:r>
      <w:r w:rsidR="00E447C6">
        <w:rPr>
          <w:color w:val="000000" w:themeColor="text1"/>
          <w:sz w:val="20"/>
          <w:vertAlign w:val="superscript"/>
        </w:rPr>
        <w:t>2</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ins w:id="7" w:author="作成者">
        <w:r w:rsidR="003459FE">
          <w:rPr>
            <w:rFonts w:hint="eastAsia"/>
            <w:color w:val="000000" w:themeColor="text1"/>
            <w:sz w:val="20"/>
          </w:rPr>
          <w:t>示</w:t>
        </w:r>
      </w:ins>
      <w:del w:id="8" w:author="作成者">
        <w:r w:rsidR="0085586B" w:rsidRPr="0085586B" w:rsidDel="003459FE">
          <w:rPr>
            <w:rFonts w:hint="eastAsia"/>
            <w:color w:val="000000" w:themeColor="text1"/>
            <w:sz w:val="20"/>
          </w:rPr>
          <w:delText>十分に解明</w:delText>
        </w:r>
      </w:del>
      <w:r w:rsidR="0085586B" w:rsidRPr="0085586B">
        <w:rPr>
          <w:rFonts w:hint="eastAsia"/>
          <w:color w:val="000000" w:themeColor="text1"/>
          <w:sz w:val="20"/>
        </w:rPr>
        <w:t>されていない</w:t>
      </w:r>
      <w:r w:rsidR="00BB3F59">
        <w:rPr>
          <w:rFonts w:hint="eastAsia"/>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w:t>
      </w:r>
      <w:del w:id="9" w:author="作成者">
        <w:r w:rsidR="0085586B" w:rsidRPr="0085586B" w:rsidDel="004A7435">
          <w:rPr>
            <w:rFonts w:hint="eastAsia"/>
            <w:color w:val="000000" w:themeColor="text1"/>
            <w:sz w:val="20"/>
          </w:rPr>
          <w:delText>的</w:delText>
        </w:r>
      </w:del>
      <w:r w:rsidR="0085586B" w:rsidRPr="0085586B">
        <w:rPr>
          <w:rFonts w:hint="eastAsia"/>
          <w:color w:val="000000" w:themeColor="text1"/>
          <w:sz w:val="20"/>
        </w:rPr>
        <w:t>ガイダンス」</w:t>
      </w:r>
      <w:r w:rsidR="00E447C6">
        <w:rPr>
          <w:color w:val="000000" w:themeColor="text1"/>
          <w:sz w:val="20"/>
          <w:vertAlign w:val="superscript"/>
        </w:rPr>
        <w:t>3</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commentRangeStart w:id="10"/>
      <w:ins w:id="11" w:author="作成者">
        <w:r w:rsidR="003316DA">
          <w:rPr>
            <w:rFonts w:hint="eastAsia"/>
            <w:color w:val="000000" w:themeColor="text1"/>
            <w:sz w:val="20"/>
          </w:rPr>
          <w:t>見あたら</w:t>
        </w:r>
      </w:ins>
      <w:del w:id="12" w:author="作成者">
        <w:r w:rsidR="0085586B" w:rsidRPr="0085586B" w:rsidDel="003316DA">
          <w:rPr>
            <w:rFonts w:hint="eastAsia"/>
            <w:color w:val="000000" w:themeColor="text1"/>
            <w:sz w:val="20"/>
          </w:rPr>
          <w:delText>存在し</w:delText>
        </w:r>
      </w:del>
      <w:r w:rsidR="0085586B" w:rsidRPr="0085586B">
        <w:rPr>
          <w:rFonts w:hint="eastAsia"/>
          <w:color w:val="000000" w:themeColor="text1"/>
          <w:sz w:val="20"/>
        </w:rPr>
        <w:t>ない</w:t>
      </w:r>
      <w:r w:rsidR="00BB3F59">
        <w:rPr>
          <w:rFonts w:hint="eastAsia"/>
          <w:color w:val="000000" w:themeColor="text1"/>
          <w:sz w:val="20"/>
        </w:rPr>
        <w:t>.</w:t>
      </w:r>
      <w:commentRangeEnd w:id="10"/>
      <w:r w:rsidR="003316DA">
        <w:rPr>
          <w:rStyle w:val="aff6"/>
        </w:rPr>
        <w:commentReference w:id="10"/>
      </w:r>
    </w:p>
    <w:p w14:paraId="02AF2AB5" w14:textId="180ED93D"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lastRenderedPageBreak/>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ins w:id="13" w:author="作成者">
        <w:r w:rsidR="003459FE">
          <w:rPr>
            <w:rFonts w:hint="eastAsia"/>
            <w:color w:val="000000" w:themeColor="text1"/>
            <w:sz w:val="20"/>
          </w:rPr>
          <w:t>イ</w:t>
        </w:r>
      </w:ins>
      <w:del w:id="14" w:author="作成者">
        <w:r w:rsidR="0085586B" w:rsidRPr="0085586B" w:rsidDel="003459FE">
          <w:rPr>
            <w:rFonts w:hint="eastAsia"/>
            <w:color w:val="000000" w:themeColor="text1"/>
            <w:sz w:val="20"/>
          </w:rPr>
          <w:delText>ー</w:delText>
        </w:r>
      </w:del>
      <w:r w:rsidR="0085586B" w:rsidRPr="0085586B">
        <w:rPr>
          <w:rFonts w:hint="eastAsia"/>
          <w:color w:val="000000" w:themeColor="text1"/>
          <w:sz w:val="20"/>
        </w:rPr>
        <w:t>ス設計</w:t>
      </w:r>
      <w:r w:rsidR="00235B73">
        <w:rPr>
          <w:rFonts w:hint="eastAsia"/>
          <w:color w:val="000000" w:themeColor="text1"/>
          <w:sz w:val="20"/>
        </w:rPr>
        <w:t>や利用</w:t>
      </w:r>
      <w:r w:rsidR="0085586B" w:rsidRPr="0085586B">
        <w:rPr>
          <w:rFonts w:hint="eastAsia"/>
          <w:color w:val="000000" w:themeColor="text1"/>
          <w:sz w:val="20"/>
        </w:rPr>
        <w:t>のための</w:t>
      </w:r>
      <w:r w:rsidR="00235B73">
        <w:rPr>
          <w:rFonts w:hint="eastAsia"/>
          <w:color w:val="000000" w:themeColor="text1"/>
          <w:sz w:val="20"/>
        </w:rPr>
        <w:t>ガイドライン</w:t>
      </w:r>
      <w:r w:rsidR="0085586B" w:rsidRPr="0085586B">
        <w:rPr>
          <w:rFonts w:hint="eastAsia"/>
          <w:color w:val="000000" w:themeColor="text1"/>
          <w:sz w:val="20"/>
        </w:rPr>
        <w:t>を導出することを目指す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568F66C1"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目的と</w:t>
      </w:r>
      <w:ins w:id="15" w:author="作成者">
        <w:r w:rsidR="004A7435">
          <w:rPr>
            <w:rFonts w:ascii="ＭＳ ゴシック" w:eastAsia="ＭＳ ゴシック" w:hAnsi="ＭＳ ゴシック" w:hint="eastAsia"/>
            <w:b/>
            <w:color w:val="000000" w:themeColor="text1"/>
            <w:sz w:val="20"/>
          </w:rPr>
          <w:t>方法</w:t>
        </w:r>
      </w:ins>
      <w:del w:id="16" w:author="作成者">
        <w:r w:rsidR="003E69F7" w:rsidDel="004A7435">
          <w:rPr>
            <w:rFonts w:ascii="ＭＳ ゴシック" w:eastAsia="ＭＳ ゴシック" w:hAnsi="ＭＳ ゴシック" w:hint="eastAsia"/>
            <w:b/>
            <w:color w:val="000000" w:themeColor="text1"/>
            <w:sz w:val="20"/>
          </w:rPr>
          <w:delText>条件</w:delText>
        </w:r>
      </w:del>
    </w:p>
    <w:p w14:paraId="39008995" w14:textId="7C1613D6" w:rsidR="006E1E0E" w:rsidRPr="006E1E0E"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およびVR酔いに与える影響を明らかにするため</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本実験では座位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半座位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仰臥位の3条件を比較検討した</w:t>
      </w:r>
      <w:r w:rsidR="00CF3A3B">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417D021B" w14:textId="0823793F" w:rsidR="005643A5" w:rsidRDefault="00B65A0B" w:rsidP="002F5485">
      <w:pPr>
        <w:rPr>
          <w:rFonts w:asciiTheme="minorEastAsia" w:eastAsiaTheme="minorEastAsia" w:hAnsiTheme="minorEastAsia"/>
          <w:bCs/>
          <w:color w:val="000000" w:themeColor="text1"/>
          <w:sz w:val="20"/>
        </w:rPr>
      </w:pPr>
      <w:commentRangeStart w:id="17"/>
      <w:r>
        <w:rPr>
          <w:rFonts w:asciiTheme="minorEastAsia" w:eastAsiaTheme="minorEastAsia" w:hAnsiTheme="minorEastAsia" w:hint="eastAsia"/>
          <w:bCs/>
          <w:noProof/>
          <w:color w:val="000000" w:themeColor="text1"/>
          <w:sz w:val="20"/>
        </w:rPr>
        <mc:AlternateContent>
          <mc:Choice Requires="wpg">
            <w:drawing>
              <wp:inline distT="0" distB="0" distL="0" distR="0" wp14:anchorId="53EF1EAE" wp14:editId="2BA2033A">
                <wp:extent cx="2942590" cy="1484984"/>
                <wp:effectExtent l="0" t="0" r="0" b="1270"/>
                <wp:docPr id="2021494559" name="グループ化 6"/>
                <wp:cNvGraphicFramePr/>
                <a:graphic xmlns:a="http://schemas.openxmlformats.org/drawingml/2006/main">
                  <a:graphicData uri="http://schemas.microsoft.com/office/word/2010/wordprocessingGroup">
                    <wpg:wgp>
                      <wpg:cNvGrpSpPr/>
                      <wpg:grpSpPr>
                        <a:xfrm>
                          <a:off x="0" y="0"/>
                          <a:ext cx="2942590" cy="1484984"/>
                          <a:chOff x="-137956" y="-109651"/>
                          <a:chExt cx="3216098" cy="1578832"/>
                        </a:xfrm>
                      </wpg:grpSpPr>
                      <wps:wsp>
                        <wps:cNvPr id="1913042373" name="テキスト ボックス 5"/>
                        <wps:cNvSpPr txBox="1"/>
                        <wps:spPr>
                          <a:xfrm>
                            <a:off x="-137953" y="1079671"/>
                            <a:ext cx="3216095" cy="389510"/>
                          </a:xfrm>
                          <a:prstGeom prst="rect">
                            <a:avLst/>
                          </a:prstGeom>
                          <a:solidFill>
                            <a:schemeClr val="lt1"/>
                          </a:solidFill>
                          <a:ln w="6350">
                            <a:noFill/>
                          </a:ln>
                        </wps:spPr>
                        <wps:txbx>
                          <w:txbxContent>
                            <w:p w14:paraId="2646E09C" w14:textId="21BA96D2" w:rsidR="00806123" w:rsidRDefault="00806123" w:rsidP="00B65A0B">
                              <w:pPr>
                                <w:jc w:val="center"/>
                                <w:rPr>
                                  <w:ins w:id="18" w:author="作成者"/>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806123" w:rsidRPr="00450790" w:rsidRDefault="00806123" w:rsidP="00B65A0B">
                              <w:pPr>
                                <w:jc w:val="center"/>
                                <w:rPr>
                                  <w:rFonts w:hint="eastAsia"/>
                                  <w:sz w:val="20"/>
                                  <w:szCs w:val="20"/>
                                </w:rPr>
                              </w:pPr>
                              <w:ins w:id="19" w:author="作成者">
                                <w:r>
                                  <w:rPr>
                                    <w:rFonts w:hint="eastAsia"/>
                                    <w:sz w:val="20"/>
                                    <w:szCs w:val="20"/>
                                  </w:rPr>
                                  <w:t xml:space="preserve">Fig.1 </w:t>
                                </w:r>
                                <w:r>
                                  <w:rPr>
                                    <w:sz w:val="20"/>
                                    <w:szCs w:val="20"/>
                                  </w:rPr>
                                  <w:t>Experimental Condition in body position</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73437157" name="図 9"/>
                          <pic:cNvPicPr>
                            <a:picLocks noChangeAspect="1"/>
                          </pic:cNvPicPr>
                        </pic:nvPicPr>
                        <pic:blipFill>
                          <a:blip r:embed="rId11" cstate="print">
                            <a:extLst>
                              <a:ext uri="{28A0092B-C50C-407E-A947-70E740481C1C}">
                                <a14:useLocalDpi xmlns:a14="http://schemas.microsoft.com/office/drawing/2010/main"/>
                              </a:ext>
                            </a:extLst>
                          </a:blip>
                          <a:srcRect/>
                          <a:stretch/>
                        </pic:blipFill>
                        <pic:spPr>
                          <a:xfrm>
                            <a:off x="-137956" y="-109651"/>
                            <a:ext cx="3107084" cy="1182112"/>
                          </a:xfrm>
                          <a:prstGeom prst="rect">
                            <a:avLst/>
                          </a:prstGeom>
                        </pic:spPr>
                      </pic:pic>
                    </wpg:wgp>
                  </a:graphicData>
                </a:graphic>
              </wp:inline>
            </w:drawing>
          </mc:Choice>
          <mc:Fallback>
            <w:pict>
              <v:group w14:anchorId="53EF1EAE" id="グループ化 6" o:spid="_x0000_s1029" style="width:231.7pt;height:116.95pt;mso-position-horizontal-relative:char;mso-position-vertical-relative:line" coordorigin="-1379,-1096" coordsize="32160,15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">
                <v:shape id="テキスト ボックス 5" o:spid="_x0000_s1030" type="#_x0000_t202" style="position:absolute;left:-1379;top:10796;width:32160;height:3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" fillcolor="white [3201]" stroked="f" strokeweight=".5pt">
                  <v:textbox inset="0,0,0,0">
                    <w:txbxContent>
                      <w:p w14:paraId="2646E09C" w14:textId="21BA96D2" w:rsidR="00806123" w:rsidRDefault="00806123" w:rsidP="00B65A0B">
                        <w:pPr>
                          <w:jc w:val="center"/>
                          <w:rPr>
                            <w:ins w:id="20" w:author="作成者"/>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806123" w:rsidRPr="00450790" w:rsidRDefault="00806123" w:rsidP="00B65A0B">
                        <w:pPr>
                          <w:jc w:val="center"/>
                          <w:rPr>
                            <w:rFonts w:hint="eastAsia"/>
                            <w:sz w:val="20"/>
                            <w:szCs w:val="20"/>
                          </w:rPr>
                        </w:pPr>
                        <w:ins w:id="21" w:author="作成者">
                          <w:r>
                            <w:rPr>
                              <w:rFonts w:hint="eastAsia"/>
                              <w:sz w:val="20"/>
                              <w:szCs w:val="20"/>
                            </w:rPr>
                            <w:t xml:space="preserve">Fig.1 </w:t>
                          </w:r>
                          <w:r>
                            <w:rPr>
                              <w:sz w:val="20"/>
                              <w:szCs w:val="20"/>
                            </w:rPr>
                            <w:t>Experimental Condition in body position</w:t>
                          </w:r>
                        </w:ins>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1379;top:-1096;width:31070;height:11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">
                  <v:imagedata r:id="rId12" o:title=""/>
                  <v:path arrowok="t"/>
                </v:shape>
                <w10:anchorlock/>
              </v:group>
            </w:pict>
          </mc:Fallback>
        </mc:AlternateContent>
      </w:r>
      <w:commentRangeEnd w:id="17"/>
      <w:r w:rsidR="00E8080D">
        <w:rPr>
          <w:rStyle w:val="aff6"/>
        </w:rPr>
        <w:commentReference w:id="17"/>
      </w:r>
    </w:p>
    <w:p w14:paraId="6D36B0CC" w14:textId="2E269501" w:rsidR="007D37E6" w:rsidRDefault="00482ECA"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ins w:id="22" w:author="作成者">
        <w:r w:rsidR="0017592A">
          <w:rPr>
            <w:rFonts w:asciiTheme="minorEastAsia" w:eastAsiaTheme="minorEastAsia" w:hAnsiTheme="minorEastAsia" w:hint="eastAsia"/>
            <w:bCs/>
            <w:color w:val="000000" w:themeColor="text1"/>
            <w:sz w:val="20"/>
          </w:rPr>
          <w:t>の主な実験条件を表1に示す。実験参加者は大学生12名とした。実施タスク</w:t>
        </w:r>
      </w:ins>
      <w:del w:id="23" w:author="作成者">
        <w:r w:rsidR="00740988" w:rsidRPr="00740988" w:rsidDel="0017592A">
          <w:rPr>
            <w:rFonts w:asciiTheme="minorEastAsia" w:eastAsiaTheme="minorEastAsia" w:hAnsiTheme="minorEastAsia" w:hint="eastAsia"/>
            <w:bCs/>
            <w:color w:val="000000" w:themeColor="text1"/>
            <w:sz w:val="20"/>
          </w:rPr>
          <w:delText>で</w:delText>
        </w:r>
      </w:del>
      <w:r w:rsidR="00740988" w:rsidRPr="00740988">
        <w:rPr>
          <w:rFonts w:asciiTheme="minorEastAsia" w:eastAsiaTheme="minorEastAsia" w:hAnsiTheme="minorEastAsia" w:hint="eastAsia"/>
          <w:bCs/>
          <w:color w:val="000000" w:themeColor="text1"/>
          <w:sz w:val="20"/>
        </w:rPr>
        <w:t>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Unity</w:t>
      </w:r>
      <w:r w:rsidR="00740988" w:rsidRPr="00740988">
        <w:rPr>
          <w:rFonts w:asciiTheme="minorEastAsia" w:eastAsiaTheme="minorEastAsia" w:hAnsiTheme="minorEastAsia" w:hint="eastAsia"/>
          <w:bCs/>
          <w:color w:val="000000" w:themeColor="text1"/>
          <w:sz w:val="20"/>
        </w:rPr>
        <w:t>で構築した球体ターゲット</w:t>
      </w:r>
      <w:ins w:id="24" w:author="作成者">
        <w:r w:rsidR="0017592A">
          <w:rPr>
            <w:rFonts w:asciiTheme="minorEastAsia" w:eastAsiaTheme="minorEastAsia" w:hAnsiTheme="minorEastAsia" w:hint="eastAsia"/>
            <w:bCs/>
            <w:color w:val="000000" w:themeColor="text1"/>
            <w:sz w:val="20"/>
          </w:rPr>
          <w:t>を</w:t>
        </w:r>
      </w:ins>
      <w:del w:id="25" w:author="作成者">
        <w:r w:rsidR="00740988" w:rsidRPr="00740988" w:rsidDel="0017592A">
          <w:rPr>
            <w:rFonts w:asciiTheme="minorEastAsia" w:eastAsiaTheme="minorEastAsia" w:hAnsiTheme="minorEastAsia" w:hint="eastAsia"/>
            <w:bCs/>
            <w:color w:val="000000" w:themeColor="text1"/>
            <w:sz w:val="20"/>
          </w:rPr>
          <w:delText>の</w:delText>
        </w:r>
      </w:del>
      <w:r w:rsidR="00740988" w:rsidRPr="00740988">
        <w:rPr>
          <w:rFonts w:asciiTheme="minorEastAsia" w:eastAsiaTheme="minorEastAsia" w:hAnsiTheme="minorEastAsia" w:hint="eastAsia"/>
          <w:bCs/>
          <w:color w:val="000000" w:themeColor="text1"/>
          <w:sz w:val="20"/>
        </w:rPr>
        <w:t>クリック</w:t>
      </w:r>
      <w:ins w:id="26" w:author="作成者">
        <w:r w:rsidR="0017592A">
          <w:rPr>
            <w:rFonts w:asciiTheme="minorEastAsia" w:eastAsiaTheme="minorEastAsia" w:hAnsiTheme="minorEastAsia" w:hint="eastAsia"/>
            <w:bCs/>
            <w:color w:val="000000" w:themeColor="text1"/>
            <w:sz w:val="20"/>
          </w:rPr>
          <w:t>する</w:t>
        </w:r>
      </w:ins>
      <w:r w:rsidR="00740988" w:rsidRPr="00740988">
        <w:rPr>
          <w:rFonts w:asciiTheme="minorEastAsia" w:eastAsiaTheme="minorEastAsia" w:hAnsiTheme="minorEastAsia" w:hint="eastAsia"/>
          <w:bCs/>
          <w:color w:val="000000" w:themeColor="text1"/>
          <w:sz w:val="20"/>
        </w:rPr>
        <w:t>タスクを用い</w:t>
      </w:r>
      <w:ins w:id="27" w:author="作成者">
        <w:r w:rsidR="0017592A">
          <w:rPr>
            <w:rFonts w:asciiTheme="minorEastAsia" w:eastAsiaTheme="minorEastAsia" w:hAnsiTheme="minorEastAsia" w:hint="eastAsia"/>
            <w:bCs/>
            <w:color w:val="000000" w:themeColor="text1"/>
            <w:sz w:val="20"/>
          </w:rPr>
          <w:t>た．M</w:t>
        </w:r>
        <w:r w:rsidR="0017592A">
          <w:rPr>
            <w:rFonts w:asciiTheme="minorEastAsia" w:eastAsiaTheme="minorEastAsia" w:hAnsiTheme="minorEastAsia"/>
            <w:bCs/>
            <w:color w:val="000000" w:themeColor="text1"/>
            <w:sz w:val="20"/>
          </w:rPr>
          <w:t>eta Quest3</w:t>
        </w:r>
        <w:r w:rsidR="0017592A">
          <w:rPr>
            <w:rFonts w:asciiTheme="minorEastAsia" w:eastAsiaTheme="minorEastAsia" w:hAnsiTheme="minorEastAsia" w:hint="eastAsia"/>
            <w:bCs/>
            <w:color w:val="000000" w:themeColor="text1"/>
            <w:sz w:val="20"/>
          </w:rPr>
          <w:t>のゴーグルを装着し、ターゲットを発見したらできるだけ早く</w:t>
        </w:r>
      </w:ins>
      <w:del w:id="28" w:author="作成者">
        <w:r w:rsidR="00AD3E50" w:rsidDel="0017592A">
          <w:rPr>
            <w:rFonts w:asciiTheme="minorEastAsia" w:eastAsiaTheme="minorEastAsia" w:hAnsiTheme="minorEastAsia" w:hint="eastAsia"/>
            <w:bCs/>
            <w:color w:val="000000" w:themeColor="text1"/>
            <w:sz w:val="20"/>
          </w:rPr>
          <w:delText>,</w:delText>
        </w:r>
        <w:r w:rsidR="00740988" w:rsidRPr="00740988" w:rsidDel="0017592A">
          <w:rPr>
            <w:rFonts w:asciiTheme="minorEastAsia" w:eastAsiaTheme="minorEastAsia" w:hAnsiTheme="minorEastAsia"/>
            <w:bCs/>
            <w:color w:val="000000" w:themeColor="text1"/>
            <w:sz w:val="20"/>
          </w:rPr>
          <w:delText>Meta Quest 3</w:delText>
        </w:r>
        <w:r w:rsidR="00740988" w:rsidRPr="00740988" w:rsidDel="0017592A">
          <w:rPr>
            <w:rFonts w:asciiTheme="minorEastAsia" w:eastAsiaTheme="minorEastAsia" w:hAnsiTheme="minorEastAsia" w:hint="eastAsia"/>
            <w:bCs/>
            <w:color w:val="000000" w:themeColor="text1"/>
            <w:sz w:val="20"/>
          </w:rPr>
          <w:delText>と</w:delText>
        </w:r>
      </w:del>
      <w:r w:rsidR="00740988" w:rsidRPr="00740988">
        <w:rPr>
          <w:rFonts w:asciiTheme="minorEastAsia" w:eastAsiaTheme="minorEastAsia" w:hAnsiTheme="minorEastAsia" w:hint="eastAsia"/>
          <w:bCs/>
          <w:color w:val="000000" w:themeColor="text1"/>
          <w:sz w:val="20"/>
        </w:rPr>
        <w:t>右手コントローラ</w:t>
      </w:r>
      <w:r w:rsidR="00103F7E">
        <w:rPr>
          <w:rFonts w:asciiTheme="minorEastAsia" w:eastAsiaTheme="minorEastAsia" w:hAnsiTheme="minorEastAsia" w:hint="eastAsia"/>
          <w:bCs/>
          <w:color w:val="000000" w:themeColor="text1"/>
          <w:sz w:val="20"/>
        </w:rPr>
        <w:t>のトリガーボタンを押</w:t>
      </w:r>
      <w:ins w:id="29" w:author="作成者">
        <w:r w:rsidR="0017592A">
          <w:rPr>
            <w:rFonts w:asciiTheme="minorEastAsia" w:eastAsiaTheme="minorEastAsia" w:hAnsiTheme="minorEastAsia" w:hint="eastAsia"/>
            <w:bCs/>
            <w:color w:val="000000" w:themeColor="text1"/>
            <w:sz w:val="20"/>
          </w:rPr>
          <w:t>すように指示し</w:t>
        </w:r>
      </w:ins>
      <w:del w:id="30" w:author="作成者">
        <w:r w:rsidR="00103F7E" w:rsidDel="0017592A">
          <w:rPr>
            <w:rFonts w:asciiTheme="minorEastAsia" w:eastAsiaTheme="minorEastAsia" w:hAnsiTheme="minorEastAsia" w:hint="eastAsia"/>
            <w:bCs/>
            <w:color w:val="000000" w:themeColor="text1"/>
            <w:sz w:val="20"/>
          </w:rPr>
          <w:delText>下すること</w:delText>
        </w:r>
        <w:r w:rsidR="00740988" w:rsidRPr="00740988" w:rsidDel="0017592A">
          <w:rPr>
            <w:rFonts w:asciiTheme="minorEastAsia" w:eastAsiaTheme="minorEastAsia" w:hAnsiTheme="minorEastAsia" w:hint="eastAsia"/>
            <w:bCs/>
            <w:color w:val="000000" w:themeColor="text1"/>
            <w:sz w:val="20"/>
          </w:rPr>
          <w:delText>によってターゲットを</w:delText>
        </w:r>
        <w:r w:rsidR="00F44CD9" w:rsidDel="0017592A">
          <w:rPr>
            <w:rFonts w:asciiTheme="minorEastAsia" w:eastAsiaTheme="minorEastAsia" w:hAnsiTheme="minorEastAsia" w:hint="eastAsia"/>
            <w:bCs/>
            <w:color w:val="000000" w:themeColor="text1"/>
            <w:sz w:val="20"/>
          </w:rPr>
          <w:delText>クリック</w:delText>
        </w:r>
        <w:r w:rsidR="00740988" w:rsidRPr="00740988" w:rsidDel="0017592A">
          <w:rPr>
            <w:rFonts w:asciiTheme="minorEastAsia" w:eastAsiaTheme="minorEastAsia" w:hAnsiTheme="minorEastAsia" w:hint="eastAsia"/>
            <w:bCs/>
            <w:color w:val="000000" w:themeColor="text1"/>
            <w:sz w:val="20"/>
          </w:rPr>
          <w:delText>させ</w:delText>
        </w:r>
      </w:del>
      <w:r w:rsidR="00740988" w:rsidRPr="00740988">
        <w:rPr>
          <w:rFonts w:asciiTheme="minorEastAsia" w:eastAsiaTheme="minorEastAsia" w:hAnsiTheme="minorEastAsia" w:hint="eastAsia"/>
          <w:bCs/>
          <w:color w:val="000000" w:themeColor="text1"/>
          <w:sz w:val="20"/>
        </w:rPr>
        <w:t>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ターゲットは空間内の</w:t>
      </w:r>
      <w:r w:rsidR="00740988" w:rsidRPr="00740988">
        <w:rPr>
          <w:rFonts w:asciiTheme="minorEastAsia" w:eastAsiaTheme="minorEastAsia" w:hAnsiTheme="minorEastAsia"/>
          <w:bCs/>
          <w:color w:val="000000" w:themeColor="text1"/>
          <w:sz w:val="20"/>
        </w:rPr>
        <w:t>9</w:t>
      </w:r>
      <w:r w:rsidR="00740988" w:rsidRPr="00740988">
        <w:rPr>
          <w:rFonts w:asciiTheme="minorEastAsia" w:eastAsiaTheme="minorEastAsia" w:hAnsiTheme="minorEastAsia" w:hint="eastAsia"/>
          <w:bCs/>
          <w:color w:val="000000" w:themeColor="text1"/>
          <w:sz w:val="20"/>
        </w:rPr>
        <w:t>位置に配置</w:t>
      </w:r>
      <w:ins w:id="31" w:author="作成者">
        <w:r w:rsidR="0017592A">
          <w:rPr>
            <w:rFonts w:asciiTheme="minorEastAsia" w:eastAsiaTheme="minorEastAsia" w:hAnsiTheme="minorEastAsia" w:hint="eastAsia"/>
            <w:bCs/>
            <w:color w:val="000000" w:themeColor="text1"/>
            <w:sz w:val="20"/>
          </w:rPr>
          <w:t>し</w:t>
        </w:r>
      </w:ins>
      <w:del w:id="32" w:author="作成者">
        <w:r w:rsidR="00740988" w:rsidRPr="00740988" w:rsidDel="0017592A">
          <w:rPr>
            <w:rFonts w:asciiTheme="minorEastAsia" w:eastAsiaTheme="minorEastAsia" w:hAnsiTheme="minorEastAsia" w:hint="eastAsia"/>
            <w:bCs/>
            <w:color w:val="000000" w:themeColor="text1"/>
            <w:sz w:val="20"/>
          </w:rPr>
          <w:delText>され</w:delText>
        </w:r>
      </w:del>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各位置</w:t>
      </w:r>
      <w:r w:rsidR="00740988" w:rsidRPr="00740988">
        <w:rPr>
          <w:rFonts w:asciiTheme="minorEastAsia" w:eastAsiaTheme="minorEastAsia" w:hAnsiTheme="minorEastAsia"/>
          <w:bCs/>
          <w:color w:val="000000" w:themeColor="text1"/>
          <w:sz w:val="20"/>
        </w:rPr>
        <w:t>4</w:t>
      </w:r>
      <w:r w:rsidR="00740988" w:rsidRPr="00740988">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回ずつランダムに提示する構成とした</w:t>
      </w:r>
      <w:r w:rsidR="00AD3E50">
        <w:rPr>
          <w:rFonts w:asciiTheme="minorEastAsia" w:eastAsiaTheme="minorEastAsia" w:hAnsiTheme="minorEastAsia" w:hint="eastAsia"/>
          <w:bCs/>
          <w:color w:val="000000" w:themeColor="text1"/>
          <w:sz w:val="20"/>
        </w:rPr>
        <w:t>.</w:t>
      </w:r>
      <w:r w:rsidR="007D37E6" w:rsidRPr="007D37E6">
        <w:rPr>
          <w:rFonts w:asciiTheme="minorEastAsia" w:eastAsiaTheme="minorEastAsia" w:hAnsiTheme="minorEastAsia" w:hint="eastAsia"/>
          <w:bCs/>
          <w:color w:val="000000" w:themeColor="text1"/>
          <w:sz w:val="20"/>
        </w:rPr>
        <w:t xml:space="preserve"> </w:t>
      </w:r>
      <w:r w:rsidR="007D37E6" w:rsidRPr="00740988">
        <w:rPr>
          <w:rFonts w:asciiTheme="minorEastAsia" w:eastAsiaTheme="minorEastAsia" w:hAnsiTheme="minorEastAsia" w:hint="eastAsia"/>
          <w:bCs/>
          <w:color w:val="000000" w:themeColor="text1"/>
          <w:sz w:val="20"/>
        </w:rPr>
        <w:t>ターゲット配置の概略</w:t>
      </w:r>
      <w:r w:rsidR="007D37E6">
        <w:rPr>
          <w:rFonts w:asciiTheme="minorEastAsia" w:eastAsiaTheme="minorEastAsia" w:hAnsiTheme="minorEastAsia" w:hint="eastAsia"/>
          <w:bCs/>
          <w:color w:val="000000" w:themeColor="text1"/>
          <w:sz w:val="20"/>
        </w:rPr>
        <w:t>を図２に示す</w:t>
      </w:r>
      <w:r w:rsidR="007D37E6">
        <w:rPr>
          <w:rFonts w:asciiTheme="minorEastAsia" w:eastAsiaTheme="minorEastAsia" w:hAnsiTheme="minorEastAsia"/>
          <w:bCs/>
          <w:color w:val="000000" w:themeColor="text1"/>
          <w:sz w:val="20"/>
        </w:rPr>
        <w:t>.</w:t>
      </w:r>
    </w:p>
    <w:p w14:paraId="17A2F53E" w14:textId="0C40015F" w:rsidR="00AC7E3E" w:rsidDel="0017592A" w:rsidRDefault="00AC7E3E" w:rsidP="009F4EA0">
      <w:pPr>
        <w:rPr>
          <w:del w:id="33" w:author="作成者"/>
          <w:rFonts w:asciiTheme="minorEastAsia" w:eastAsiaTheme="minorEastAsia" w:hAnsiTheme="minorEastAsia"/>
          <w:bCs/>
          <w:color w:val="000000" w:themeColor="text1"/>
          <w:sz w:val="20"/>
        </w:rPr>
      </w:pPr>
      <w:del w:id="34" w:author="作成者">
        <w:r w:rsidDel="0017592A">
          <w:rPr>
            <w:rFonts w:asciiTheme="minorEastAsia" w:eastAsiaTheme="minorEastAsia" w:hAnsiTheme="minorEastAsia" w:hint="eastAsia"/>
            <w:bCs/>
            <w:noProof/>
            <w:color w:val="000000" w:themeColor="text1"/>
            <w:sz w:val="20"/>
          </w:rPr>
          <mc:AlternateContent>
            <mc:Choice Requires="wpg">
              <w:drawing>
                <wp:inline distT="0" distB="0" distL="0" distR="0" wp14:anchorId="2743909F" wp14:editId="0EAA1FA2">
                  <wp:extent cx="2942590" cy="1801522"/>
                  <wp:effectExtent l="0" t="0" r="3810" b="1905"/>
                  <wp:docPr id="1875247201" name="グループ化 6"/>
                  <wp:cNvGraphicFramePr/>
                  <a:graphic xmlns:a="http://schemas.openxmlformats.org/drawingml/2006/main">
                    <a:graphicData uri="http://schemas.microsoft.com/office/word/2010/wordprocessingGroup">
                      <wpg:wgp>
                        <wpg:cNvGrpSpPr/>
                        <wpg:grpSpPr>
                          <a:xfrm>
                            <a:off x="0" y="0"/>
                            <a:ext cx="2942528" cy="1801522"/>
                            <a:chOff x="-215316" y="-576963"/>
                            <a:chExt cx="3293458" cy="1961665"/>
                          </a:xfrm>
                        </wpg:grpSpPr>
                        <wps:wsp>
                          <wps:cNvPr id="891228197" name="テキスト ボックス 5"/>
                          <wps:cNvSpPr txBox="1"/>
                          <wps:spPr>
                            <a:xfrm>
                              <a:off x="-137953" y="1181861"/>
                              <a:ext cx="3216095" cy="202841"/>
                            </a:xfrm>
                            <a:prstGeom prst="rect">
                              <a:avLst/>
                            </a:prstGeom>
                            <a:solidFill>
                              <a:schemeClr val="lt1"/>
                            </a:solidFill>
                            <a:ln w="6350">
                              <a:noFill/>
                            </a:ln>
                          </wps:spPr>
                          <wps:txbx>
                            <w:txbxContent>
                              <w:p w14:paraId="041A2AF3" w14:textId="77777777" w:rsidR="00806123" w:rsidRPr="00450790" w:rsidRDefault="00806123" w:rsidP="00AC7E3E">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75103405" name="図 9"/>
                            <pic:cNvPicPr>
                              <a:picLocks noChangeAspect="1"/>
                            </pic:cNvPicPr>
                          </pic:nvPicPr>
                          <pic:blipFill>
                            <a:blip r:embed="rId13" cstate="print">
                              <a:extLst>
                                <a:ext uri="{28A0092B-C50C-407E-A947-70E740481C1C}">
                                  <a14:useLocalDpi xmlns:a14="http://schemas.microsoft.com/office/drawing/2010/main"/>
                                </a:ext>
                              </a:extLst>
                            </a:blip>
                            <a:srcRect/>
                            <a:stretch/>
                          </pic:blipFill>
                          <pic:spPr>
                            <a:xfrm>
                              <a:off x="-215316" y="-576963"/>
                              <a:ext cx="3137044" cy="1717230"/>
                            </a:xfrm>
                            <a:prstGeom prst="rect">
                              <a:avLst/>
                            </a:prstGeom>
                          </pic:spPr>
                        </pic:pic>
                      </wpg:wgp>
                    </a:graphicData>
                  </a:graphic>
                </wp:inline>
              </w:drawing>
            </mc:Choice>
            <mc:Fallback>
              <w:pict>
                <v:group w14:anchorId="2743909F" id="_x0000_s1032" style="width:231.7pt;height:141.85pt;mso-position-horizontal-relative:char;mso-position-vertical-relative:line" coordorigin="-2153,-5769" coordsize="32934,19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">
                  <v:shape id="テキスト ボックス 5" o:spid="_x0000_s1033" type="#_x0000_t202" style="position:absolute;left:-1379;top:11818;width:32160;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" fillcolor="white [3201]" stroked="f" strokeweight=".5pt">
                    <v:textbox inset="0,0,0,0">
                      <w:txbxContent>
                        <w:p w14:paraId="041A2AF3" w14:textId="77777777" w:rsidR="00806123" w:rsidRPr="00450790" w:rsidRDefault="00806123" w:rsidP="00AC7E3E">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txbxContent>
                    </v:textbox>
                  </v:shape>
                  <v:shape id="図 9" o:spid="_x0000_s1034" type="#_x0000_t75" style="position:absolute;left:-2153;top:-5769;width:31370;height:17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">
                    <v:imagedata r:id="rId14" o:title=""/>
                    <v:path arrowok="t"/>
                  </v:shape>
                  <w10:anchorlock/>
                </v:group>
              </w:pict>
            </mc:Fallback>
          </mc:AlternateContent>
        </w:r>
      </w:del>
    </w:p>
    <w:p w14:paraId="3E02656F" w14:textId="5F3A42D9" w:rsidR="003A7853" w:rsidDel="0017592A" w:rsidRDefault="003A7853" w:rsidP="009F4EA0">
      <w:pPr>
        <w:rPr>
          <w:del w:id="35" w:author="作成者"/>
          <w:rFonts w:asciiTheme="minorEastAsia" w:eastAsiaTheme="minorEastAsia" w:hAnsiTheme="minorEastAsia"/>
          <w:bCs/>
          <w:color w:val="000000" w:themeColor="text1"/>
          <w:sz w:val="20"/>
        </w:rPr>
      </w:pPr>
    </w:p>
    <w:p w14:paraId="4B1719CA" w14:textId="78E55909" w:rsidR="00E85CEE" w:rsidRDefault="007D37E6"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E447C6">
        <w:rPr>
          <w:rFonts w:asciiTheme="minorEastAsia" w:eastAsiaTheme="minorEastAsia" w:hAnsiTheme="minorEastAsia"/>
          <w:bCs/>
          <w:color w:val="000000" w:themeColor="text1"/>
          <w:sz w:val="20"/>
          <w:vertAlign w:val="superscript"/>
        </w:rPr>
        <w:t>4</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さらに</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全実験終了後に半構造化インタビューを実施した</w:t>
      </w:r>
      <w:r w:rsidR="00526EF1">
        <w:rPr>
          <w:rFonts w:asciiTheme="minorEastAsia" w:eastAsiaTheme="minorEastAsia" w:hAnsiTheme="minorEastAsia"/>
          <w:bCs/>
          <w:color w:val="000000" w:themeColor="text1"/>
          <w:sz w:val="20"/>
        </w:rPr>
        <w:t>.</w:t>
      </w:r>
      <w:del w:id="36" w:author="作成者">
        <w:r w:rsidR="00121582" w:rsidRPr="00121582" w:rsidDel="00843F8C">
          <w:rPr>
            <w:rFonts w:asciiTheme="minorEastAsia" w:eastAsiaTheme="minorEastAsia" w:hAnsiTheme="minorEastAsia"/>
            <w:bCs/>
            <w:color w:val="000000" w:themeColor="text1"/>
            <w:sz w:val="20"/>
          </w:rPr>
          <w:delText>その他の実験条件については表1に示すとおりである．</w:delText>
        </w:r>
      </w:del>
      <w:r w:rsidR="002A45CA" w:rsidRPr="002A45CA">
        <w:rPr>
          <w:rFonts w:asciiTheme="minorEastAsia" w:eastAsiaTheme="minorEastAsia" w:hAnsiTheme="minorEastAsia"/>
          <w:bCs/>
          <w:color w:val="000000" w:themeColor="text1"/>
          <w:sz w:val="20"/>
        </w:rPr>
        <w:t>なお，本実験の条件設定はISO 9241-411</w:t>
      </w:r>
      <w:r w:rsidR="008009AB">
        <w:rPr>
          <w:rFonts w:asciiTheme="minorEastAsia" w:eastAsiaTheme="minorEastAsia" w:hAnsiTheme="minorEastAsia"/>
          <w:bCs/>
          <w:color w:val="000000" w:themeColor="text1"/>
          <w:sz w:val="20"/>
          <w:vertAlign w:val="superscript"/>
        </w:rPr>
        <w:t>5</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483B4402" w14:textId="573689A2" w:rsidR="00973F49" w:rsidRDefault="00973F49" w:rsidP="009F4EA0">
      <w:pPr>
        <w:rPr>
          <w:ins w:id="37" w:author="作成者"/>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w:t>
      </w:r>
      <w:r w:rsidRPr="00973F49">
        <w:rPr>
          <w:rFonts w:asciiTheme="minorEastAsia" w:eastAsiaTheme="minorEastAsia" w:hAnsiTheme="minorEastAsia"/>
          <w:bCs/>
          <w:color w:val="000000" w:themeColor="text1"/>
          <w:sz w:val="20"/>
        </w:rPr>
        <w:lastRenderedPageBreak/>
        <w:t>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験中は常に</w:t>
      </w:r>
      <w:del w:id="38" w:author="作成者">
        <w:r w:rsidRPr="00973F49" w:rsidDel="00693470">
          <w:rPr>
            <w:rFonts w:asciiTheme="minorEastAsia" w:eastAsiaTheme="minorEastAsia" w:hAnsiTheme="minorEastAsia"/>
            <w:bCs/>
            <w:color w:val="000000" w:themeColor="text1"/>
            <w:sz w:val="20"/>
          </w:rPr>
          <w:delText>研究</w:delText>
        </w:r>
      </w:del>
      <w:ins w:id="39" w:author="作成者">
        <w:r w:rsidR="00693470">
          <w:rPr>
            <w:rFonts w:asciiTheme="minorEastAsia" w:eastAsiaTheme="minorEastAsia" w:hAnsiTheme="minorEastAsia" w:hint="eastAsia"/>
            <w:bCs/>
            <w:color w:val="000000" w:themeColor="text1"/>
            <w:sz w:val="20"/>
          </w:rPr>
          <w:t>実験</w:t>
        </w:r>
      </w:ins>
      <w:r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0E3678CF" w14:textId="77777777" w:rsidR="00693470" w:rsidRDefault="00693470" w:rsidP="009F4EA0">
      <w:pPr>
        <w:rPr>
          <w:rFonts w:asciiTheme="minorEastAsia" w:eastAsiaTheme="minorEastAsia" w:hAnsiTheme="minorEastAsia" w:hint="eastAsia"/>
          <w:bCs/>
          <w:color w:val="000000" w:themeColor="text1"/>
          <w:sz w:val="20"/>
        </w:rPr>
      </w:pPr>
    </w:p>
    <w:p w14:paraId="57711DC9" w14:textId="7B9E9D07" w:rsidR="00693470" w:rsidRDefault="00693470" w:rsidP="00693470">
      <w:pPr>
        <w:jc w:val="center"/>
        <w:rPr>
          <w:ins w:id="40" w:author="作成者"/>
          <w:sz w:val="20"/>
          <w:szCs w:val="20"/>
        </w:rPr>
      </w:pPr>
      <w:commentRangeStart w:id="41"/>
      <w:ins w:id="42" w:author="作成者">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ins>
    </w:p>
    <w:p w14:paraId="77804FEA" w14:textId="48DCBBF2" w:rsidR="00973F49" w:rsidRDefault="00693470" w:rsidP="00843F8C">
      <w:pPr>
        <w:jc w:val="center"/>
        <w:rPr>
          <w:szCs w:val="21"/>
        </w:rPr>
        <w:pPrChange w:id="43" w:author="作成者">
          <w:pPr/>
        </w:pPrChange>
      </w:pPr>
      <w:ins w:id="44" w:author="作成者">
        <w:r>
          <w:rPr>
            <w:rFonts w:hint="eastAsia"/>
            <w:szCs w:val="21"/>
          </w:rPr>
          <w:t>Table 1</w:t>
        </w:r>
        <w:r>
          <w:rPr>
            <w:rFonts w:hint="eastAsia"/>
            <w:szCs w:val="21"/>
          </w:rPr>
          <w:t xml:space="preserve">　</w:t>
        </w:r>
        <w:r>
          <w:rPr>
            <w:rFonts w:hint="eastAsia"/>
            <w:szCs w:val="21"/>
          </w:rPr>
          <w:t>E</w:t>
        </w:r>
        <w:r>
          <w:rPr>
            <w:szCs w:val="21"/>
          </w:rPr>
          <w:t>xperimental Condition</w:t>
        </w:r>
        <w:commentRangeEnd w:id="41"/>
        <w:r>
          <w:rPr>
            <w:rStyle w:val="aff6"/>
          </w:rPr>
          <w:commentReference w:id="41"/>
        </w:r>
      </w:ins>
    </w:p>
    <w:tbl>
      <w:tblPr>
        <w:tblStyle w:val="12"/>
        <w:tblW w:w="0" w:type="auto"/>
        <w:tblLook w:val="04A0" w:firstRow="1" w:lastRow="0" w:firstColumn="1" w:lastColumn="0" w:noHBand="0" w:noVBand="1"/>
        <w:tblPrChange w:id="45" w:author="作成者">
          <w:tblPr>
            <w:tblStyle w:val="12"/>
            <w:tblW w:w="0" w:type="auto"/>
            <w:tblLook w:val="04A0" w:firstRow="1" w:lastRow="0" w:firstColumn="1" w:lastColumn="0" w:noHBand="0" w:noVBand="1"/>
          </w:tblPr>
        </w:tblPrChange>
      </w:tblPr>
      <w:tblGrid>
        <w:gridCol w:w="1129"/>
        <w:gridCol w:w="1276"/>
        <w:gridCol w:w="2219"/>
        <w:tblGridChange w:id="46">
          <w:tblGrid>
            <w:gridCol w:w="1129"/>
            <w:gridCol w:w="1276"/>
            <w:gridCol w:w="2219"/>
          </w:tblGrid>
        </w:tblGridChange>
      </w:tblGrid>
      <w:tr w:rsidR="00F0144B" w14:paraId="22D20FD3" w14:textId="77777777" w:rsidTr="00843F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Change w:id="47" w:author="作成者">
              <w:tcPr>
                <w:tcW w:w="1129" w:type="dxa"/>
              </w:tcPr>
            </w:tcPrChange>
          </w:tcPr>
          <w:p w14:paraId="18EE372E" w14:textId="2F6D9EFE" w:rsidR="00F0144B" w:rsidRPr="00843F8C" w:rsidRDefault="00F0144B" w:rsidP="00843F8C">
            <w:pPr>
              <w:spacing w:line="240" w:lineRule="exact"/>
              <w:cnfStyle w:val="101000000000" w:firstRow="1" w:lastRow="0" w:firstColumn="1"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Change w:id="48" w:author="作成者">
                  <w:rPr>
                    <w:rFonts w:asciiTheme="minorEastAsia" w:eastAsiaTheme="minorEastAsia" w:hAnsiTheme="minorEastAsia"/>
                    <w:bCs w:val="0"/>
                    <w:color w:val="000000" w:themeColor="text1"/>
                    <w:sz w:val="20"/>
                  </w:rPr>
                </w:rPrChange>
              </w:rPr>
              <w:pPrChange w:id="49" w:author="作成者">
                <w:pPr>
                  <w:cnfStyle w:val="101000000000" w:firstRow="1" w:lastRow="0" w:firstColumn="1"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val="0"/>
                <w:color w:val="000000" w:themeColor="text1"/>
                <w:sz w:val="18"/>
                <w:rPrChange w:id="50" w:author="作成者">
                  <w:rPr>
                    <w:rFonts w:asciiTheme="minorEastAsia" w:eastAsiaTheme="minorEastAsia" w:hAnsiTheme="minorEastAsia" w:hint="eastAsia"/>
                    <w:bCs w:val="0"/>
                    <w:color w:val="000000" w:themeColor="text1"/>
                    <w:sz w:val="20"/>
                  </w:rPr>
                </w:rPrChange>
              </w:rPr>
              <w:t>区分</w:t>
            </w:r>
          </w:p>
        </w:tc>
        <w:tc>
          <w:tcPr>
            <w:tcW w:w="1276" w:type="dxa"/>
            <w:tcPrChange w:id="51" w:author="作成者">
              <w:tcPr>
                <w:tcW w:w="1276" w:type="dxa"/>
              </w:tcPr>
            </w:tcPrChange>
          </w:tcPr>
          <w:p w14:paraId="05C7A792" w14:textId="14902B3F" w:rsidR="00F0144B" w:rsidRPr="00843F8C" w:rsidRDefault="00F0144B" w:rsidP="00843F8C">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Change w:id="52" w:author="作成者">
                  <w:rPr>
                    <w:rFonts w:asciiTheme="minorEastAsia" w:eastAsiaTheme="minorEastAsia" w:hAnsiTheme="minorEastAsia"/>
                    <w:bCs w:val="0"/>
                    <w:color w:val="000000" w:themeColor="text1"/>
                    <w:sz w:val="20"/>
                  </w:rPr>
                </w:rPrChange>
              </w:rPr>
              <w:pPrChange w:id="53" w:author="作成者">
                <w:pPr>
                  <w:cnfStyle w:val="100000000000" w:firstRow="1"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val="0"/>
                <w:color w:val="000000" w:themeColor="text1"/>
                <w:sz w:val="18"/>
                <w:rPrChange w:id="54" w:author="作成者">
                  <w:rPr>
                    <w:rFonts w:asciiTheme="minorEastAsia" w:eastAsiaTheme="minorEastAsia" w:hAnsiTheme="minorEastAsia" w:hint="eastAsia"/>
                    <w:bCs w:val="0"/>
                    <w:color w:val="000000" w:themeColor="text1"/>
                    <w:sz w:val="20"/>
                  </w:rPr>
                </w:rPrChange>
              </w:rPr>
              <w:t>項目</w:t>
            </w:r>
          </w:p>
        </w:tc>
        <w:tc>
          <w:tcPr>
            <w:tcW w:w="2219" w:type="dxa"/>
            <w:tcPrChange w:id="55" w:author="作成者">
              <w:tcPr>
                <w:tcW w:w="2219" w:type="dxa"/>
              </w:tcPr>
            </w:tcPrChange>
          </w:tcPr>
          <w:p w14:paraId="577446EE" w14:textId="1D0F54F1" w:rsidR="00F0144B" w:rsidRPr="00843F8C" w:rsidRDefault="00F0144B" w:rsidP="00843F8C">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Change w:id="56" w:author="作成者">
                  <w:rPr>
                    <w:rFonts w:asciiTheme="minorEastAsia" w:eastAsiaTheme="minorEastAsia" w:hAnsiTheme="minorEastAsia"/>
                    <w:bCs w:val="0"/>
                    <w:color w:val="000000" w:themeColor="text1"/>
                    <w:sz w:val="20"/>
                  </w:rPr>
                </w:rPrChange>
              </w:rPr>
              <w:pPrChange w:id="57" w:author="作成者">
                <w:pPr>
                  <w:cnfStyle w:val="100000000000" w:firstRow="1"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val="0"/>
                <w:color w:val="000000" w:themeColor="text1"/>
                <w:sz w:val="18"/>
                <w:rPrChange w:id="58" w:author="作成者">
                  <w:rPr>
                    <w:rFonts w:asciiTheme="minorEastAsia" w:eastAsiaTheme="minorEastAsia" w:hAnsiTheme="minorEastAsia" w:hint="eastAsia"/>
                    <w:bCs w:val="0"/>
                    <w:color w:val="000000" w:themeColor="text1"/>
                    <w:sz w:val="20"/>
                  </w:rPr>
                </w:rPrChange>
              </w:rPr>
              <w:t>内容</w:t>
            </w:r>
          </w:p>
        </w:tc>
      </w:tr>
      <w:tr w:rsidR="00693470" w14:paraId="61E671D0"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val="restart"/>
            <w:tcPrChange w:id="59" w:author="作成者">
              <w:tcPr>
                <w:tcW w:w="1129" w:type="dxa"/>
                <w:vMerge w:val="restart"/>
              </w:tcPr>
            </w:tcPrChange>
          </w:tcPr>
          <w:p w14:paraId="6FB5D2B0" w14:textId="4A22531D" w:rsidR="00693470" w:rsidRPr="00843F8C" w:rsidRDefault="00693470" w:rsidP="00843F8C">
            <w:pPr>
              <w:spacing w:line="240" w:lineRule="exact"/>
              <w:rPr>
                <w:rFonts w:asciiTheme="minorEastAsia" w:eastAsiaTheme="minorEastAsia" w:hAnsiTheme="minorEastAsia"/>
                <w:b w:val="0"/>
                <w:color w:val="000000" w:themeColor="text1"/>
                <w:sz w:val="18"/>
                <w:rPrChange w:id="60" w:author="作成者">
                  <w:rPr>
                    <w:rFonts w:asciiTheme="minorEastAsia" w:eastAsiaTheme="minorEastAsia" w:hAnsiTheme="minorEastAsia"/>
                    <w:b w:val="0"/>
                    <w:color w:val="000000" w:themeColor="text1"/>
                    <w:sz w:val="20"/>
                  </w:rPr>
                </w:rPrChange>
              </w:rPr>
              <w:pPrChange w:id="61" w:author="作成者">
                <w:pPr/>
              </w:pPrChange>
            </w:pPr>
            <w:r w:rsidRPr="00843F8C">
              <w:rPr>
                <w:rFonts w:asciiTheme="minorEastAsia" w:eastAsiaTheme="minorEastAsia" w:hAnsiTheme="minorEastAsia" w:hint="eastAsia"/>
                <w:b w:val="0"/>
                <w:color w:val="000000" w:themeColor="text1"/>
                <w:sz w:val="18"/>
                <w:rPrChange w:id="62" w:author="作成者">
                  <w:rPr>
                    <w:rFonts w:asciiTheme="minorEastAsia" w:eastAsiaTheme="minorEastAsia" w:hAnsiTheme="minorEastAsia" w:hint="eastAsia"/>
                    <w:b w:val="0"/>
                    <w:color w:val="000000" w:themeColor="text1"/>
                    <w:sz w:val="20"/>
                  </w:rPr>
                </w:rPrChange>
              </w:rPr>
              <w:t>参加者</w:t>
            </w:r>
          </w:p>
        </w:tc>
        <w:tc>
          <w:tcPr>
            <w:tcW w:w="1276" w:type="dxa"/>
            <w:tcPrChange w:id="63" w:author="作成者">
              <w:tcPr>
                <w:tcW w:w="1276" w:type="dxa"/>
              </w:tcPr>
            </w:tcPrChange>
          </w:tcPr>
          <w:p w14:paraId="2D609D41" w14:textId="2B719BC0"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64" w:author="作成者">
                  <w:rPr>
                    <w:rFonts w:asciiTheme="minorEastAsia" w:eastAsiaTheme="minorEastAsia" w:hAnsiTheme="minorEastAsia"/>
                    <w:bCs/>
                    <w:color w:val="000000" w:themeColor="text1"/>
                    <w:sz w:val="20"/>
                  </w:rPr>
                </w:rPrChange>
              </w:rPr>
              <w:pPrChange w:id="65"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66" w:author="作成者">
                  <w:rPr>
                    <w:rFonts w:asciiTheme="minorEastAsia" w:eastAsiaTheme="minorEastAsia" w:hAnsiTheme="minorEastAsia" w:hint="eastAsia"/>
                    <w:bCs/>
                    <w:color w:val="000000" w:themeColor="text1"/>
                    <w:sz w:val="20"/>
                  </w:rPr>
                </w:rPrChange>
              </w:rPr>
              <w:t>人数</w:t>
            </w:r>
          </w:p>
        </w:tc>
        <w:tc>
          <w:tcPr>
            <w:tcW w:w="2219" w:type="dxa"/>
            <w:tcPrChange w:id="67" w:author="作成者">
              <w:tcPr>
                <w:tcW w:w="2219" w:type="dxa"/>
              </w:tcPr>
            </w:tcPrChange>
          </w:tcPr>
          <w:p w14:paraId="6E7D8F11" w14:textId="0370EC58"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68" w:author="作成者">
                  <w:rPr>
                    <w:rFonts w:asciiTheme="minorEastAsia" w:eastAsiaTheme="minorEastAsia" w:hAnsiTheme="minorEastAsia"/>
                    <w:bCs/>
                    <w:color w:val="000000" w:themeColor="text1"/>
                    <w:sz w:val="20"/>
                  </w:rPr>
                </w:rPrChange>
              </w:rPr>
              <w:pPrChange w:id="69"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70" w:author="作成者">
                  <w:rPr>
                    <w:rFonts w:asciiTheme="minorEastAsia" w:eastAsiaTheme="minorEastAsia" w:hAnsiTheme="minorEastAsia"/>
                    <w:bCs/>
                    <w:color w:val="000000" w:themeColor="text1"/>
                    <w:sz w:val="20"/>
                  </w:rPr>
                </w:rPrChange>
              </w:rPr>
              <w:t>12</w:t>
            </w:r>
            <w:r w:rsidRPr="00843F8C">
              <w:rPr>
                <w:rFonts w:asciiTheme="minorEastAsia" w:eastAsiaTheme="minorEastAsia" w:hAnsiTheme="minorEastAsia" w:hint="eastAsia"/>
                <w:bCs/>
                <w:color w:val="000000" w:themeColor="text1"/>
                <w:sz w:val="18"/>
                <w:rPrChange w:id="71" w:author="作成者">
                  <w:rPr>
                    <w:rFonts w:asciiTheme="minorEastAsia" w:eastAsiaTheme="minorEastAsia" w:hAnsiTheme="minorEastAsia" w:hint="eastAsia"/>
                    <w:bCs/>
                    <w:color w:val="000000" w:themeColor="text1"/>
                    <w:sz w:val="20"/>
                  </w:rPr>
                </w:rPrChange>
              </w:rPr>
              <w:t>名</w:t>
            </w:r>
          </w:p>
        </w:tc>
      </w:tr>
      <w:tr w:rsidR="00693470" w14:paraId="4FAA0E1A"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tcPrChange w:id="72" w:author="作成者">
              <w:tcPr>
                <w:tcW w:w="1129" w:type="dxa"/>
                <w:vMerge/>
              </w:tcPr>
            </w:tcPrChange>
          </w:tcPr>
          <w:p w14:paraId="60A93551" w14:textId="77777777" w:rsidR="00693470" w:rsidRPr="00843F8C" w:rsidRDefault="00693470" w:rsidP="00843F8C">
            <w:pPr>
              <w:spacing w:line="240" w:lineRule="exact"/>
              <w:rPr>
                <w:rFonts w:asciiTheme="minorEastAsia" w:eastAsiaTheme="minorEastAsia" w:hAnsiTheme="minorEastAsia"/>
                <w:bCs w:val="0"/>
                <w:color w:val="000000" w:themeColor="text1"/>
                <w:sz w:val="18"/>
                <w:rPrChange w:id="73" w:author="作成者">
                  <w:rPr>
                    <w:rFonts w:asciiTheme="minorEastAsia" w:eastAsiaTheme="minorEastAsia" w:hAnsiTheme="minorEastAsia"/>
                    <w:bCs w:val="0"/>
                    <w:color w:val="000000" w:themeColor="text1"/>
                    <w:sz w:val="20"/>
                  </w:rPr>
                </w:rPrChange>
              </w:rPr>
              <w:pPrChange w:id="74" w:author="作成者">
                <w:pPr/>
              </w:pPrChange>
            </w:pPr>
          </w:p>
        </w:tc>
        <w:tc>
          <w:tcPr>
            <w:tcW w:w="1276" w:type="dxa"/>
            <w:tcPrChange w:id="75" w:author="作成者">
              <w:tcPr>
                <w:tcW w:w="1276" w:type="dxa"/>
              </w:tcPr>
            </w:tcPrChange>
          </w:tcPr>
          <w:p w14:paraId="566F4ED3" w14:textId="621A5D83"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76" w:author="作成者">
                  <w:rPr>
                    <w:rFonts w:asciiTheme="minorEastAsia" w:eastAsiaTheme="minorEastAsia" w:hAnsiTheme="minorEastAsia"/>
                    <w:bCs/>
                    <w:color w:val="000000" w:themeColor="text1"/>
                    <w:sz w:val="20"/>
                  </w:rPr>
                </w:rPrChange>
              </w:rPr>
              <w:pPrChange w:id="77"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78" w:author="作成者">
                  <w:rPr>
                    <w:rFonts w:asciiTheme="minorEastAsia" w:eastAsiaTheme="minorEastAsia" w:hAnsiTheme="minorEastAsia" w:hint="eastAsia"/>
                    <w:bCs/>
                    <w:color w:val="000000" w:themeColor="text1"/>
                    <w:sz w:val="20"/>
                  </w:rPr>
                </w:rPrChange>
              </w:rPr>
              <w:t>年齢</w:t>
            </w:r>
          </w:p>
        </w:tc>
        <w:tc>
          <w:tcPr>
            <w:tcW w:w="2219" w:type="dxa"/>
            <w:tcPrChange w:id="79" w:author="作成者">
              <w:tcPr>
                <w:tcW w:w="2219" w:type="dxa"/>
              </w:tcPr>
            </w:tcPrChange>
          </w:tcPr>
          <w:p w14:paraId="072FCBCC" w14:textId="6AC7461A"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80" w:author="作成者">
                  <w:rPr>
                    <w:rFonts w:asciiTheme="minorEastAsia" w:eastAsiaTheme="minorEastAsia" w:hAnsiTheme="minorEastAsia"/>
                    <w:bCs/>
                    <w:color w:val="000000" w:themeColor="text1"/>
                    <w:sz w:val="20"/>
                  </w:rPr>
                </w:rPrChange>
              </w:rPr>
              <w:pPrChange w:id="81"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82" w:author="作成者">
                  <w:rPr>
                    <w:rFonts w:asciiTheme="minorEastAsia" w:eastAsiaTheme="minorEastAsia" w:hAnsiTheme="minorEastAsia"/>
                    <w:bCs/>
                    <w:color w:val="000000" w:themeColor="text1"/>
                    <w:sz w:val="20"/>
                  </w:rPr>
                </w:rPrChange>
              </w:rPr>
              <w:t>20</w:t>
            </w:r>
            <w:r w:rsidRPr="00843F8C">
              <w:rPr>
                <w:rFonts w:asciiTheme="minorEastAsia" w:eastAsiaTheme="minorEastAsia" w:hAnsiTheme="minorEastAsia" w:hint="eastAsia"/>
                <w:bCs/>
                <w:color w:val="000000" w:themeColor="text1"/>
                <w:sz w:val="18"/>
                <w:rPrChange w:id="83" w:author="作成者">
                  <w:rPr>
                    <w:rFonts w:asciiTheme="minorEastAsia" w:eastAsiaTheme="minorEastAsia" w:hAnsiTheme="minorEastAsia" w:hint="eastAsia"/>
                    <w:bCs/>
                    <w:color w:val="000000" w:themeColor="text1"/>
                    <w:sz w:val="20"/>
                  </w:rPr>
                </w:rPrChange>
              </w:rPr>
              <w:t>〜</w:t>
            </w:r>
            <w:r w:rsidRPr="00843F8C">
              <w:rPr>
                <w:rFonts w:asciiTheme="minorEastAsia" w:eastAsiaTheme="minorEastAsia" w:hAnsiTheme="minorEastAsia"/>
                <w:bCs/>
                <w:color w:val="000000" w:themeColor="text1"/>
                <w:sz w:val="18"/>
                <w:rPrChange w:id="84" w:author="作成者">
                  <w:rPr>
                    <w:rFonts w:asciiTheme="minorEastAsia" w:eastAsiaTheme="minorEastAsia" w:hAnsiTheme="minorEastAsia"/>
                    <w:bCs/>
                    <w:color w:val="000000" w:themeColor="text1"/>
                    <w:sz w:val="20"/>
                  </w:rPr>
                </w:rPrChange>
              </w:rPr>
              <w:t>22</w:t>
            </w:r>
            <w:r w:rsidRPr="00843F8C">
              <w:rPr>
                <w:rFonts w:asciiTheme="minorEastAsia" w:eastAsiaTheme="minorEastAsia" w:hAnsiTheme="minorEastAsia" w:hint="eastAsia"/>
                <w:bCs/>
                <w:color w:val="000000" w:themeColor="text1"/>
                <w:sz w:val="18"/>
                <w:rPrChange w:id="85" w:author="作成者">
                  <w:rPr>
                    <w:rFonts w:asciiTheme="minorEastAsia" w:eastAsiaTheme="minorEastAsia" w:hAnsiTheme="minorEastAsia" w:hint="eastAsia"/>
                    <w:bCs/>
                    <w:color w:val="000000" w:themeColor="text1"/>
                    <w:sz w:val="20"/>
                  </w:rPr>
                </w:rPrChange>
              </w:rPr>
              <w:t>歳</w:t>
            </w:r>
          </w:p>
        </w:tc>
      </w:tr>
      <w:tr w:rsidR="00693470" w14:paraId="49853F19"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val="restart"/>
            <w:tcPrChange w:id="86" w:author="作成者">
              <w:tcPr>
                <w:tcW w:w="1129" w:type="dxa"/>
                <w:vMerge w:val="restart"/>
              </w:tcPr>
            </w:tcPrChange>
          </w:tcPr>
          <w:p w14:paraId="49EBCFBD" w14:textId="1F5A36C6" w:rsidR="00693470" w:rsidRPr="00843F8C" w:rsidRDefault="00693470" w:rsidP="00843F8C">
            <w:pPr>
              <w:spacing w:line="240" w:lineRule="exact"/>
              <w:rPr>
                <w:rFonts w:asciiTheme="minorEastAsia" w:eastAsiaTheme="minorEastAsia" w:hAnsiTheme="minorEastAsia"/>
                <w:b w:val="0"/>
                <w:color w:val="000000" w:themeColor="text1"/>
                <w:sz w:val="18"/>
                <w:rPrChange w:id="87" w:author="作成者">
                  <w:rPr>
                    <w:rFonts w:asciiTheme="minorEastAsia" w:eastAsiaTheme="minorEastAsia" w:hAnsiTheme="minorEastAsia"/>
                    <w:b w:val="0"/>
                    <w:color w:val="000000" w:themeColor="text1"/>
                    <w:sz w:val="20"/>
                  </w:rPr>
                </w:rPrChange>
              </w:rPr>
              <w:pPrChange w:id="88" w:author="作成者">
                <w:pPr/>
              </w:pPrChange>
            </w:pPr>
            <w:r w:rsidRPr="00843F8C">
              <w:rPr>
                <w:rFonts w:asciiTheme="minorEastAsia" w:eastAsiaTheme="minorEastAsia" w:hAnsiTheme="minorEastAsia" w:hint="eastAsia"/>
                <w:b w:val="0"/>
                <w:color w:val="000000" w:themeColor="text1"/>
                <w:sz w:val="18"/>
                <w:rPrChange w:id="89" w:author="作成者">
                  <w:rPr>
                    <w:rFonts w:asciiTheme="minorEastAsia" w:eastAsiaTheme="minorEastAsia" w:hAnsiTheme="minorEastAsia" w:hint="eastAsia"/>
                    <w:b w:val="0"/>
                    <w:color w:val="000000" w:themeColor="text1"/>
                    <w:sz w:val="20"/>
                  </w:rPr>
                </w:rPrChange>
              </w:rPr>
              <w:t>実験仕様</w:t>
            </w:r>
          </w:p>
        </w:tc>
        <w:tc>
          <w:tcPr>
            <w:tcW w:w="1276" w:type="dxa"/>
            <w:tcPrChange w:id="90" w:author="作成者">
              <w:tcPr>
                <w:tcW w:w="1276" w:type="dxa"/>
              </w:tcPr>
            </w:tcPrChange>
          </w:tcPr>
          <w:p w14:paraId="768D6CC2" w14:textId="6E377DDC"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91" w:author="作成者">
                  <w:rPr>
                    <w:rFonts w:asciiTheme="minorEastAsia" w:eastAsiaTheme="minorEastAsia" w:hAnsiTheme="minorEastAsia"/>
                    <w:bCs/>
                    <w:color w:val="000000" w:themeColor="text1"/>
                    <w:sz w:val="20"/>
                  </w:rPr>
                </w:rPrChange>
              </w:rPr>
              <w:pPrChange w:id="92"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93" w:author="作成者">
                  <w:rPr>
                    <w:rFonts w:asciiTheme="minorEastAsia" w:eastAsiaTheme="minorEastAsia" w:hAnsiTheme="minorEastAsia" w:hint="eastAsia"/>
                    <w:bCs/>
                    <w:color w:val="000000" w:themeColor="text1"/>
                    <w:sz w:val="20"/>
                  </w:rPr>
                </w:rPrChange>
              </w:rPr>
              <w:t>制限時間</w:t>
            </w:r>
          </w:p>
        </w:tc>
        <w:tc>
          <w:tcPr>
            <w:tcW w:w="2219" w:type="dxa"/>
            <w:tcPrChange w:id="94" w:author="作成者">
              <w:tcPr>
                <w:tcW w:w="2219" w:type="dxa"/>
              </w:tcPr>
            </w:tcPrChange>
          </w:tcPr>
          <w:p w14:paraId="2A924C48" w14:textId="13755B03"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95" w:author="作成者">
                  <w:rPr>
                    <w:rFonts w:asciiTheme="minorEastAsia" w:eastAsiaTheme="minorEastAsia" w:hAnsiTheme="minorEastAsia"/>
                    <w:bCs/>
                    <w:color w:val="000000" w:themeColor="text1"/>
                    <w:sz w:val="20"/>
                  </w:rPr>
                </w:rPrChange>
              </w:rPr>
              <w:pPrChange w:id="96"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97" w:author="作成者">
                  <w:rPr>
                    <w:rFonts w:asciiTheme="minorEastAsia" w:eastAsiaTheme="minorEastAsia" w:hAnsiTheme="minorEastAsia"/>
                    <w:bCs/>
                    <w:color w:val="000000" w:themeColor="text1"/>
                    <w:sz w:val="20"/>
                  </w:rPr>
                </w:rPrChange>
              </w:rPr>
              <w:t>各ターゲット5 s</w:t>
            </w:r>
          </w:p>
        </w:tc>
      </w:tr>
      <w:tr w:rsidR="00693470" w14:paraId="5AB30E74"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tcPrChange w:id="98" w:author="作成者">
              <w:tcPr>
                <w:tcW w:w="1129" w:type="dxa"/>
                <w:vMerge/>
              </w:tcPr>
            </w:tcPrChange>
          </w:tcPr>
          <w:p w14:paraId="17D26CDD" w14:textId="77777777" w:rsidR="00693470" w:rsidRPr="00843F8C" w:rsidRDefault="00693470" w:rsidP="00843F8C">
            <w:pPr>
              <w:spacing w:line="240" w:lineRule="exact"/>
              <w:rPr>
                <w:rFonts w:asciiTheme="minorEastAsia" w:eastAsiaTheme="minorEastAsia" w:hAnsiTheme="minorEastAsia"/>
                <w:b w:val="0"/>
                <w:color w:val="000000" w:themeColor="text1"/>
                <w:sz w:val="18"/>
                <w:rPrChange w:id="99" w:author="作成者">
                  <w:rPr>
                    <w:rFonts w:asciiTheme="minorEastAsia" w:eastAsiaTheme="minorEastAsia" w:hAnsiTheme="minorEastAsia"/>
                    <w:b w:val="0"/>
                    <w:color w:val="000000" w:themeColor="text1"/>
                    <w:sz w:val="20"/>
                  </w:rPr>
                </w:rPrChange>
              </w:rPr>
              <w:pPrChange w:id="100" w:author="作成者">
                <w:pPr/>
              </w:pPrChange>
            </w:pPr>
          </w:p>
        </w:tc>
        <w:tc>
          <w:tcPr>
            <w:tcW w:w="1276" w:type="dxa"/>
            <w:tcPrChange w:id="101" w:author="作成者">
              <w:tcPr>
                <w:tcW w:w="1276" w:type="dxa"/>
              </w:tcPr>
            </w:tcPrChange>
          </w:tcPr>
          <w:p w14:paraId="7EA71866" w14:textId="623F5557"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02" w:author="作成者">
                  <w:rPr>
                    <w:rFonts w:asciiTheme="minorEastAsia" w:eastAsiaTheme="minorEastAsia" w:hAnsiTheme="minorEastAsia"/>
                    <w:bCs/>
                    <w:color w:val="000000" w:themeColor="text1"/>
                    <w:sz w:val="20"/>
                  </w:rPr>
                </w:rPrChange>
              </w:rPr>
              <w:pPrChange w:id="103"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104" w:author="作成者">
                  <w:rPr>
                    <w:rFonts w:asciiTheme="minorEastAsia" w:eastAsiaTheme="minorEastAsia" w:hAnsiTheme="minorEastAsia" w:hint="eastAsia"/>
                    <w:bCs/>
                    <w:color w:val="000000" w:themeColor="text1"/>
                    <w:sz w:val="20"/>
                  </w:rPr>
                </w:rPrChange>
              </w:rPr>
              <w:t>ターゲットサイズ</w:t>
            </w:r>
          </w:p>
        </w:tc>
        <w:tc>
          <w:tcPr>
            <w:tcW w:w="2219" w:type="dxa"/>
            <w:tcPrChange w:id="105" w:author="作成者">
              <w:tcPr>
                <w:tcW w:w="2219" w:type="dxa"/>
              </w:tcPr>
            </w:tcPrChange>
          </w:tcPr>
          <w:p w14:paraId="6B5FF125" w14:textId="00C1F878"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06" w:author="作成者">
                  <w:rPr>
                    <w:rFonts w:asciiTheme="minorEastAsia" w:eastAsiaTheme="minorEastAsia" w:hAnsiTheme="minorEastAsia"/>
                    <w:bCs/>
                    <w:color w:val="000000" w:themeColor="text1"/>
                    <w:sz w:val="20"/>
                  </w:rPr>
                </w:rPrChange>
              </w:rPr>
              <w:pPrChange w:id="107"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108" w:author="作成者">
                  <w:rPr>
                    <w:rFonts w:asciiTheme="minorEastAsia" w:eastAsiaTheme="minorEastAsia" w:hAnsiTheme="minorEastAsia"/>
                    <w:bCs/>
                    <w:color w:val="000000" w:themeColor="text1"/>
                    <w:sz w:val="20"/>
                  </w:rPr>
                </w:rPrChange>
              </w:rPr>
              <w:t>視</w:t>
            </w:r>
            <w:ins w:id="109" w:author="作成者">
              <w:r w:rsidR="00843F8C">
                <w:rPr>
                  <w:rFonts w:asciiTheme="minorEastAsia" w:eastAsiaTheme="minorEastAsia" w:hAnsiTheme="minorEastAsia" w:hint="eastAsia"/>
                  <w:bCs/>
                  <w:color w:val="000000" w:themeColor="text1"/>
                  <w:sz w:val="18"/>
                </w:rPr>
                <w:t>角</w:t>
              </w:r>
            </w:ins>
            <w:del w:id="110" w:author="作成者">
              <w:r w:rsidRPr="00843F8C" w:rsidDel="00843F8C">
                <w:rPr>
                  <w:rFonts w:asciiTheme="minorEastAsia" w:eastAsiaTheme="minorEastAsia" w:hAnsiTheme="minorEastAsia"/>
                  <w:bCs/>
                  <w:color w:val="000000" w:themeColor="text1"/>
                  <w:sz w:val="18"/>
                  <w:rPrChange w:id="111" w:author="作成者">
                    <w:rPr>
                      <w:rFonts w:asciiTheme="minorEastAsia" w:eastAsiaTheme="minorEastAsia" w:hAnsiTheme="minorEastAsia"/>
                      <w:bCs/>
                      <w:color w:val="000000" w:themeColor="text1"/>
                      <w:sz w:val="20"/>
                    </w:rPr>
                  </w:rPrChange>
                </w:rPr>
                <w:delText>覚</w:delText>
              </w:r>
            </w:del>
            <w:r w:rsidRPr="00843F8C">
              <w:rPr>
                <w:rFonts w:asciiTheme="minorEastAsia" w:eastAsiaTheme="minorEastAsia" w:hAnsiTheme="minorEastAsia"/>
                <w:bCs/>
                <w:color w:val="000000" w:themeColor="text1"/>
                <w:sz w:val="18"/>
                <w:rPrChange w:id="112" w:author="作成者">
                  <w:rPr>
                    <w:rFonts w:asciiTheme="minorEastAsia" w:eastAsiaTheme="minorEastAsia" w:hAnsiTheme="minorEastAsia"/>
                    <w:bCs/>
                    <w:color w:val="000000" w:themeColor="text1"/>
                    <w:sz w:val="20"/>
                  </w:rPr>
                </w:rPrChange>
              </w:rPr>
              <w:t>1.5 °</w:t>
            </w:r>
          </w:p>
        </w:tc>
      </w:tr>
      <w:tr w:rsidR="00693470" w14:paraId="159BAA7B"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tcPrChange w:id="113" w:author="作成者">
              <w:tcPr>
                <w:tcW w:w="1129" w:type="dxa"/>
                <w:vMerge/>
              </w:tcPr>
            </w:tcPrChange>
          </w:tcPr>
          <w:p w14:paraId="48E5F58A" w14:textId="77777777" w:rsidR="00693470" w:rsidRPr="00843F8C" w:rsidRDefault="00693470" w:rsidP="00843F8C">
            <w:pPr>
              <w:spacing w:line="240" w:lineRule="exact"/>
              <w:rPr>
                <w:rFonts w:asciiTheme="minorEastAsia" w:eastAsiaTheme="minorEastAsia" w:hAnsiTheme="minorEastAsia"/>
                <w:bCs w:val="0"/>
                <w:color w:val="000000" w:themeColor="text1"/>
                <w:sz w:val="18"/>
                <w:rPrChange w:id="114" w:author="作成者">
                  <w:rPr>
                    <w:rFonts w:asciiTheme="minorEastAsia" w:eastAsiaTheme="minorEastAsia" w:hAnsiTheme="minorEastAsia"/>
                    <w:bCs w:val="0"/>
                    <w:color w:val="000000" w:themeColor="text1"/>
                    <w:sz w:val="20"/>
                  </w:rPr>
                </w:rPrChange>
              </w:rPr>
              <w:pPrChange w:id="115" w:author="作成者">
                <w:pPr/>
              </w:pPrChange>
            </w:pPr>
          </w:p>
        </w:tc>
        <w:tc>
          <w:tcPr>
            <w:tcW w:w="1276" w:type="dxa"/>
            <w:tcPrChange w:id="116" w:author="作成者">
              <w:tcPr>
                <w:tcW w:w="1276" w:type="dxa"/>
              </w:tcPr>
            </w:tcPrChange>
          </w:tcPr>
          <w:p w14:paraId="39098441" w14:textId="356E106F"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17" w:author="作成者">
                  <w:rPr>
                    <w:rFonts w:asciiTheme="minorEastAsia" w:eastAsiaTheme="minorEastAsia" w:hAnsiTheme="minorEastAsia"/>
                    <w:bCs/>
                    <w:color w:val="000000" w:themeColor="text1"/>
                    <w:sz w:val="20"/>
                  </w:rPr>
                </w:rPrChange>
              </w:rPr>
              <w:pPrChange w:id="118"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119" w:author="作成者">
                  <w:rPr>
                    <w:rFonts w:asciiTheme="minorEastAsia" w:eastAsiaTheme="minorEastAsia" w:hAnsiTheme="minorEastAsia" w:hint="eastAsia"/>
                    <w:bCs/>
                    <w:color w:val="000000" w:themeColor="text1"/>
                    <w:sz w:val="20"/>
                  </w:rPr>
                </w:rPrChange>
              </w:rPr>
              <w:t>ターゲット距離</w:t>
            </w:r>
          </w:p>
        </w:tc>
        <w:tc>
          <w:tcPr>
            <w:tcW w:w="2219" w:type="dxa"/>
            <w:tcPrChange w:id="120" w:author="作成者">
              <w:tcPr>
                <w:tcW w:w="2219" w:type="dxa"/>
              </w:tcPr>
            </w:tcPrChange>
          </w:tcPr>
          <w:p w14:paraId="3D237DBE" w14:textId="31E600D1"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21" w:author="作成者">
                  <w:rPr>
                    <w:rFonts w:asciiTheme="minorEastAsia" w:eastAsiaTheme="minorEastAsia" w:hAnsiTheme="minorEastAsia"/>
                    <w:bCs/>
                    <w:color w:val="000000" w:themeColor="text1"/>
                    <w:sz w:val="20"/>
                  </w:rPr>
                </w:rPrChange>
              </w:rPr>
              <w:pPrChange w:id="122"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123" w:author="作成者">
                  <w:rPr>
                    <w:rFonts w:asciiTheme="minorEastAsia" w:eastAsiaTheme="minorEastAsia" w:hAnsiTheme="minorEastAsia"/>
                    <w:bCs/>
                    <w:color w:val="000000" w:themeColor="text1"/>
                    <w:sz w:val="20"/>
                  </w:rPr>
                </w:rPrChange>
              </w:rPr>
              <w:t>仮想空間内1.5m固定</w:t>
            </w:r>
          </w:p>
        </w:tc>
      </w:tr>
      <w:tr w:rsidR="00693470" w14:paraId="3443C34C"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val="restart"/>
            <w:tcPrChange w:id="124" w:author="作成者">
              <w:tcPr>
                <w:tcW w:w="1129" w:type="dxa"/>
                <w:vMerge w:val="restart"/>
              </w:tcPr>
            </w:tcPrChange>
          </w:tcPr>
          <w:p w14:paraId="6B4A7C26" w14:textId="26258B2C" w:rsidR="00693470" w:rsidRPr="00843F8C" w:rsidRDefault="00693470" w:rsidP="00843F8C">
            <w:pPr>
              <w:spacing w:line="240" w:lineRule="exact"/>
              <w:rPr>
                <w:rFonts w:asciiTheme="minorEastAsia" w:eastAsiaTheme="minorEastAsia" w:hAnsiTheme="minorEastAsia"/>
                <w:b w:val="0"/>
                <w:color w:val="000000" w:themeColor="text1"/>
                <w:sz w:val="18"/>
                <w:rPrChange w:id="125" w:author="作成者">
                  <w:rPr>
                    <w:rFonts w:asciiTheme="minorEastAsia" w:eastAsiaTheme="minorEastAsia" w:hAnsiTheme="minorEastAsia"/>
                    <w:b w:val="0"/>
                    <w:color w:val="000000" w:themeColor="text1"/>
                    <w:sz w:val="20"/>
                  </w:rPr>
                </w:rPrChange>
              </w:rPr>
              <w:pPrChange w:id="126" w:author="作成者">
                <w:pPr/>
              </w:pPrChange>
            </w:pPr>
            <w:r w:rsidRPr="00843F8C">
              <w:rPr>
                <w:rFonts w:asciiTheme="minorEastAsia" w:eastAsiaTheme="minorEastAsia" w:hAnsiTheme="minorEastAsia" w:hint="eastAsia"/>
                <w:b w:val="0"/>
                <w:color w:val="000000" w:themeColor="text1"/>
                <w:sz w:val="18"/>
                <w:rPrChange w:id="127" w:author="作成者">
                  <w:rPr>
                    <w:rFonts w:asciiTheme="minorEastAsia" w:eastAsiaTheme="minorEastAsia" w:hAnsiTheme="minorEastAsia" w:hint="eastAsia"/>
                    <w:b w:val="0"/>
                    <w:color w:val="000000" w:themeColor="text1"/>
                    <w:sz w:val="20"/>
                  </w:rPr>
                </w:rPrChange>
              </w:rPr>
              <w:t>実験環境</w:t>
            </w:r>
          </w:p>
        </w:tc>
        <w:tc>
          <w:tcPr>
            <w:tcW w:w="1276" w:type="dxa"/>
            <w:tcPrChange w:id="128" w:author="作成者">
              <w:tcPr>
                <w:tcW w:w="1276" w:type="dxa"/>
              </w:tcPr>
            </w:tcPrChange>
          </w:tcPr>
          <w:p w14:paraId="2389AE59" w14:textId="67969D6D"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29" w:author="作成者">
                  <w:rPr>
                    <w:rFonts w:asciiTheme="minorEastAsia" w:eastAsiaTheme="minorEastAsia" w:hAnsiTheme="minorEastAsia"/>
                    <w:bCs/>
                    <w:color w:val="000000" w:themeColor="text1"/>
                    <w:sz w:val="20"/>
                  </w:rPr>
                </w:rPrChange>
              </w:rPr>
              <w:pPrChange w:id="130"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hint="eastAsia"/>
                <w:sz w:val="18"/>
                <w:szCs w:val="21"/>
                <w:rPrChange w:id="131" w:author="作成者">
                  <w:rPr>
                    <w:rFonts w:hint="eastAsia"/>
                    <w:szCs w:val="21"/>
                  </w:rPr>
                </w:rPrChange>
              </w:rPr>
              <w:t>実施場所</w:t>
            </w:r>
          </w:p>
        </w:tc>
        <w:tc>
          <w:tcPr>
            <w:tcW w:w="2219" w:type="dxa"/>
            <w:tcPrChange w:id="132" w:author="作成者">
              <w:tcPr>
                <w:tcW w:w="2219" w:type="dxa"/>
              </w:tcPr>
            </w:tcPrChange>
          </w:tcPr>
          <w:p w14:paraId="73F25F6D" w14:textId="481D149C" w:rsidR="00693470" w:rsidRPr="00843F8C" w:rsidRDefault="00843F8C"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33" w:author="作成者">
                  <w:rPr>
                    <w:rFonts w:asciiTheme="minorEastAsia" w:eastAsiaTheme="minorEastAsia" w:hAnsiTheme="minorEastAsia"/>
                    <w:bCs/>
                    <w:color w:val="000000" w:themeColor="text1"/>
                    <w:sz w:val="20"/>
                  </w:rPr>
                </w:rPrChange>
              </w:rPr>
              <w:pPrChange w:id="134" w:author="作成者">
                <w:pPr>
                  <w:cnfStyle w:val="000000000000" w:firstRow="0" w:lastRow="0" w:firstColumn="0" w:lastColumn="0" w:oddVBand="0" w:evenVBand="0" w:oddHBand="0" w:evenHBand="0" w:firstRowFirstColumn="0" w:firstRowLastColumn="0" w:lastRowFirstColumn="0" w:lastRowLastColumn="0"/>
                </w:pPr>
              </w:pPrChange>
            </w:pPr>
            <w:ins w:id="135" w:author="作成者">
              <w:r>
                <w:rPr>
                  <w:rFonts w:hint="eastAsia"/>
                  <w:sz w:val="18"/>
                  <w:szCs w:val="21"/>
                </w:rPr>
                <w:t>静かな</w:t>
              </w:r>
            </w:ins>
            <w:del w:id="136" w:author="作成者">
              <w:r w:rsidR="00693470" w:rsidRPr="00843F8C" w:rsidDel="00843F8C">
                <w:rPr>
                  <w:rFonts w:hint="eastAsia"/>
                  <w:sz w:val="18"/>
                  <w:szCs w:val="21"/>
                  <w:rPrChange w:id="137" w:author="作成者">
                    <w:rPr>
                      <w:rFonts w:hint="eastAsia"/>
                      <w:szCs w:val="21"/>
                    </w:rPr>
                  </w:rPrChange>
                </w:rPr>
                <w:delText>芝浦工業大学内の</w:delText>
              </w:r>
            </w:del>
            <w:ins w:id="138" w:author="作成者">
              <w:r>
                <w:rPr>
                  <w:rFonts w:hint="eastAsia"/>
                  <w:sz w:val="18"/>
                  <w:szCs w:val="21"/>
                </w:rPr>
                <w:t>実験室</w:t>
              </w:r>
            </w:ins>
            <w:del w:id="139" w:author="作成者">
              <w:r w:rsidR="00693470" w:rsidRPr="00843F8C" w:rsidDel="00843F8C">
                <w:rPr>
                  <w:rFonts w:hint="eastAsia"/>
                  <w:sz w:val="18"/>
                  <w:szCs w:val="21"/>
                  <w:rPrChange w:id="140" w:author="作成者">
                    <w:rPr>
                      <w:rFonts w:hint="eastAsia"/>
                      <w:szCs w:val="21"/>
                    </w:rPr>
                  </w:rPrChange>
                </w:rPr>
                <w:delText>明室</w:delText>
              </w:r>
            </w:del>
          </w:p>
        </w:tc>
      </w:tr>
      <w:tr w:rsidR="00693470" w14:paraId="63EEDAF1"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tcPrChange w:id="141" w:author="作成者">
              <w:tcPr>
                <w:tcW w:w="1129" w:type="dxa"/>
                <w:vMerge/>
              </w:tcPr>
            </w:tcPrChange>
          </w:tcPr>
          <w:p w14:paraId="02A68B30" w14:textId="77777777" w:rsidR="00693470" w:rsidRPr="00843F8C" w:rsidRDefault="00693470" w:rsidP="00843F8C">
            <w:pPr>
              <w:spacing w:line="240" w:lineRule="exact"/>
              <w:rPr>
                <w:rFonts w:asciiTheme="minorEastAsia" w:eastAsiaTheme="minorEastAsia" w:hAnsiTheme="minorEastAsia"/>
                <w:b w:val="0"/>
                <w:color w:val="000000" w:themeColor="text1"/>
                <w:sz w:val="18"/>
                <w:rPrChange w:id="142" w:author="作成者">
                  <w:rPr>
                    <w:rFonts w:asciiTheme="minorEastAsia" w:eastAsiaTheme="minorEastAsia" w:hAnsiTheme="minorEastAsia"/>
                    <w:b w:val="0"/>
                    <w:color w:val="000000" w:themeColor="text1"/>
                    <w:sz w:val="20"/>
                  </w:rPr>
                </w:rPrChange>
              </w:rPr>
              <w:pPrChange w:id="143" w:author="作成者">
                <w:pPr/>
              </w:pPrChange>
            </w:pPr>
          </w:p>
        </w:tc>
        <w:tc>
          <w:tcPr>
            <w:tcW w:w="1276" w:type="dxa"/>
            <w:tcPrChange w:id="144" w:author="作成者">
              <w:tcPr>
                <w:tcW w:w="1276" w:type="dxa"/>
              </w:tcPr>
            </w:tcPrChange>
          </w:tcPr>
          <w:p w14:paraId="4A365F91" w14:textId="77DB4451"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45" w:author="作成者">
                  <w:rPr>
                    <w:rFonts w:asciiTheme="minorEastAsia" w:eastAsiaTheme="minorEastAsia" w:hAnsiTheme="minorEastAsia"/>
                    <w:bCs/>
                    <w:color w:val="000000" w:themeColor="text1"/>
                    <w:sz w:val="20"/>
                  </w:rPr>
                </w:rPrChange>
              </w:rPr>
              <w:pPrChange w:id="146"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hint="eastAsia"/>
                <w:sz w:val="18"/>
                <w:szCs w:val="21"/>
                <w:rPrChange w:id="147" w:author="作成者">
                  <w:rPr>
                    <w:rFonts w:hint="eastAsia"/>
                    <w:szCs w:val="21"/>
                  </w:rPr>
                </w:rPrChange>
              </w:rPr>
              <w:t>体位保持具</w:t>
            </w:r>
          </w:p>
        </w:tc>
        <w:tc>
          <w:tcPr>
            <w:tcW w:w="2219" w:type="dxa"/>
            <w:tcPrChange w:id="148" w:author="作成者">
              <w:tcPr>
                <w:tcW w:w="2219" w:type="dxa"/>
              </w:tcPr>
            </w:tcPrChange>
          </w:tcPr>
          <w:p w14:paraId="22FD212F" w14:textId="18486E4D"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49" w:author="作成者">
                  <w:rPr>
                    <w:rFonts w:asciiTheme="minorEastAsia" w:eastAsiaTheme="minorEastAsia" w:hAnsiTheme="minorEastAsia"/>
                    <w:bCs/>
                    <w:color w:val="000000" w:themeColor="text1"/>
                    <w:sz w:val="20"/>
                  </w:rPr>
                </w:rPrChange>
              </w:rPr>
              <w:pPrChange w:id="150"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hint="eastAsia"/>
                <w:sz w:val="18"/>
                <w:szCs w:val="21"/>
                <w:rPrChange w:id="151" w:author="作成者">
                  <w:rPr>
                    <w:rFonts w:hint="eastAsia"/>
                    <w:szCs w:val="21"/>
                  </w:rPr>
                </w:rPrChange>
              </w:rPr>
              <w:t>オフィスチェア</w:t>
            </w:r>
            <w:r w:rsidRPr="00843F8C">
              <w:rPr>
                <w:sz w:val="18"/>
                <w:szCs w:val="21"/>
                <w:rPrChange w:id="152" w:author="作成者">
                  <w:rPr>
                    <w:szCs w:val="21"/>
                  </w:rPr>
                </w:rPrChange>
              </w:rPr>
              <w:t>,</w:t>
            </w:r>
            <w:r w:rsidRPr="00843F8C">
              <w:rPr>
                <w:rFonts w:hint="eastAsia"/>
                <w:sz w:val="18"/>
                <w:szCs w:val="21"/>
                <w:rPrChange w:id="153" w:author="作成者">
                  <w:rPr>
                    <w:rFonts w:hint="eastAsia"/>
                    <w:szCs w:val="21"/>
                  </w:rPr>
                </w:rPrChange>
              </w:rPr>
              <w:t>キャンプ用マット</w:t>
            </w:r>
            <w:r w:rsidRPr="00843F8C">
              <w:rPr>
                <w:sz w:val="18"/>
                <w:szCs w:val="21"/>
                <w:rPrChange w:id="154" w:author="作成者">
                  <w:rPr>
                    <w:szCs w:val="21"/>
                  </w:rPr>
                </w:rPrChange>
              </w:rPr>
              <w:t>,</w:t>
            </w:r>
            <w:r w:rsidRPr="00843F8C">
              <w:rPr>
                <w:rFonts w:hint="eastAsia"/>
                <w:sz w:val="18"/>
                <w:szCs w:val="21"/>
                <w:rPrChange w:id="155" w:author="作成者">
                  <w:rPr>
                    <w:rFonts w:hint="eastAsia"/>
                    <w:szCs w:val="21"/>
                  </w:rPr>
                </w:rPrChange>
              </w:rPr>
              <w:t>枕</w:t>
            </w:r>
          </w:p>
        </w:tc>
      </w:tr>
      <w:tr w:rsidR="00693470" w14:paraId="64567604"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val="restart"/>
            <w:tcPrChange w:id="156" w:author="作成者">
              <w:tcPr>
                <w:tcW w:w="1129" w:type="dxa"/>
                <w:vMerge w:val="restart"/>
              </w:tcPr>
            </w:tcPrChange>
          </w:tcPr>
          <w:p w14:paraId="63AB6211" w14:textId="1E5A976C" w:rsidR="00693470" w:rsidRPr="00843F8C" w:rsidRDefault="00693470" w:rsidP="00843F8C">
            <w:pPr>
              <w:spacing w:line="240" w:lineRule="exact"/>
              <w:rPr>
                <w:rFonts w:asciiTheme="minorEastAsia" w:eastAsiaTheme="minorEastAsia" w:hAnsiTheme="minorEastAsia"/>
                <w:b w:val="0"/>
                <w:color w:val="000000" w:themeColor="text1"/>
                <w:sz w:val="18"/>
                <w:rPrChange w:id="157" w:author="作成者">
                  <w:rPr>
                    <w:rFonts w:asciiTheme="minorEastAsia" w:eastAsiaTheme="minorEastAsia" w:hAnsiTheme="minorEastAsia"/>
                    <w:b w:val="0"/>
                    <w:color w:val="000000" w:themeColor="text1"/>
                    <w:sz w:val="20"/>
                  </w:rPr>
                </w:rPrChange>
              </w:rPr>
              <w:pPrChange w:id="158" w:author="作成者">
                <w:pPr/>
              </w:pPrChange>
            </w:pPr>
            <w:r w:rsidRPr="00843F8C">
              <w:rPr>
                <w:rFonts w:asciiTheme="minorEastAsia" w:eastAsiaTheme="minorEastAsia" w:hAnsiTheme="minorEastAsia" w:hint="eastAsia"/>
                <w:b w:val="0"/>
                <w:color w:val="000000" w:themeColor="text1"/>
                <w:sz w:val="18"/>
                <w:rPrChange w:id="159" w:author="作成者">
                  <w:rPr>
                    <w:rFonts w:asciiTheme="minorEastAsia" w:eastAsiaTheme="minorEastAsia" w:hAnsiTheme="minorEastAsia" w:hint="eastAsia"/>
                    <w:b w:val="0"/>
                    <w:color w:val="000000" w:themeColor="text1"/>
                    <w:sz w:val="20"/>
                  </w:rPr>
                </w:rPrChange>
              </w:rPr>
              <w:t>取得指標</w:t>
            </w:r>
          </w:p>
        </w:tc>
        <w:tc>
          <w:tcPr>
            <w:tcW w:w="1276" w:type="dxa"/>
            <w:tcPrChange w:id="160" w:author="作成者">
              <w:tcPr>
                <w:tcW w:w="1276" w:type="dxa"/>
              </w:tcPr>
            </w:tcPrChange>
          </w:tcPr>
          <w:p w14:paraId="40DE099B" w14:textId="146FCC06"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61" w:author="作成者">
                  <w:rPr>
                    <w:rFonts w:asciiTheme="minorEastAsia" w:eastAsiaTheme="minorEastAsia" w:hAnsiTheme="minorEastAsia"/>
                    <w:bCs/>
                    <w:color w:val="000000" w:themeColor="text1"/>
                    <w:sz w:val="20"/>
                  </w:rPr>
                </w:rPrChange>
              </w:rPr>
              <w:pPrChange w:id="162"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163" w:author="作成者">
                  <w:rPr>
                    <w:rFonts w:asciiTheme="minorEastAsia" w:eastAsiaTheme="minorEastAsia" w:hAnsiTheme="minorEastAsia" w:hint="eastAsia"/>
                    <w:bCs/>
                    <w:color w:val="000000" w:themeColor="text1"/>
                    <w:sz w:val="20"/>
                  </w:rPr>
                </w:rPrChange>
              </w:rPr>
              <w:t>反応時間</w:t>
            </w:r>
          </w:p>
        </w:tc>
        <w:tc>
          <w:tcPr>
            <w:tcW w:w="2219" w:type="dxa"/>
            <w:tcPrChange w:id="164" w:author="作成者">
              <w:tcPr>
                <w:tcW w:w="2219" w:type="dxa"/>
              </w:tcPr>
            </w:tcPrChange>
          </w:tcPr>
          <w:p w14:paraId="21235A93" w14:textId="0E981E4D"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65" w:author="作成者">
                  <w:rPr>
                    <w:rFonts w:asciiTheme="minorEastAsia" w:eastAsiaTheme="minorEastAsia" w:hAnsiTheme="minorEastAsia"/>
                    <w:bCs/>
                    <w:color w:val="000000" w:themeColor="text1"/>
                    <w:sz w:val="20"/>
                  </w:rPr>
                </w:rPrChange>
              </w:rPr>
              <w:pPrChange w:id="166"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167" w:author="作成者">
                  <w:rPr>
                    <w:rFonts w:asciiTheme="minorEastAsia" w:eastAsiaTheme="minorEastAsia" w:hAnsiTheme="minorEastAsia" w:hint="eastAsia"/>
                    <w:bCs/>
                    <w:color w:val="000000" w:themeColor="text1"/>
                    <w:sz w:val="20"/>
                  </w:rPr>
                </w:rPrChange>
              </w:rPr>
              <w:t>ターゲットクリックまでの時間</w:t>
            </w:r>
            <w:r w:rsidRPr="00843F8C">
              <w:rPr>
                <w:rFonts w:asciiTheme="minorEastAsia" w:eastAsiaTheme="minorEastAsia" w:hAnsiTheme="minorEastAsia"/>
                <w:bCs/>
                <w:color w:val="000000" w:themeColor="text1"/>
                <w:sz w:val="18"/>
                <w:rPrChange w:id="168" w:author="作成者">
                  <w:rPr>
                    <w:rFonts w:asciiTheme="minorEastAsia" w:eastAsiaTheme="minorEastAsia" w:hAnsiTheme="minorEastAsia"/>
                    <w:bCs/>
                    <w:color w:val="000000" w:themeColor="text1"/>
                    <w:sz w:val="20"/>
                  </w:rPr>
                </w:rPrChange>
              </w:rPr>
              <w:t>(s)</w:t>
            </w:r>
          </w:p>
        </w:tc>
      </w:tr>
      <w:tr w:rsidR="00693470" w14:paraId="69D387B8"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tcPrChange w:id="169" w:author="作成者">
              <w:tcPr>
                <w:tcW w:w="1129" w:type="dxa"/>
                <w:vMerge/>
              </w:tcPr>
            </w:tcPrChange>
          </w:tcPr>
          <w:p w14:paraId="648BACA2" w14:textId="77777777" w:rsidR="00693470" w:rsidRPr="00843F8C" w:rsidRDefault="00693470" w:rsidP="00843F8C">
            <w:pPr>
              <w:spacing w:line="240" w:lineRule="exact"/>
              <w:rPr>
                <w:rFonts w:asciiTheme="minorEastAsia" w:eastAsiaTheme="minorEastAsia" w:hAnsiTheme="minorEastAsia"/>
                <w:b w:val="0"/>
                <w:color w:val="000000" w:themeColor="text1"/>
                <w:sz w:val="18"/>
                <w:rPrChange w:id="170" w:author="作成者">
                  <w:rPr>
                    <w:rFonts w:asciiTheme="minorEastAsia" w:eastAsiaTheme="minorEastAsia" w:hAnsiTheme="minorEastAsia"/>
                    <w:b w:val="0"/>
                    <w:color w:val="000000" w:themeColor="text1"/>
                    <w:sz w:val="20"/>
                  </w:rPr>
                </w:rPrChange>
              </w:rPr>
              <w:pPrChange w:id="171" w:author="作成者">
                <w:pPr/>
              </w:pPrChange>
            </w:pPr>
          </w:p>
        </w:tc>
        <w:tc>
          <w:tcPr>
            <w:tcW w:w="1276" w:type="dxa"/>
            <w:tcPrChange w:id="172" w:author="作成者">
              <w:tcPr>
                <w:tcW w:w="1276" w:type="dxa"/>
              </w:tcPr>
            </w:tcPrChange>
          </w:tcPr>
          <w:p w14:paraId="5D6ABCFC" w14:textId="3FF2DFE4"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Change w:id="173" w:author="作成者">
                  <w:rPr>
                    <w:rFonts w:asciiTheme="minorEastAsia" w:eastAsiaTheme="minorEastAsia" w:hAnsiTheme="minorEastAsia"/>
                    <w:bCs/>
                    <w:color w:val="000000" w:themeColor="text1"/>
                    <w:sz w:val="20"/>
                    <w:vertAlign w:val="superscript"/>
                  </w:rPr>
                </w:rPrChange>
              </w:rPr>
              <w:pPrChange w:id="174"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175" w:author="作成者">
                  <w:rPr>
                    <w:rFonts w:asciiTheme="minorEastAsia" w:eastAsiaTheme="minorEastAsia" w:hAnsiTheme="minorEastAsia" w:hint="eastAsia"/>
                    <w:bCs/>
                    <w:color w:val="000000" w:themeColor="text1"/>
                    <w:sz w:val="20"/>
                  </w:rPr>
                </w:rPrChange>
              </w:rPr>
              <w:t>失敗回数</w:t>
            </w:r>
          </w:p>
        </w:tc>
        <w:tc>
          <w:tcPr>
            <w:tcW w:w="2219" w:type="dxa"/>
            <w:tcPrChange w:id="176" w:author="作成者">
              <w:tcPr>
                <w:tcW w:w="2219" w:type="dxa"/>
              </w:tcPr>
            </w:tcPrChange>
          </w:tcPr>
          <w:p w14:paraId="62E0EC3B" w14:textId="6383F6E2"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77" w:author="作成者">
                  <w:rPr>
                    <w:rFonts w:asciiTheme="minorEastAsia" w:eastAsiaTheme="minorEastAsia" w:hAnsiTheme="minorEastAsia"/>
                    <w:bCs/>
                    <w:color w:val="000000" w:themeColor="text1"/>
                    <w:sz w:val="20"/>
                  </w:rPr>
                </w:rPrChange>
              </w:rPr>
              <w:pPrChange w:id="178"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179" w:author="作成者">
                  <w:rPr>
                    <w:rFonts w:asciiTheme="minorEastAsia" w:eastAsiaTheme="minorEastAsia" w:hAnsiTheme="minorEastAsia"/>
                    <w:bCs/>
                    <w:color w:val="000000" w:themeColor="text1"/>
                    <w:sz w:val="20"/>
                  </w:rPr>
                </w:rPrChange>
              </w:rPr>
              <w:t>ターゲットクリックに失敗した回数</w:t>
            </w:r>
          </w:p>
        </w:tc>
      </w:tr>
      <w:tr w:rsidR="00693470" w14:paraId="4CC3D530"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tcPrChange w:id="180" w:author="作成者">
              <w:tcPr>
                <w:tcW w:w="1129" w:type="dxa"/>
                <w:vMerge/>
              </w:tcPr>
            </w:tcPrChange>
          </w:tcPr>
          <w:p w14:paraId="2EC18103" w14:textId="58A319C3" w:rsidR="00693470" w:rsidRPr="00843F8C" w:rsidRDefault="00693470" w:rsidP="00843F8C">
            <w:pPr>
              <w:spacing w:line="240" w:lineRule="exact"/>
              <w:rPr>
                <w:rFonts w:asciiTheme="minorEastAsia" w:eastAsiaTheme="minorEastAsia" w:hAnsiTheme="minorEastAsia"/>
                <w:b w:val="0"/>
                <w:color w:val="000000" w:themeColor="text1"/>
                <w:sz w:val="18"/>
                <w:rPrChange w:id="181" w:author="作成者">
                  <w:rPr>
                    <w:rFonts w:asciiTheme="minorEastAsia" w:eastAsiaTheme="minorEastAsia" w:hAnsiTheme="minorEastAsia"/>
                    <w:b w:val="0"/>
                    <w:color w:val="000000" w:themeColor="text1"/>
                    <w:sz w:val="20"/>
                  </w:rPr>
                </w:rPrChange>
              </w:rPr>
              <w:pPrChange w:id="182" w:author="作成者">
                <w:pPr/>
              </w:pPrChange>
            </w:pPr>
          </w:p>
        </w:tc>
        <w:tc>
          <w:tcPr>
            <w:tcW w:w="1276" w:type="dxa"/>
            <w:tcPrChange w:id="183" w:author="作成者">
              <w:tcPr>
                <w:tcW w:w="1276" w:type="dxa"/>
              </w:tcPr>
            </w:tcPrChange>
          </w:tcPr>
          <w:p w14:paraId="507F1BEB" w14:textId="042029A2"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84" w:author="作成者">
                  <w:rPr>
                    <w:rFonts w:asciiTheme="minorEastAsia" w:eastAsiaTheme="minorEastAsia" w:hAnsiTheme="minorEastAsia"/>
                    <w:bCs/>
                    <w:color w:val="000000" w:themeColor="text1"/>
                    <w:sz w:val="20"/>
                  </w:rPr>
                </w:rPrChange>
              </w:rPr>
              <w:pPrChange w:id="185"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186" w:author="作成者">
                  <w:rPr>
                    <w:rFonts w:asciiTheme="minorEastAsia" w:eastAsiaTheme="minorEastAsia" w:hAnsiTheme="minorEastAsia" w:hint="eastAsia"/>
                    <w:bCs/>
                    <w:color w:val="000000" w:themeColor="text1"/>
                    <w:sz w:val="20"/>
                  </w:rPr>
                </w:rPrChange>
              </w:rPr>
              <w:t>頭部移動量</w:t>
            </w:r>
          </w:p>
        </w:tc>
        <w:tc>
          <w:tcPr>
            <w:tcW w:w="2219" w:type="dxa"/>
            <w:tcPrChange w:id="187" w:author="作成者">
              <w:tcPr>
                <w:tcW w:w="2219" w:type="dxa"/>
              </w:tcPr>
            </w:tcPrChange>
          </w:tcPr>
          <w:p w14:paraId="375ED951" w14:textId="2E31E5E0"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88" w:author="作成者">
                  <w:rPr>
                    <w:rFonts w:asciiTheme="minorEastAsia" w:eastAsiaTheme="minorEastAsia" w:hAnsiTheme="minorEastAsia"/>
                    <w:bCs/>
                    <w:color w:val="000000" w:themeColor="text1"/>
                    <w:sz w:val="20"/>
                  </w:rPr>
                </w:rPrChange>
              </w:rPr>
              <w:pPrChange w:id="189"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190" w:author="作成者">
                  <w:rPr>
                    <w:rFonts w:asciiTheme="minorEastAsia" w:eastAsiaTheme="minorEastAsia" w:hAnsiTheme="minorEastAsia" w:hint="eastAsia"/>
                    <w:bCs/>
                    <w:color w:val="000000" w:themeColor="text1"/>
                    <w:sz w:val="20"/>
                  </w:rPr>
                </w:rPrChange>
              </w:rPr>
              <w:t>頭部移動の総距離</w:t>
            </w:r>
            <w:r w:rsidRPr="00843F8C">
              <w:rPr>
                <w:rFonts w:asciiTheme="minorEastAsia" w:eastAsiaTheme="minorEastAsia" w:hAnsiTheme="minorEastAsia"/>
                <w:bCs/>
                <w:color w:val="000000" w:themeColor="text1"/>
                <w:sz w:val="18"/>
                <w:rPrChange w:id="191" w:author="作成者">
                  <w:rPr>
                    <w:rFonts w:asciiTheme="minorEastAsia" w:eastAsiaTheme="minorEastAsia" w:hAnsiTheme="minorEastAsia"/>
                    <w:bCs/>
                    <w:color w:val="000000" w:themeColor="text1"/>
                    <w:sz w:val="20"/>
                  </w:rPr>
                </w:rPrChange>
              </w:rPr>
              <w:t>(m)</w:t>
            </w:r>
          </w:p>
        </w:tc>
      </w:tr>
      <w:tr w:rsidR="00693470" w14:paraId="7EABDF98" w14:textId="77777777" w:rsidTr="00843F8C">
        <w:tc>
          <w:tcPr>
            <w:cnfStyle w:val="001000000000" w:firstRow="0" w:lastRow="0" w:firstColumn="1" w:lastColumn="0" w:oddVBand="0" w:evenVBand="0" w:oddHBand="0" w:evenHBand="0" w:firstRowFirstColumn="0" w:firstRowLastColumn="0" w:lastRowFirstColumn="0" w:lastRowLastColumn="0"/>
            <w:tcW w:w="1129" w:type="dxa"/>
            <w:vMerge/>
            <w:tcPrChange w:id="192" w:author="作成者">
              <w:tcPr>
                <w:tcW w:w="1129" w:type="dxa"/>
                <w:vMerge/>
              </w:tcPr>
            </w:tcPrChange>
          </w:tcPr>
          <w:p w14:paraId="4CEB44A8" w14:textId="77777777" w:rsidR="00693470" w:rsidRPr="00843F8C" w:rsidRDefault="00693470" w:rsidP="00843F8C">
            <w:pPr>
              <w:spacing w:line="240" w:lineRule="exact"/>
              <w:rPr>
                <w:rFonts w:asciiTheme="minorEastAsia" w:eastAsiaTheme="minorEastAsia" w:hAnsiTheme="minorEastAsia"/>
                <w:b w:val="0"/>
                <w:color w:val="000000" w:themeColor="text1"/>
                <w:sz w:val="18"/>
                <w:rPrChange w:id="193" w:author="作成者">
                  <w:rPr>
                    <w:rFonts w:asciiTheme="minorEastAsia" w:eastAsiaTheme="minorEastAsia" w:hAnsiTheme="minorEastAsia"/>
                    <w:b w:val="0"/>
                    <w:color w:val="000000" w:themeColor="text1"/>
                    <w:sz w:val="20"/>
                  </w:rPr>
                </w:rPrChange>
              </w:rPr>
              <w:pPrChange w:id="194" w:author="作成者">
                <w:pPr/>
              </w:pPrChange>
            </w:pPr>
          </w:p>
        </w:tc>
        <w:tc>
          <w:tcPr>
            <w:tcW w:w="1276" w:type="dxa"/>
            <w:tcPrChange w:id="195" w:author="作成者">
              <w:tcPr>
                <w:tcW w:w="1276" w:type="dxa"/>
              </w:tcPr>
            </w:tcPrChange>
          </w:tcPr>
          <w:p w14:paraId="78B5CC40" w14:textId="7E8A3B78"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96" w:author="作成者">
                  <w:rPr>
                    <w:rFonts w:asciiTheme="minorEastAsia" w:eastAsiaTheme="minorEastAsia" w:hAnsiTheme="minorEastAsia"/>
                    <w:bCs/>
                    <w:color w:val="000000" w:themeColor="text1"/>
                    <w:sz w:val="20"/>
                  </w:rPr>
                </w:rPrChange>
              </w:rPr>
              <w:pPrChange w:id="197"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198" w:author="作成者">
                  <w:rPr>
                    <w:rFonts w:asciiTheme="minorEastAsia" w:eastAsiaTheme="minorEastAsia" w:hAnsiTheme="minorEastAsia" w:hint="eastAsia"/>
                    <w:bCs/>
                    <w:color w:val="000000" w:themeColor="text1"/>
                    <w:sz w:val="20"/>
                  </w:rPr>
                </w:rPrChange>
              </w:rPr>
              <w:t>右手コントローラの総軌跡長</w:t>
            </w:r>
          </w:p>
        </w:tc>
        <w:tc>
          <w:tcPr>
            <w:tcW w:w="2219" w:type="dxa"/>
            <w:tcPrChange w:id="199" w:author="作成者">
              <w:tcPr>
                <w:tcW w:w="2219" w:type="dxa"/>
              </w:tcPr>
            </w:tcPrChange>
          </w:tcPr>
          <w:p w14:paraId="7169B0AD" w14:textId="00585ABF"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00" w:author="作成者">
                  <w:rPr>
                    <w:rFonts w:asciiTheme="minorEastAsia" w:eastAsiaTheme="minorEastAsia" w:hAnsiTheme="minorEastAsia"/>
                    <w:bCs/>
                    <w:color w:val="000000" w:themeColor="text1"/>
                    <w:sz w:val="20"/>
                  </w:rPr>
                </w:rPrChange>
              </w:rPr>
              <w:pPrChange w:id="201"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202" w:author="作成者">
                  <w:rPr>
                    <w:rFonts w:asciiTheme="minorEastAsia" w:eastAsiaTheme="minorEastAsia" w:hAnsiTheme="minorEastAsia" w:hint="eastAsia"/>
                    <w:bCs/>
                    <w:color w:val="000000" w:themeColor="text1"/>
                    <w:sz w:val="20"/>
                  </w:rPr>
                </w:rPrChange>
              </w:rPr>
              <w:t>ターゲットクリックまでの右手</w:t>
            </w:r>
            <w:r w:rsidRPr="00843F8C">
              <w:rPr>
                <w:rFonts w:asciiTheme="minorEastAsia" w:eastAsiaTheme="minorEastAsia" w:hAnsiTheme="minorEastAsia"/>
                <w:bCs/>
                <w:color w:val="000000" w:themeColor="text1"/>
                <w:sz w:val="18"/>
                <w:rPrChange w:id="203" w:author="作成者">
                  <w:rPr>
                    <w:rFonts w:asciiTheme="minorEastAsia" w:eastAsiaTheme="minorEastAsia" w:hAnsiTheme="minorEastAsia"/>
                    <w:bCs/>
                    <w:color w:val="000000" w:themeColor="text1"/>
                    <w:sz w:val="20"/>
                  </w:rPr>
                </w:rPrChange>
              </w:rPr>
              <w:t>コントローラ</w:t>
            </w:r>
            <w:r w:rsidRPr="00843F8C">
              <w:rPr>
                <w:rFonts w:asciiTheme="minorEastAsia" w:eastAsiaTheme="minorEastAsia" w:hAnsiTheme="minorEastAsia" w:hint="eastAsia"/>
                <w:bCs/>
                <w:color w:val="000000" w:themeColor="text1"/>
                <w:sz w:val="18"/>
                <w:rPrChange w:id="204" w:author="作成者">
                  <w:rPr>
                    <w:rFonts w:asciiTheme="minorEastAsia" w:eastAsiaTheme="minorEastAsia" w:hAnsiTheme="minorEastAsia" w:hint="eastAsia"/>
                    <w:bCs/>
                    <w:color w:val="000000" w:themeColor="text1"/>
                    <w:sz w:val="20"/>
                  </w:rPr>
                </w:rPrChange>
              </w:rPr>
              <w:t>の</w:t>
            </w:r>
            <w:r w:rsidRPr="00843F8C">
              <w:rPr>
                <w:rFonts w:asciiTheme="minorEastAsia" w:eastAsiaTheme="minorEastAsia" w:hAnsiTheme="minorEastAsia"/>
                <w:bCs/>
                <w:color w:val="000000" w:themeColor="text1"/>
                <w:sz w:val="18"/>
                <w:rPrChange w:id="205" w:author="作成者">
                  <w:rPr>
                    <w:rFonts w:asciiTheme="minorEastAsia" w:eastAsiaTheme="minorEastAsia" w:hAnsiTheme="minorEastAsia"/>
                    <w:bCs/>
                    <w:color w:val="000000" w:themeColor="text1"/>
                    <w:sz w:val="20"/>
                  </w:rPr>
                </w:rPrChange>
              </w:rPr>
              <w:t>移動距離（mm）</w:t>
            </w:r>
          </w:p>
        </w:tc>
      </w:tr>
      <w:tr w:rsidR="00693470" w14:paraId="1E8ED411" w14:textId="77777777" w:rsidTr="00843F8C">
        <w:trPr>
          <w:trHeight w:val="33"/>
        </w:trPr>
        <w:tc>
          <w:tcPr>
            <w:cnfStyle w:val="001000000000" w:firstRow="0" w:lastRow="0" w:firstColumn="1" w:lastColumn="0" w:oddVBand="0" w:evenVBand="0" w:oddHBand="0" w:evenHBand="0" w:firstRowFirstColumn="0" w:firstRowLastColumn="0" w:lastRowFirstColumn="0" w:lastRowLastColumn="0"/>
            <w:tcW w:w="1129" w:type="dxa"/>
            <w:vMerge/>
            <w:tcPrChange w:id="206" w:author="作成者">
              <w:tcPr>
                <w:tcW w:w="1129" w:type="dxa"/>
                <w:vMerge/>
              </w:tcPr>
            </w:tcPrChange>
          </w:tcPr>
          <w:p w14:paraId="0BCAF682" w14:textId="77777777" w:rsidR="00693470" w:rsidRPr="00843F8C" w:rsidRDefault="00693470" w:rsidP="00843F8C">
            <w:pPr>
              <w:spacing w:line="240" w:lineRule="exact"/>
              <w:rPr>
                <w:rFonts w:asciiTheme="minorEastAsia" w:eastAsiaTheme="minorEastAsia" w:hAnsiTheme="minorEastAsia"/>
                <w:b w:val="0"/>
                <w:color w:val="000000" w:themeColor="text1"/>
                <w:sz w:val="18"/>
                <w:rPrChange w:id="207" w:author="作成者">
                  <w:rPr>
                    <w:rFonts w:asciiTheme="minorEastAsia" w:eastAsiaTheme="minorEastAsia" w:hAnsiTheme="minorEastAsia"/>
                    <w:b w:val="0"/>
                    <w:color w:val="000000" w:themeColor="text1"/>
                    <w:sz w:val="20"/>
                  </w:rPr>
                </w:rPrChange>
              </w:rPr>
              <w:pPrChange w:id="208" w:author="作成者">
                <w:pPr/>
              </w:pPrChange>
            </w:pPr>
          </w:p>
        </w:tc>
        <w:tc>
          <w:tcPr>
            <w:tcW w:w="1276" w:type="dxa"/>
            <w:tcPrChange w:id="209" w:author="作成者">
              <w:tcPr>
                <w:tcW w:w="1276" w:type="dxa"/>
              </w:tcPr>
            </w:tcPrChange>
          </w:tcPr>
          <w:p w14:paraId="045F9506" w14:textId="686A619F"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10" w:author="作成者">
                  <w:rPr>
                    <w:rFonts w:asciiTheme="minorEastAsia" w:eastAsiaTheme="minorEastAsia" w:hAnsiTheme="minorEastAsia"/>
                    <w:bCs/>
                    <w:color w:val="000000" w:themeColor="text1"/>
                    <w:sz w:val="20"/>
                  </w:rPr>
                </w:rPrChange>
              </w:rPr>
              <w:pPrChange w:id="211"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212" w:author="作成者">
                  <w:rPr>
                    <w:rFonts w:asciiTheme="minorEastAsia" w:eastAsiaTheme="minorEastAsia" w:hAnsiTheme="minorEastAsia"/>
                    <w:bCs/>
                    <w:color w:val="000000" w:themeColor="text1"/>
                    <w:sz w:val="20"/>
                  </w:rPr>
                </w:rPrChange>
              </w:rPr>
              <w:t>VR</w:t>
            </w:r>
            <w:r w:rsidRPr="00843F8C">
              <w:rPr>
                <w:rFonts w:ascii="Apple Color Emoji" w:eastAsiaTheme="minorEastAsia" w:hAnsi="Apple Color Emoji" w:cs="Apple Color Emoji" w:hint="eastAsia"/>
                <w:bCs/>
                <w:color w:val="000000" w:themeColor="text1"/>
                <w:sz w:val="18"/>
                <w:rPrChange w:id="213" w:author="作成者">
                  <w:rPr>
                    <w:rFonts w:ascii="Apple Color Emoji" w:eastAsiaTheme="minorEastAsia" w:hAnsi="Apple Color Emoji" w:cs="Apple Color Emoji" w:hint="eastAsia"/>
                    <w:bCs/>
                    <w:color w:val="000000" w:themeColor="text1"/>
                    <w:sz w:val="20"/>
                  </w:rPr>
                </w:rPrChange>
              </w:rPr>
              <w:t>酔いスコア</w:t>
            </w:r>
          </w:p>
        </w:tc>
        <w:tc>
          <w:tcPr>
            <w:tcW w:w="2219" w:type="dxa"/>
            <w:tcPrChange w:id="214" w:author="作成者">
              <w:tcPr>
                <w:tcW w:w="2219" w:type="dxa"/>
              </w:tcPr>
            </w:tcPrChange>
          </w:tcPr>
          <w:p w14:paraId="61E4B8B5" w14:textId="4AEBDF18" w:rsidR="00693470" w:rsidRPr="00843F8C" w:rsidRDefault="00693470" w:rsidP="00843F8C">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15" w:author="作成者">
                  <w:rPr>
                    <w:rFonts w:asciiTheme="minorEastAsia" w:eastAsiaTheme="minorEastAsia" w:hAnsiTheme="minorEastAsia"/>
                    <w:bCs/>
                    <w:color w:val="000000" w:themeColor="text1"/>
                    <w:sz w:val="20"/>
                  </w:rPr>
                </w:rPrChange>
              </w:rPr>
              <w:pPrChange w:id="216"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217" w:author="作成者">
                  <w:rPr>
                    <w:rFonts w:asciiTheme="minorEastAsia" w:eastAsiaTheme="minorEastAsia" w:hAnsiTheme="minorEastAsia"/>
                    <w:bCs/>
                    <w:color w:val="000000" w:themeColor="text1"/>
                    <w:sz w:val="20"/>
                  </w:rPr>
                </w:rPrChange>
              </w:rPr>
              <w:t>CSQ-VRを基礎とした6項目の自己申告評価（7段階リッカート</w:t>
            </w:r>
            <w:r w:rsidRPr="00843F8C">
              <w:rPr>
                <w:rFonts w:asciiTheme="minorEastAsia" w:eastAsiaTheme="minorEastAsia" w:hAnsiTheme="minorEastAsia" w:hint="eastAsia"/>
                <w:bCs/>
                <w:color w:val="000000" w:themeColor="text1"/>
                <w:sz w:val="18"/>
                <w:rPrChange w:id="218" w:author="作成者">
                  <w:rPr>
                    <w:rFonts w:asciiTheme="minorEastAsia" w:eastAsiaTheme="minorEastAsia" w:hAnsiTheme="minorEastAsia" w:hint="eastAsia"/>
                    <w:bCs/>
                    <w:color w:val="000000" w:themeColor="text1"/>
                    <w:sz w:val="20"/>
                  </w:rPr>
                </w:rPrChange>
              </w:rPr>
              <w:t>尺度</w:t>
            </w:r>
            <w:r w:rsidRPr="00843F8C">
              <w:rPr>
                <w:rFonts w:asciiTheme="minorEastAsia" w:eastAsiaTheme="minorEastAsia" w:hAnsiTheme="minorEastAsia"/>
                <w:bCs/>
                <w:color w:val="000000" w:themeColor="text1"/>
                <w:sz w:val="18"/>
                <w:rPrChange w:id="219" w:author="作成者">
                  <w:rPr>
                    <w:rFonts w:asciiTheme="minorEastAsia" w:eastAsiaTheme="minorEastAsia" w:hAnsiTheme="minorEastAsia"/>
                    <w:bCs/>
                    <w:color w:val="000000" w:themeColor="text1"/>
                    <w:sz w:val="20"/>
                  </w:rPr>
                </w:rPrChange>
              </w:rPr>
              <w:t>）</w:t>
            </w:r>
          </w:p>
        </w:tc>
      </w:tr>
    </w:tbl>
    <w:p w14:paraId="4AE4886E" w14:textId="192F1C8F" w:rsidR="00843F8C" w:rsidRDefault="00843F8C" w:rsidP="001B2007">
      <w:pPr>
        <w:jc w:val="center"/>
        <w:rPr>
          <w:ins w:id="220" w:author="作成者"/>
          <w:sz w:val="20"/>
          <w:szCs w:val="20"/>
        </w:rPr>
      </w:pPr>
      <w:ins w:id="221" w:author="作成者">
        <w:r>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1312" behindDoc="0" locked="0" layoutInCell="1" allowOverlap="1" wp14:anchorId="60D82B55" wp14:editId="6AA0285C">
                  <wp:simplePos x="0" y="0"/>
                  <wp:positionH relativeFrom="column">
                    <wp:posOffset>17653</wp:posOffset>
                  </wp:positionH>
                  <wp:positionV relativeFrom="paragraph">
                    <wp:posOffset>207976</wp:posOffset>
                  </wp:positionV>
                  <wp:extent cx="2942590" cy="1801495"/>
                  <wp:effectExtent l="0" t="0" r="0" b="8255"/>
                  <wp:wrapTopAndBottom/>
                  <wp:docPr id="1" name="グループ化 6"/>
                  <wp:cNvGraphicFramePr/>
                  <a:graphic xmlns:a="http://schemas.openxmlformats.org/drawingml/2006/main">
                    <a:graphicData uri="http://schemas.microsoft.com/office/word/2010/wordprocessingGroup">
                      <wpg:wgp>
                        <wpg:cNvGrpSpPr/>
                        <wpg:grpSpPr>
                          <a:xfrm>
                            <a:off x="0" y="0"/>
                            <a:ext cx="2942590" cy="1801495"/>
                            <a:chOff x="-215316" y="-576963"/>
                            <a:chExt cx="3293458" cy="1961665"/>
                          </a:xfrm>
                        </wpg:grpSpPr>
                        <wps:wsp>
                          <wps:cNvPr id="2" name="テキスト ボックス 5"/>
                          <wps:cNvSpPr txBox="1"/>
                          <wps:spPr>
                            <a:xfrm>
                              <a:off x="-137953" y="1181861"/>
                              <a:ext cx="3216095" cy="202841"/>
                            </a:xfrm>
                            <a:prstGeom prst="rect">
                              <a:avLst/>
                            </a:prstGeom>
                            <a:solidFill>
                              <a:schemeClr val="lt1"/>
                            </a:solidFill>
                            <a:ln w="6350">
                              <a:noFill/>
                            </a:ln>
                          </wps:spPr>
                          <wps:txbx>
                            <w:txbxContent>
                              <w:p w14:paraId="04941E15" w14:textId="77777777" w:rsidR="00806123" w:rsidRPr="00450790" w:rsidRDefault="00806123" w:rsidP="0017592A">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 name="図 9"/>
                            <pic:cNvPicPr>
                              <a:picLocks noChangeAspect="1"/>
                            </pic:cNvPicPr>
                          </pic:nvPicPr>
                          <pic:blipFill>
                            <a:blip r:embed="rId13" cstate="print">
                              <a:extLst>
                                <a:ext uri="{28A0092B-C50C-407E-A947-70E740481C1C}">
                                  <a14:useLocalDpi xmlns:a14="http://schemas.microsoft.com/office/drawing/2010/main"/>
                                </a:ext>
                              </a:extLst>
                            </a:blip>
                            <a:srcRect/>
                            <a:stretch/>
                          </pic:blipFill>
                          <pic:spPr>
                            <a:xfrm>
                              <a:off x="-215316" y="-576963"/>
                              <a:ext cx="3137044" cy="1717230"/>
                            </a:xfrm>
                            <a:prstGeom prst="rect">
                              <a:avLst/>
                            </a:prstGeom>
                          </pic:spPr>
                        </pic:pic>
                      </wpg:wgp>
                    </a:graphicData>
                  </a:graphic>
                </wp:anchor>
              </w:drawing>
            </mc:Choice>
            <mc:Fallback>
              <w:pict>
                <v:group w14:anchorId="60D82B55" id="_x0000_s1035" style="position:absolute;left:0;text-align:left;margin-left:1.4pt;margin-top:16.4pt;width:231.7pt;height:141.85pt;z-index:251661312;mso-position-horizontal-relative:text;mso-position-vertical-relative:text" coordorigin="-2153,-5769" coordsize="32934,19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">
                  <v:shape id="テキスト ボックス 5" o:spid="_x0000_s1036" type="#_x0000_t202" style="position:absolute;left:-1379;top:11818;width:32160;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" fillcolor="white [3201]" stroked="f" strokeweight=".5pt">
                    <v:textbox inset="0,0,0,0">
                      <w:txbxContent>
                        <w:p w14:paraId="04941E15" w14:textId="77777777" w:rsidR="00806123" w:rsidRPr="00450790" w:rsidRDefault="00806123" w:rsidP="0017592A">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txbxContent>
                    </v:textbox>
                  </v:shape>
                  <v:shape id="図 9" o:spid="_x0000_s1037" type="#_x0000_t75" style="position:absolute;left:-2153;top:-5769;width:31370;height:17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">
                    <v:imagedata r:id="rId14" o:title=""/>
                    <v:path arrowok="t"/>
                  </v:shape>
                  <w10:wrap type="topAndBottom"/>
                </v:group>
              </w:pict>
            </mc:Fallback>
          </mc:AlternateContent>
        </w:r>
      </w:ins>
    </w:p>
    <w:p w14:paraId="0E321CD5" w14:textId="5306E74E" w:rsidR="00BC0AA0" w:rsidDel="00693470" w:rsidRDefault="001F7E02" w:rsidP="001B2007">
      <w:pPr>
        <w:jc w:val="center"/>
        <w:rPr>
          <w:del w:id="222" w:author="作成者"/>
          <w:sz w:val="20"/>
          <w:szCs w:val="20"/>
        </w:rPr>
      </w:pPr>
      <w:del w:id="223" w:author="作成者">
        <w:r w:rsidDel="00693470">
          <w:rPr>
            <w:rFonts w:hint="eastAsia"/>
            <w:sz w:val="20"/>
            <w:szCs w:val="20"/>
          </w:rPr>
          <w:delText>表</w:delText>
        </w:r>
        <w:r w:rsidRPr="00450790" w:rsidDel="00693470">
          <w:rPr>
            <w:rFonts w:hint="eastAsia"/>
            <w:sz w:val="20"/>
            <w:szCs w:val="20"/>
          </w:rPr>
          <w:delText>１</w:delText>
        </w:r>
        <w:r w:rsidDel="00693470">
          <w:rPr>
            <w:sz w:val="20"/>
            <w:szCs w:val="20"/>
          </w:rPr>
          <w:delText xml:space="preserve"> </w:delText>
        </w:r>
        <w:r w:rsidR="00D45212" w:rsidDel="00693470">
          <w:rPr>
            <w:rFonts w:hint="eastAsia"/>
            <w:sz w:val="20"/>
            <w:szCs w:val="20"/>
          </w:rPr>
          <w:delText>その他の</w:delText>
        </w:r>
        <w:r w:rsidDel="00693470">
          <w:rPr>
            <w:rFonts w:hint="eastAsia"/>
            <w:sz w:val="20"/>
            <w:szCs w:val="20"/>
          </w:rPr>
          <w:delText>実験条件</w:delText>
        </w:r>
      </w:del>
    </w:p>
    <w:p w14:paraId="178CEC57" w14:textId="77777777" w:rsidR="00D51298" w:rsidRPr="00A16FD7" w:rsidRDefault="00D51298" w:rsidP="001B2007">
      <w:pPr>
        <w:jc w:val="center"/>
        <w:rPr>
          <w:sz w:val="20"/>
          <w:szCs w:val="20"/>
        </w:rPr>
      </w:pPr>
    </w:p>
    <w:p w14:paraId="253C8F9C" w14:textId="0B4D1367"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EF3A37">
        <w:rPr>
          <w:rFonts w:ascii="Times New Roman" w:eastAsia="ＭＳ ゴシック" w:hAnsi="Times New Roman"/>
          <w:b/>
          <w:color w:val="000000" w:themeColor="text1"/>
          <w:sz w:val="20"/>
        </w:rPr>
        <w:t>2</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5448B9B1" w:rsidR="00F54EDD" w:rsidRPr="00F54EDD" w:rsidRDefault="00856AD2" w:rsidP="00F54EDD">
      <w:pPr>
        <w:rPr>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w:t>
      </w:r>
      <w:del w:id="224" w:author="作成者">
        <w:r w:rsidR="00433571" w:rsidRPr="00433571" w:rsidDel="00806123">
          <w:rPr>
            <w:rFonts w:asciiTheme="minorEastAsia" w:eastAsiaTheme="minorEastAsia" w:hAnsiTheme="minorEastAsia"/>
            <w:bCs/>
            <w:color w:val="000000" w:themeColor="text1"/>
            <w:sz w:val="20"/>
          </w:rPr>
          <w:delText>平均</w:delText>
        </w:r>
      </w:del>
      <w:r w:rsidR="00433571" w:rsidRPr="00433571">
        <w:rPr>
          <w:rFonts w:asciiTheme="minorEastAsia" w:eastAsiaTheme="minorEastAsia" w:hAnsiTheme="minorEastAsia"/>
          <w:bCs/>
          <w:color w:val="000000" w:themeColor="text1"/>
          <w:sz w:val="20"/>
        </w:rPr>
        <w:t>反応時間</w:t>
      </w:r>
      <w:ins w:id="225" w:author="作成者">
        <w:r w:rsidR="00806123">
          <w:rPr>
            <w:rFonts w:asciiTheme="minorEastAsia" w:eastAsiaTheme="minorEastAsia" w:hAnsiTheme="minorEastAsia" w:hint="eastAsia"/>
            <w:bCs/>
            <w:color w:val="000000" w:themeColor="text1"/>
            <w:sz w:val="20"/>
          </w:rPr>
          <w:t>の平均と標準偏差</w:t>
        </w:r>
      </w:ins>
      <w:r w:rsidR="00433571" w:rsidRPr="00433571">
        <w:rPr>
          <w:rFonts w:asciiTheme="minorEastAsia" w:eastAsiaTheme="minorEastAsia" w:hAnsiTheme="minorEastAsia"/>
          <w:bCs/>
          <w:color w:val="000000" w:themeColor="text1"/>
          <w:sz w:val="20"/>
        </w:rPr>
        <w:t>を図</w:t>
      </w:r>
      <w:r w:rsidR="00FD1A0A">
        <w:rPr>
          <w:rFonts w:asciiTheme="minorEastAsia" w:eastAsiaTheme="minorEastAsia" w:hAnsiTheme="minorEastAsia" w:hint="eastAsia"/>
          <w:bCs/>
          <w:color w:val="000000" w:themeColor="text1"/>
          <w:sz w:val="20"/>
        </w:rPr>
        <w:t>３</w:t>
      </w:r>
      <w:r w:rsidR="00433571" w:rsidRPr="00433571">
        <w:rPr>
          <w:rFonts w:asciiTheme="minorEastAsia" w:eastAsiaTheme="minorEastAsia" w:hAnsiTheme="minorEastAsia"/>
          <w:bCs/>
          <w:color w:val="000000" w:themeColor="text1"/>
          <w:sz w:val="20"/>
        </w:rPr>
        <w:lastRenderedPageBreak/>
        <w:t>に示す.反応時間は座位が最も短く</w:t>
      </w:r>
      <w:commentRangeStart w:id="226"/>
      <w:r w:rsidR="00433571" w:rsidRPr="00433571">
        <w:rPr>
          <w:rFonts w:asciiTheme="minorEastAsia" w:eastAsiaTheme="minorEastAsia" w:hAnsiTheme="minorEastAsia"/>
          <w:bCs/>
          <w:color w:val="000000" w:themeColor="text1"/>
          <w:sz w:val="20"/>
        </w:rPr>
        <w:t>（0.848 s）</w:t>
      </w:r>
      <w:commentRangeEnd w:id="226"/>
      <w:r w:rsidR="0079392B">
        <w:rPr>
          <w:rStyle w:val="aff6"/>
        </w:rPr>
        <w:commentReference w:id="226"/>
      </w:r>
      <w:r w:rsidR="00433571" w:rsidRPr="00433571">
        <w:rPr>
          <w:rFonts w:asciiTheme="minorEastAsia" w:eastAsiaTheme="minorEastAsia" w:hAnsiTheme="minorEastAsia"/>
          <w:bCs/>
          <w:color w:val="000000" w:themeColor="text1"/>
          <w:sz w:val="20"/>
        </w:rPr>
        <w:t>,半座位（0.960 s）,仰臥位（1.019 s）の順に延長しており,背中角度の減少に伴ってパフォーマンスが低下する傾向が確認された.失敗回数は座位で0.042 回,半座位で0.069</w:t>
      </w:r>
      <w:r w:rsidR="00FB102B">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回,仰臥位で0.156</w:t>
      </w:r>
      <w:r w:rsidR="00A0121D">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回となり,誤操作も仰臥位で最も増加していた.</w:t>
      </w:r>
    </w:p>
    <w:p w14:paraId="74BA79C0" w14:textId="7605A97E" w:rsidR="00656E40" w:rsidRDefault="004D4E0A" w:rsidP="00656E40">
      <w:pPr>
        <w:rPr>
          <w:rFonts w:asciiTheme="minorEastAsia" w:eastAsiaTheme="minorEastAsia" w:hAnsiTheme="minorEastAsia"/>
          <w:bCs/>
          <w:color w:val="000000" w:themeColor="text1"/>
          <w:sz w:val="20"/>
        </w:rPr>
      </w:pPr>
      <w:commentRangeStart w:id="227"/>
      <w:r>
        <w:rPr>
          <w:rFonts w:asciiTheme="minorEastAsia" w:eastAsiaTheme="minorEastAsia" w:hAnsiTheme="minorEastAsia" w:hint="eastAsia"/>
          <w:bCs/>
          <w:noProof/>
          <w:color w:val="000000" w:themeColor="text1"/>
          <w:sz w:val="20"/>
        </w:rPr>
        <mc:AlternateContent>
          <mc:Choice Requires="wpg">
            <w:drawing>
              <wp:inline distT="0" distB="0" distL="0" distR="0" wp14:anchorId="524440AE" wp14:editId="2884EDF9">
                <wp:extent cx="2942590" cy="2111375"/>
                <wp:effectExtent l="0" t="0" r="3810" b="0"/>
                <wp:docPr id="1030663405" name="グループ化 6"/>
                <wp:cNvGraphicFramePr/>
                <a:graphic xmlns:a="http://schemas.openxmlformats.org/drawingml/2006/main">
                  <a:graphicData uri="http://schemas.microsoft.com/office/word/2010/wordprocessingGroup">
                    <wpg:wgp>
                      <wpg:cNvGrpSpPr/>
                      <wpg:grpSpPr>
                        <a:xfrm>
                          <a:off x="0" y="0"/>
                          <a:ext cx="2942590" cy="2111375"/>
                          <a:chOff x="-268670" y="-888386"/>
                          <a:chExt cx="3346812" cy="2336636"/>
                        </a:xfrm>
                      </wpg:grpSpPr>
                      <wps:wsp>
                        <wps:cNvPr id="1302027330" name="テキスト ボックス 5"/>
                        <wps:cNvSpPr txBox="1"/>
                        <wps:spPr>
                          <a:xfrm>
                            <a:off x="-137953" y="1245409"/>
                            <a:ext cx="3216095" cy="202841"/>
                          </a:xfrm>
                          <a:prstGeom prst="rect">
                            <a:avLst/>
                          </a:prstGeom>
                          <a:solidFill>
                            <a:schemeClr val="lt1"/>
                          </a:solidFill>
                          <a:ln w="6350">
                            <a:noFill/>
                          </a:ln>
                        </wps:spPr>
                        <wps:txbx>
                          <w:txbxContent>
                            <w:p w14:paraId="02F8B228" w14:textId="77777777" w:rsidR="00806123" w:rsidRPr="00450790" w:rsidRDefault="00806123"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32337059" name="図 9"/>
                          <pic:cNvPicPr>
                            <a:picLocks noChangeAspect="1"/>
                          </pic:cNvPicPr>
                        </pic:nvPicPr>
                        <pic:blipFill>
                          <a:blip r:embed="rId15" cstate="print">
                            <a:extLst>
                              <a:ext uri="{28A0092B-C50C-407E-A947-70E740481C1C}">
                                <a14:useLocalDpi xmlns:a14="http://schemas.microsoft.com/office/drawing/2010/main"/>
                              </a:ext>
                            </a:extLst>
                          </a:blip>
                          <a:srcRect/>
                          <a:stretch/>
                        </pic:blipFill>
                        <pic:spPr>
                          <a:xfrm>
                            <a:off x="-268670" y="-888386"/>
                            <a:ext cx="3242426" cy="2133839"/>
                          </a:xfrm>
                          <a:prstGeom prst="rect">
                            <a:avLst/>
                          </a:prstGeom>
                        </pic:spPr>
                      </pic:pic>
                    </wpg:wgp>
                  </a:graphicData>
                </a:graphic>
              </wp:inline>
            </w:drawing>
          </mc:Choice>
          <mc:Fallback>
            <w:pict>
              <v:group w14:anchorId="524440AE" id="_x0000_s1038" style="width:231.7pt;height:166.25pt;mso-position-horizontal-relative:char;mso-position-vertical-relative:line" coordorigin="-2686,-8883" coordsize="33468,23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">
                <v:shape id="テキスト ボックス 5" o:spid="_x0000_s1039" type="#_x0000_t202" style="position:absolute;left:-1379;top:12454;width:32160;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" fillcolor="white [3201]" stroked="f" strokeweight=".5pt">
                  <v:textbox inset="0,0,0,0">
                    <w:txbxContent>
                      <w:p w14:paraId="02F8B228" w14:textId="77777777" w:rsidR="00806123" w:rsidRPr="00450790" w:rsidRDefault="00806123"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txbxContent>
                  </v:textbox>
                </v:shape>
                <v:shape id="図 9" o:spid="_x0000_s1040" type="#_x0000_t75" style="position:absolute;left:-2686;top:-8883;width:32423;height:21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">
                  <v:imagedata r:id="rId16" o:title=""/>
                  <v:path arrowok="t"/>
                </v:shape>
                <w10:anchorlock/>
              </v:group>
            </w:pict>
          </mc:Fallback>
        </mc:AlternateContent>
      </w:r>
      <w:commentRangeEnd w:id="227"/>
      <w:r w:rsidR="00806123">
        <w:rPr>
          <w:rStyle w:val="aff6"/>
        </w:rPr>
        <w:commentReference w:id="227"/>
      </w:r>
    </w:p>
    <w:p w14:paraId="34045640" w14:textId="77777777" w:rsidR="004D4E0A" w:rsidRDefault="004D4E0A" w:rsidP="00656E40">
      <w:pPr>
        <w:rPr>
          <w:rFonts w:asciiTheme="minorEastAsia" w:eastAsiaTheme="minorEastAsia" w:hAnsiTheme="minorEastAsia"/>
          <w:bCs/>
          <w:color w:val="000000" w:themeColor="text1"/>
          <w:sz w:val="20"/>
        </w:rPr>
      </w:pPr>
    </w:p>
    <w:p w14:paraId="4967C082" w14:textId="2F845C5F" w:rsidR="00656E40" w:rsidDel="00806123" w:rsidRDefault="009C2FFE" w:rsidP="00656E40">
      <w:pPr>
        <w:rPr>
          <w:del w:id="228" w:author="作成者"/>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 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 t 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p>
    <w:p w14:paraId="45721830" w14:textId="77777777" w:rsidR="00B60B27" w:rsidRDefault="00B60B27" w:rsidP="00656E40">
      <w:pPr>
        <w:rPr>
          <w:rFonts w:asciiTheme="minorEastAsia" w:eastAsiaTheme="minorEastAsia" w:hAnsiTheme="minorEastAsia" w:hint="eastAsia"/>
          <w:bCs/>
          <w:color w:val="000000" w:themeColor="text1"/>
          <w:sz w:val="20"/>
        </w:rPr>
      </w:pPr>
    </w:p>
    <w:p w14:paraId="058B390C" w14:textId="11F7F19D" w:rsidR="009456C3" w:rsidRDefault="007B1F83"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つぎに</w:t>
      </w:r>
      <w:r w:rsidR="00BE60BB">
        <w:rPr>
          <w:rFonts w:asciiTheme="minorEastAsia" w:eastAsiaTheme="minorEastAsia" w:hAnsiTheme="minorEastAsia" w:hint="eastAsia"/>
          <w:bCs/>
          <w:color w:val="000000" w:themeColor="text1"/>
          <w:sz w:val="20"/>
        </w:rPr>
        <w:t>,</w:t>
      </w:r>
      <w:r>
        <w:rPr>
          <w:rFonts w:asciiTheme="minorEastAsia" w:eastAsiaTheme="minorEastAsia" w:hAnsiTheme="minorEastAsia" w:hint="eastAsia"/>
          <w:bCs/>
          <w:color w:val="000000" w:themeColor="text1"/>
          <w:sz w:val="20"/>
        </w:rPr>
        <w:t>体位条件別の角度別平均反応時間を比較する</w:t>
      </w:r>
      <w:r w:rsidR="00BE60BB">
        <w:rPr>
          <w:rFonts w:asciiTheme="minorEastAsia" w:eastAsiaTheme="minorEastAsia" w:hAnsiTheme="minorEastAsia" w:hint="eastAsia"/>
          <w:bCs/>
          <w:color w:val="000000" w:themeColor="text1"/>
          <w:sz w:val="20"/>
        </w:rPr>
        <w:t>.</w:t>
      </w:r>
      <w:r w:rsidRPr="007B1F83">
        <w:rPr>
          <w:rFonts w:asciiTheme="minorEastAsia" w:eastAsiaTheme="minorEastAsia" w:hAnsiTheme="minorEastAsia"/>
          <w:bCs/>
          <w:color w:val="000000" w:themeColor="text1"/>
          <w:sz w:val="20"/>
        </w:rPr>
        <w:t>分析にはKruskal-Wallis 検定を用い</w:t>
      </w:r>
      <w:r w:rsidR="00BE60BB">
        <w:rPr>
          <w:rFonts w:asciiTheme="minorEastAsia" w:eastAsiaTheme="minorEastAsia" w:hAnsiTheme="minorEastAsia"/>
          <w:bCs/>
          <w:color w:val="000000" w:themeColor="text1"/>
          <w:sz w:val="20"/>
        </w:rPr>
        <w:t>,</w:t>
      </w:r>
      <w:r w:rsidRPr="007B1F83">
        <w:rPr>
          <w:rFonts w:asciiTheme="minorEastAsia" w:eastAsiaTheme="minorEastAsia" w:hAnsiTheme="minorEastAsia"/>
          <w:bCs/>
          <w:color w:val="000000" w:themeColor="text1"/>
          <w:sz w:val="20"/>
        </w:rPr>
        <w:t>事後検定としてBonferroni補正を伴うMann-WhitneyのU検定およびWelchのt検定を併用した</w:t>
      </w:r>
      <w:r w:rsidR="00BE60BB">
        <w:rPr>
          <w:rFonts w:asciiTheme="minorEastAsia" w:eastAsiaTheme="minorEastAsia" w:hAnsiTheme="minorEastAsia"/>
          <w:bCs/>
          <w:color w:val="000000" w:themeColor="text1"/>
          <w:sz w:val="20"/>
        </w:rPr>
        <w:t>.</w:t>
      </w:r>
    </w:p>
    <w:p w14:paraId="60E9C1AD" w14:textId="002D2AD8" w:rsidR="005F66FC" w:rsidRDefault="00C7397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commentRangeStart w:id="229"/>
      <w:r w:rsidR="005F66FC" w:rsidRPr="005F66FC">
        <w:rPr>
          <w:rFonts w:asciiTheme="minorEastAsia" w:eastAsiaTheme="minorEastAsia" w:hAnsiTheme="minorEastAsia"/>
          <w:bCs/>
          <w:color w:val="000000" w:themeColor="text1"/>
          <w:sz w:val="20"/>
        </w:rPr>
        <w:t>図</w:t>
      </w:r>
      <w:r w:rsidR="005F66FC">
        <w:rPr>
          <w:rFonts w:asciiTheme="minorEastAsia" w:eastAsiaTheme="minorEastAsia" w:hAnsiTheme="minorEastAsia" w:hint="eastAsia"/>
          <w:bCs/>
          <w:color w:val="000000" w:themeColor="text1"/>
          <w:sz w:val="20"/>
        </w:rPr>
        <w:t>４</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図５,図６</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commentRangeEnd w:id="229"/>
      <w:r w:rsidR="00806123">
        <w:rPr>
          <w:rStyle w:val="aff6"/>
        </w:rPr>
        <w:commentReference w:id="229"/>
      </w:r>
    </w:p>
    <w:p w14:paraId="552C7CFE" w14:textId="029DF305" w:rsidR="00B80ED8" w:rsidRDefault="00C94E21"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74EEA5AA" wp14:editId="5C0E37F1">
                <wp:extent cx="2977875" cy="2363116"/>
                <wp:effectExtent l="0" t="0" r="0" b="0"/>
                <wp:docPr id="527132456" name="グループ化 6"/>
                <wp:cNvGraphicFramePr/>
                <a:graphic xmlns:a="http://schemas.openxmlformats.org/drawingml/2006/main">
                  <a:graphicData uri="http://schemas.microsoft.com/office/word/2010/wordprocessingGroup">
                    <wpg:wgp>
                      <wpg:cNvGrpSpPr/>
                      <wpg:grpSpPr>
                        <a:xfrm>
                          <a:off x="0" y="0"/>
                          <a:ext cx="2977875" cy="2363116"/>
                          <a:chOff x="-196435" y="-965337"/>
                          <a:chExt cx="3332951" cy="2573221"/>
                        </a:xfrm>
                      </wpg:grpSpPr>
                      <wps:wsp>
                        <wps:cNvPr id="654315714" name="テキスト ボックス 5"/>
                        <wps:cNvSpPr txBox="1"/>
                        <wps:spPr>
                          <a:xfrm>
                            <a:off x="-137953" y="1405043"/>
                            <a:ext cx="3216095" cy="202841"/>
                          </a:xfrm>
                          <a:prstGeom prst="rect">
                            <a:avLst/>
                          </a:prstGeom>
                          <a:solidFill>
                            <a:schemeClr val="lt1"/>
                          </a:solidFill>
                          <a:ln w="6350">
                            <a:noFill/>
                          </a:ln>
                        </wps:spPr>
                        <wps:txbx>
                          <w:txbxContent>
                            <w:p w14:paraId="3EB254E2" w14:textId="440BF054" w:rsidR="00806123" w:rsidRPr="00450790" w:rsidRDefault="00806123" w:rsidP="00C94E21">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32743549"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196435" y="-965337"/>
                            <a:ext cx="3332951" cy="2370380"/>
                          </a:xfrm>
                          <a:prstGeom prst="rect">
                            <a:avLst/>
                          </a:prstGeom>
                        </pic:spPr>
                      </pic:pic>
                    </wpg:wgp>
                  </a:graphicData>
                </a:graphic>
              </wp:inline>
            </w:drawing>
          </mc:Choice>
          <mc:Fallback>
            <w:pict>
              <v:group w14:anchorId="74EEA5AA" id="_x0000_s1041" style="width:234.5pt;height:186.05pt;mso-position-horizontal-relative:char;mso-position-vertical-relative:line" coordorigin="-1964,-9653" coordsize="33329,25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">
                <v:shape id="テキスト ボックス 5" o:spid="_x0000_s1042" type="#_x0000_t202" style="position:absolute;left:-1379;top:14050;width:32160;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" fillcolor="white [3201]" stroked="f" strokeweight=".5pt">
                  <v:textbox inset="0,0,0,0">
                    <w:txbxContent>
                      <w:p w14:paraId="3EB254E2" w14:textId="440BF054" w:rsidR="00806123" w:rsidRPr="00450790" w:rsidRDefault="00806123" w:rsidP="00C94E21">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txbxContent>
                  </v:textbox>
                </v:shape>
                <v:shape id="図 9" o:spid="_x0000_s1043" type="#_x0000_t75" style="position:absolute;left:-1964;top:-9653;width:33329;height:23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">
                  <v:imagedata r:id="rId18" o:title=""/>
                  <v:path arrowok="t"/>
                </v:shape>
                <w10:anchorlock/>
              </v:group>
            </w:pict>
          </mc:Fallback>
        </mc:AlternateContent>
      </w:r>
    </w:p>
    <w:p w14:paraId="12069CA8" w14:textId="14844928" w:rsidR="00595AA1" w:rsidRPr="00595AA1" w:rsidRDefault="00C413B7"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水平方向および垂直方向のいずれにおいても有意な反応時間の差が認められた</w:t>
      </w:r>
      <w:r w:rsidR="00BE60BB">
        <w:rPr>
          <w:rFonts w:asciiTheme="minorEastAsia" w:eastAsiaTheme="minorEastAsia" w:hAnsiTheme="minorEastAsia" w:hint="eastAsia"/>
          <w:bCs/>
          <w:color w:val="000000" w:themeColor="text1"/>
          <w:sz w:val="20"/>
        </w:rPr>
        <w:t>.</w:t>
      </w:r>
    </w:p>
    <w:p w14:paraId="5659C9EC" w14:textId="7AF3E5C8" w:rsidR="00576049" w:rsidRDefault="006C5C4A"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lastRenderedPageBreak/>
        <w:t xml:space="preserve">　</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del w:id="230" w:author="作成者">
        <w:r w:rsidR="00595AA1" w:rsidRPr="00595AA1" w:rsidDel="00806123">
          <w:rPr>
            <w:rFonts w:asciiTheme="minorEastAsia" w:eastAsiaTheme="minorEastAsia" w:hAnsiTheme="minorEastAsia" w:hint="eastAsia"/>
            <w:bCs/>
            <w:color w:val="000000" w:themeColor="text1"/>
            <w:sz w:val="20"/>
          </w:rPr>
          <w:delText>方向</w:delText>
        </w:r>
      </w:del>
      <w:r w:rsidR="00595AA1" w:rsidRPr="00595AA1">
        <w:rPr>
          <w:rFonts w:asciiTheme="minorEastAsia" w:eastAsiaTheme="minorEastAsia" w:hAnsiTheme="minorEastAsia" w:hint="eastAsia"/>
          <w:bCs/>
          <w:color w:val="000000" w:themeColor="text1"/>
          <w:sz w:val="20"/>
        </w:rPr>
        <w:t>（0.</w:t>
      </w:r>
      <w:r w:rsidR="00F35090">
        <w:rPr>
          <w:rFonts w:asciiTheme="minorEastAsia" w:eastAsiaTheme="minorEastAsia" w:hAnsiTheme="minorEastAsia"/>
          <w:bCs/>
          <w:color w:val="000000" w:themeColor="text1"/>
          <w:sz w:val="20"/>
        </w:rPr>
        <w:t>695</w:t>
      </w:r>
      <w:r w:rsidR="00595AA1" w:rsidRPr="00595AA1">
        <w:rPr>
          <w:rFonts w:asciiTheme="minorEastAsia" w:eastAsiaTheme="minorEastAsia" w:hAnsiTheme="minorEastAsia" w:hint="eastAsia"/>
          <w:bCs/>
          <w:color w:val="000000" w:themeColor="text1"/>
          <w:sz w:val="20"/>
        </w:rPr>
        <w:t xml:space="preserve"> s）が最も速く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左右に離れるに従って反応時間は遅延する傾向を示した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del w:id="231" w:author="作成者">
        <w:r w:rsidR="005A19CF" w:rsidDel="00806123">
          <w:rPr>
            <w:rFonts w:asciiTheme="minorEastAsia" w:eastAsiaTheme="minorEastAsia" w:hAnsiTheme="minorEastAsia" w:hint="eastAsia"/>
            <w:bCs/>
            <w:color w:val="000000" w:themeColor="text1"/>
            <w:sz w:val="20"/>
          </w:rPr>
          <w:delText>方向</w:delText>
        </w:r>
      </w:del>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w:t>
      </w:r>
      <w:del w:id="232" w:author="作成者">
        <w:r w:rsidR="00595AA1" w:rsidRPr="00595AA1" w:rsidDel="00806123">
          <w:rPr>
            <w:rFonts w:asciiTheme="minorEastAsia" w:eastAsiaTheme="minorEastAsia" w:hAnsiTheme="minorEastAsia" w:hint="eastAsia"/>
            <w:bCs/>
            <w:color w:val="000000" w:themeColor="text1"/>
            <w:sz w:val="20"/>
          </w:rPr>
          <w:delText>段</w:delText>
        </w:r>
      </w:del>
      <w:r w:rsidR="00595AA1" w:rsidRPr="00595AA1">
        <w:rPr>
          <w:rFonts w:asciiTheme="minorEastAsia" w:eastAsiaTheme="minorEastAsia" w:hAnsiTheme="minorEastAsia" w:hint="eastAsia"/>
          <w:bCs/>
          <w:color w:val="000000" w:themeColor="text1"/>
          <w:sz w:val="20"/>
        </w:rPr>
        <w:t>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°（0.785 s）に比べ60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°（1.0</w:t>
      </w:r>
      <w:r w:rsidR="00E100F4">
        <w:rPr>
          <w:rFonts w:asciiTheme="minorEastAsia" w:eastAsiaTheme="minorEastAsia" w:hAnsiTheme="minorEastAsia"/>
          <w:bCs/>
          <w:color w:val="000000" w:themeColor="text1"/>
          <w:sz w:val="20"/>
        </w:rPr>
        <w:t>99</w:t>
      </w:r>
      <w:r w:rsidR="00595AA1" w:rsidRPr="00595AA1">
        <w:rPr>
          <w:rFonts w:asciiTheme="minorEastAsia" w:eastAsiaTheme="minorEastAsia" w:hAnsiTheme="minorEastAsia" w:hint="eastAsia"/>
          <w:bCs/>
          <w:color w:val="000000" w:themeColor="text1"/>
          <w:sz w:val="20"/>
        </w:rPr>
        <w:t xml:space="preserve"> s）で顕著な遅延が認められた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ins w:id="233" w:author="作成者">
        <w:r w:rsidR="0079392B">
          <w:rPr>
            <w:rFonts w:asciiTheme="minorEastAsia" w:eastAsiaTheme="minorEastAsia" w:hAnsiTheme="minorEastAsia" w:hint="eastAsia"/>
            <w:bCs/>
            <w:color w:val="000000" w:themeColor="text1"/>
            <w:sz w:val="20"/>
          </w:rPr>
          <w:t>正面</w:t>
        </w:r>
      </w:ins>
      <w:del w:id="234" w:author="作成者">
        <w:r w:rsidR="00595AA1" w:rsidRPr="00595AA1" w:rsidDel="0079392B">
          <w:rPr>
            <w:rFonts w:asciiTheme="minorEastAsia" w:eastAsiaTheme="minorEastAsia" w:hAnsiTheme="minorEastAsia" w:hint="eastAsia"/>
            <w:bCs/>
            <w:color w:val="000000" w:themeColor="text1"/>
            <w:sz w:val="20"/>
          </w:rPr>
          <w:delText>中段</w:delText>
        </w:r>
      </w:del>
      <w:r w:rsidR="00595AA1" w:rsidRPr="00595AA1">
        <w:rPr>
          <w:rFonts w:asciiTheme="minorEastAsia" w:eastAsiaTheme="minorEastAsia" w:hAnsiTheme="minorEastAsia" w:hint="eastAsia"/>
          <w:bCs/>
          <w:color w:val="000000" w:themeColor="text1"/>
          <w:sz w:val="20"/>
        </w:rPr>
        <w:t>から上下に離れるほど反応時間が有意に長くなる</w:t>
      </w:r>
      <w:del w:id="235" w:author="作成者">
        <w:r w:rsidR="00595AA1" w:rsidRPr="00595AA1" w:rsidDel="0079392B">
          <w:rPr>
            <w:rFonts w:asciiTheme="minorEastAsia" w:eastAsiaTheme="minorEastAsia" w:hAnsiTheme="minorEastAsia" w:hint="eastAsia"/>
            <w:bCs/>
            <w:color w:val="000000" w:themeColor="text1"/>
            <w:sz w:val="20"/>
          </w:rPr>
          <w:delText>という</w:delText>
        </w:r>
      </w:del>
      <w:r w:rsidR="00595AA1" w:rsidRPr="00595AA1">
        <w:rPr>
          <w:rFonts w:asciiTheme="minorEastAsia" w:eastAsiaTheme="minorEastAsia" w:hAnsiTheme="minorEastAsia" w:hint="eastAsia"/>
          <w:bCs/>
          <w:color w:val="000000" w:themeColor="text1"/>
          <w:sz w:val="20"/>
        </w:rPr>
        <w:t>傾向が確認された</w:t>
      </w:r>
      <w:r w:rsidR="00BE60BB">
        <w:rPr>
          <w:rFonts w:asciiTheme="minorEastAsia" w:eastAsiaTheme="minorEastAsia" w:hAnsiTheme="minorEastAsia" w:hint="eastAsia"/>
          <w:bCs/>
          <w:color w:val="000000" w:themeColor="text1"/>
          <w:sz w:val="20"/>
        </w:rPr>
        <w:t>.</w:t>
      </w:r>
    </w:p>
    <w:p w14:paraId="188FB906" w14:textId="651B7520" w:rsidR="00616D88" w:rsidRDefault="008D24C0"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69693B41" wp14:editId="65968F8E">
                <wp:extent cx="2873469" cy="2318892"/>
                <wp:effectExtent l="0" t="0" r="0" b="5715"/>
                <wp:docPr id="1333892088" name="グループ化 6"/>
                <wp:cNvGraphicFramePr/>
                <a:graphic xmlns:a="http://schemas.openxmlformats.org/drawingml/2006/main">
                  <a:graphicData uri="http://schemas.microsoft.com/office/word/2010/wordprocessingGroup">
                    <wpg:wgp>
                      <wpg:cNvGrpSpPr/>
                      <wpg:grpSpPr>
                        <a:xfrm>
                          <a:off x="0" y="0"/>
                          <a:ext cx="2873469" cy="2318892"/>
                          <a:chOff x="-137953" y="-1076814"/>
                          <a:chExt cx="3216095" cy="2525064"/>
                        </a:xfrm>
                      </wpg:grpSpPr>
                      <wps:wsp>
                        <wps:cNvPr id="843457963" name="テキスト ボックス 5"/>
                        <wps:cNvSpPr txBox="1"/>
                        <wps:spPr>
                          <a:xfrm>
                            <a:off x="-137953" y="1245409"/>
                            <a:ext cx="3216095" cy="202841"/>
                          </a:xfrm>
                          <a:prstGeom prst="rect">
                            <a:avLst/>
                          </a:prstGeom>
                          <a:solidFill>
                            <a:schemeClr val="lt1"/>
                          </a:solidFill>
                          <a:ln w="6350">
                            <a:noFill/>
                          </a:ln>
                        </wps:spPr>
                        <wps:txbx>
                          <w:txbxContent>
                            <w:p w14:paraId="235DEB60" w14:textId="77777777" w:rsidR="00806123" w:rsidRPr="00450790" w:rsidRDefault="00806123" w:rsidP="008D24C0">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23889952"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137847" y="-1076814"/>
                            <a:ext cx="3215989" cy="2322256"/>
                          </a:xfrm>
                          <a:prstGeom prst="rect">
                            <a:avLst/>
                          </a:prstGeom>
                        </pic:spPr>
                      </pic:pic>
                    </wpg:wgp>
                  </a:graphicData>
                </a:graphic>
              </wp:inline>
            </w:drawing>
          </mc:Choice>
          <mc:Fallback>
            <w:pict>
              <v:group w14:anchorId="69693B41" id="_x0000_s1044" style="width:226.25pt;height:182.6pt;mso-position-horizontal-relative:char;mso-position-vertical-relative:line" coordorigin="-1379,-10768" coordsize="32160,25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">
                <v:shape id="テキスト ボックス 5" o:spid="_x0000_s1045" type="#_x0000_t202" style="position:absolute;left:-1379;top:12454;width:32160;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" fillcolor="white [3201]" stroked="f" strokeweight=".5pt">
                  <v:textbox inset="0,0,0,0">
                    <w:txbxContent>
                      <w:p w14:paraId="235DEB60" w14:textId="77777777" w:rsidR="00806123" w:rsidRPr="00450790" w:rsidRDefault="00806123" w:rsidP="008D24C0">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txbxContent>
                  </v:textbox>
                </v:shape>
                <v:shape id="図 9" o:spid="_x0000_s1046" type="#_x0000_t75" style="position:absolute;left:-1378;top:-10768;width:32159;height:23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">
                  <v:imagedata r:id="rId20" o:title=""/>
                  <v:path arrowok="t"/>
                </v:shape>
                <w10:anchorlock/>
              </v:group>
            </w:pict>
          </mc:Fallback>
        </mc:AlternateContent>
      </w:r>
    </w:p>
    <w:p w14:paraId="79EAEDF3" w14:textId="77777777" w:rsidR="00002260" w:rsidRDefault="00002260" w:rsidP="00656E40">
      <w:pPr>
        <w:rPr>
          <w:rFonts w:asciiTheme="minorEastAsia" w:eastAsiaTheme="minorEastAsia" w:hAnsiTheme="minorEastAsia"/>
          <w:bCs/>
          <w:color w:val="000000" w:themeColor="text1"/>
          <w:sz w:val="20"/>
        </w:rPr>
      </w:pPr>
    </w:p>
    <w:p w14:paraId="71FE29D7" w14:textId="3B90707D" w:rsidR="00AA6146" w:rsidRDefault="00771F7D"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 xml:space="preserve"> 　水平方向においては</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正面</w:t>
      </w:r>
      <w:del w:id="236" w:author="作成者">
        <w:r w:rsidRPr="00771F7D" w:rsidDel="0079392B">
          <w:rPr>
            <w:rFonts w:asciiTheme="minorEastAsia" w:eastAsiaTheme="minorEastAsia" w:hAnsiTheme="minorEastAsia"/>
            <w:bCs/>
            <w:color w:val="000000" w:themeColor="text1"/>
            <w:sz w:val="20"/>
          </w:rPr>
          <w:delText>方向</w:delText>
        </w:r>
      </w:del>
      <w:r w:rsidRPr="00771F7D">
        <w:rPr>
          <w:rFonts w:asciiTheme="minorEastAsia" w:eastAsiaTheme="minorEastAsia" w:hAnsiTheme="minorEastAsia"/>
          <w:bCs/>
          <w:color w:val="000000" w:themeColor="text1"/>
          <w:sz w:val="20"/>
        </w:rPr>
        <w:t>（0.758 s）が最も速く</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正面</w:t>
      </w:r>
      <w:del w:id="237" w:author="作成者">
        <w:r w:rsidRPr="00771F7D" w:rsidDel="0079392B">
          <w:rPr>
            <w:rFonts w:asciiTheme="minorEastAsia" w:eastAsiaTheme="minorEastAsia" w:hAnsiTheme="minorEastAsia"/>
            <w:bCs/>
            <w:color w:val="000000" w:themeColor="text1"/>
            <w:sz w:val="20"/>
          </w:rPr>
          <w:delText>方向</w:delText>
        </w:r>
      </w:del>
      <w:r w:rsidRPr="00771F7D">
        <w:rPr>
          <w:rFonts w:asciiTheme="minorEastAsia" w:eastAsiaTheme="minorEastAsia" w:hAnsiTheme="minorEastAsia"/>
          <w:bCs/>
          <w:color w:val="000000" w:themeColor="text1"/>
          <w:sz w:val="20"/>
        </w:rPr>
        <w:t>が最も速く</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上</w:t>
      </w:r>
      <w:del w:id="238" w:author="作成者">
        <w:r w:rsidRPr="00771F7D" w:rsidDel="0079392B">
          <w:rPr>
            <w:rFonts w:asciiTheme="minorEastAsia" w:eastAsiaTheme="minorEastAsia" w:hAnsiTheme="minorEastAsia"/>
            <w:bCs/>
            <w:color w:val="000000" w:themeColor="text1"/>
            <w:sz w:val="20"/>
          </w:rPr>
          <w:delText>段</w:delText>
        </w:r>
      </w:del>
      <w:r w:rsidRPr="00771F7D">
        <w:rPr>
          <w:rFonts w:asciiTheme="minorEastAsia" w:eastAsiaTheme="minorEastAsia" w:hAnsiTheme="minorEastAsia"/>
          <w:bCs/>
          <w:color w:val="000000" w:themeColor="text1"/>
          <w:sz w:val="20"/>
        </w:rPr>
        <w:t>方向では30</w:t>
      </w:r>
      <w:r w:rsidR="008409C1">
        <w:rPr>
          <w:rFonts w:asciiTheme="minorEastAsia" w:eastAsiaTheme="minorEastAsia" w:hAnsiTheme="minorEastAsia"/>
          <w:bCs/>
          <w:color w:val="000000" w:themeColor="text1"/>
          <w:sz w:val="20"/>
        </w:rPr>
        <w:t xml:space="preserve"> </w:t>
      </w:r>
      <w:r w:rsidRPr="00771F7D">
        <w:rPr>
          <w:rFonts w:asciiTheme="minorEastAsia" w:eastAsiaTheme="minorEastAsia" w:hAnsiTheme="minorEastAsia"/>
          <w:bCs/>
          <w:color w:val="000000" w:themeColor="text1"/>
          <w:sz w:val="20"/>
        </w:rPr>
        <w:t>°（0.77</w:t>
      </w:r>
      <w:r w:rsidR="00C067E6">
        <w:rPr>
          <w:rFonts w:asciiTheme="minorEastAsia" w:eastAsiaTheme="minorEastAsia" w:hAnsiTheme="minorEastAsia"/>
          <w:bCs/>
          <w:color w:val="000000" w:themeColor="text1"/>
          <w:sz w:val="20"/>
        </w:rPr>
        <w:t>1</w:t>
      </w:r>
      <w:r w:rsidRPr="00771F7D">
        <w:rPr>
          <w:rFonts w:asciiTheme="minorEastAsia" w:eastAsiaTheme="minorEastAsia" w:hAnsiTheme="minorEastAsia"/>
          <w:bCs/>
          <w:color w:val="000000" w:themeColor="text1"/>
          <w:sz w:val="20"/>
        </w:rPr>
        <w:t xml:space="preserve"> s）に比べ60</w:t>
      </w:r>
      <w:r w:rsidR="008409C1">
        <w:rPr>
          <w:rFonts w:asciiTheme="minorEastAsia" w:eastAsiaTheme="minorEastAsia" w:hAnsiTheme="minorEastAsia"/>
          <w:bCs/>
          <w:color w:val="000000" w:themeColor="text1"/>
          <w:sz w:val="20"/>
        </w:rPr>
        <w:t xml:space="preserve"> </w:t>
      </w:r>
      <w:r w:rsidRPr="00771F7D">
        <w:rPr>
          <w:rFonts w:asciiTheme="minorEastAsia" w:eastAsiaTheme="minorEastAsia" w:hAnsiTheme="minorEastAsia"/>
          <w:bCs/>
          <w:color w:val="000000" w:themeColor="text1"/>
          <w:sz w:val="20"/>
        </w:rPr>
        <w:t>°（1.091 s）で大幅な遅延が認められた</w:t>
      </w:r>
      <w:r w:rsidR="00526EF1">
        <w:rPr>
          <w:rFonts w:asciiTheme="minorEastAsia" w:eastAsiaTheme="minorEastAsia" w:hAnsiTheme="minorEastAsia"/>
          <w:bCs/>
          <w:color w:val="000000" w:themeColor="text1"/>
          <w:sz w:val="20"/>
        </w:rPr>
        <w:t>.</w:t>
      </w:r>
    </w:p>
    <w:p w14:paraId="7FD60FA3" w14:textId="58AD3D85" w:rsidR="00C94E21" w:rsidRDefault="00F35090"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91E076A" wp14:editId="5704935F">
                <wp:extent cx="2960555" cy="2383664"/>
                <wp:effectExtent l="0" t="0" r="0" b="4445"/>
                <wp:docPr id="2061009413" name="グループ化 6"/>
                <wp:cNvGraphicFramePr/>
                <a:graphic xmlns:a="http://schemas.openxmlformats.org/drawingml/2006/main">
                  <a:graphicData uri="http://schemas.microsoft.com/office/word/2010/wordprocessingGroup">
                    <wpg:wgp>
                      <wpg:cNvGrpSpPr/>
                      <wpg:grpSpPr>
                        <a:xfrm>
                          <a:off x="0" y="0"/>
                          <a:ext cx="2960555" cy="2383664"/>
                          <a:chOff x="-235423" y="-1147345"/>
                          <a:chExt cx="3313565" cy="2595595"/>
                        </a:xfrm>
                      </wpg:grpSpPr>
                      <wps:wsp>
                        <wps:cNvPr id="1878164551" name="テキスト ボックス 5"/>
                        <wps:cNvSpPr txBox="1"/>
                        <wps:spPr>
                          <a:xfrm>
                            <a:off x="-137953" y="1245409"/>
                            <a:ext cx="3216095" cy="202841"/>
                          </a:xfrm>
                          <a:prstGeom prst="rect">
                            <a:avLst/>
                          </a:prstGeom>
                          <a:solidFill>
                            <a:schemeClr val="lt1"/>
                          </a:solidFill>
                          <a:ln w="6350">
                            <a:noFill/>
                          </a:ln>
                        </wps:spPr>
                        <wps:txbx>
                          <w:txbxContent>
                            <w:p w14:paraId="5ECB5EBF" w14:textId="54396487" w:rsidR="00806123" w:rsidRPr="00450790" w:rsidRDefault="00806123" w:rsidP="00F35090">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67382722"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235423" y="-1147345"/>
                            <a:ext cx="3313358" cy="2392798"/>
                          </a:xfrm>
                          <a:prstGeom prst="rect">
                            <a:avLst/>
                          </a:prstGeom>
                        </pic:spPr>
                      </pic:pic>
                    </wpg:wgp>
                  </a:graphicData>
                </a:graphic>
              </wp:inline>
            </w:drawing>
          </mc:Choice>
          <mc:Fallback>
            <w:pict>
              <v:group w14:anchorId="091E076A" id="_x0000_s1047" style="width:233.1pt;height:187.7pt;mso-position-horizontal-relative:char;mso-position-vertical-relative:line" coordorigin="-2354,-11473" coordsize="33135,25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">
                <v:shape id="テキスト ボックス 5" o:spid="_x0000_s1048" type="#_x0000_t202" style="position:absolute;left:-1379;top:12454;width:32160;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" fillcolor="white [3201]" stroked="f" strokeweight=".5pt">
                  <v:textbox inset="0,0,0,0">
                    <w:txbxContent>
                      <w:p w14:paraId="5ECB5EBF" w14:textId="54396487" w:rsidR="00806123" w:rsidRPr="00450790" w:rsidRDefault="00806123" w:rsidP="00F35090">
                        <w:pPr>
                          <w:jc w:val="center"/>
                          <w:rPr>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txbxContent>
                  </v:textbox>
                </v:shape>
                <v:shape id="図 9" o:spid="_x0000_s1049" type="#_x0000_t75" style="position:absolute;left:-2354;top:-11473;width:33133;height:23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">
                  <v:imagedata r:id="rId22" o:title=""/>
                  <v:path arrowok="t"/>
                </v:shape>
                <w10:anchorlock/>
              </v:group>
            </w:pict>
          </mc:Fallback>
        </mc:AlternateContent>
      </w:r>
    </w:p>
    <w:p w14:paraId="248E10F5" w14:textId="77777777" w:rsidR="00DF7E80" w:rsidRDefault="00DF7E80" w:rsidP="00F54EDD">
      <w:pPr>
        <w:rPr>
          <w:rFonts w:ascii="ＭＳ ゴシック" w:eastAsia="ＭＳ ゴシック" w:hAnsi="ＭＳ ゴシック"/>
          <w:b/>
          <w:color w:val="000000" w:themeColor="text1"/>
          <w:sz w:val="20"/>
        </w:rPr>
      </w:pPr>
    </w:p>
    <w:p w14:paraId="4E69275A" w14:textId="032EABC0" w:rsidR="00F54EDD" w:rsidRDefault="00881BE8" w:rsidP="00F54EDD">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000000" w:themeColor="text1"/>
          <w:sz w:val="20"/>
        </w:rPr>
        <w:t xml:space="preserve">　</w:t>
      </w:r>
      <w:r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Pr="00881BE8">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w:t>
      </w:r>
      <w:del w:id="239" w:author="作成者">
        <w:r w:rsidRPr="00881BE8" w:rsidDel="0079392B">
          <w:rPr>
            <w:rFonts w:asciiTheme="minorEastAsia" w:eastAsiaTheme="minorEastAsia" w:hAnsiTheme="minorEastAsia"/>
            <w:bCs/>
            <w:color w:val="000000" w:themeColor="text1"/>
            <w:sz w:val="20"/>
          </w:rPr>
          <w:delText>方向</w:delText>
        </w:r>
      </w:del>
      <w:r w:rsidRPr="00881BE8">
        <w:rPr>
          <w:rFonts w:asciiTheme="minorEastAsia" w:eastAsiaTheme="minorEastAsia" w:hAnsiTheme="minorEastAsia"/>
          <w:bCs/>
          <w:color w:val="000000" w:themeColor="text1"/>
          <w:sz w:val="20"/>
        </w:rPr>
        <w:t>（0.74</w:t>
      </w:r>
      <w:r w:rsidR="00E77F35">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w:t>
      </w:r>
      <w:r w:rsidRPr="00881BE8">
        <w:rPr>
          <w:rFonts w:asciiTheme="minorEastAsia" w:eastAsiaTheme="minorEastAsia" w:hAnsiTheme="minorEastAsia"/>
          <w:bCs/>
          <w:color w:val="000000" w:themeColor="text1"/>
          <w:sz w:val="20"/>
        </w:rPr>
        <w:lastRenderedPageBreak/>
        <w:t>直方向においても</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w:t>
      </w:r>
      <w:del w:id="240" w:author="作成者">
        <w:r w:rsidRPr="00881BE8" w:rsidDel="0079392B">
          <w:rPr>
            <w:rFonts w:asciiTheme="minorEastAsia" w:eastAsiaTheme="minorEastAsia" w:hAnsiTheme="minorEastAsia"/>
            <w:bCs/>
            <w:color w:val="000000" w:themeColor="text1"/>
            <w:sz w:val="20"/>
          </w:rPr>
          <w:delText>方向</w:delText>
        </w:r>
      </w:del>
      <w:r w:rsidRPr="00881BE8">
        <w:rPr>
          <w:rFonts w:asciiTheme="minorEastAsia" w:eastAsiaTheme="minorEastAsia" w:hAnsiTheme="minorEastAsia"/>
          <w:bCs/>
          <w:color w:val="000000" w:themeColor="text1"/>
          <w:sz w:val="20"/>
        </w:rPr>
        <w:t>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上</w:t>
      </w:r>
      <w:del w:id="241" w:author="作成者">
        <w:r w:rsidRPr="00881BE8" w:rsidDel="0079392B">
          <w:rPr>
            <w:rFonts w:asciiTheme="minorEastAsia" w:eastAsiaTheme="minorEastAsia" w:hAnsiTheme="minorEastAsia"/>
            <w:bCs/>
            <w:color w:val="000000" w:themeColor="text1"/>
            <w:sz w:val="20"/>
          </w:rPr>
          <w:delText>段</w:delText>
        </w:r>
      </w:del>
      <w:r w:rsidRPr="00881BE8">
        <w:rPr>
          <w:rFonts w:asciiTheme="minorEastAsia" w:eastAsiaTheme="minorEastAsia" w:hAnsiTheme="minorEastAsia"/>
          <w:bCs/>
          <w:color w:val="000000" w:themeColor="text1"/>
          <w:sz w:val="20"/>
        </w:rPr>
        <w:t>方向では30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°（0.73</w:t>
      </w:r>
      <w:r w:rsidR="00FC6AFA">
        <w:rPr>
          <w:rFonts w:asciiTheme="minorEastAsia" w:eastAsiaTheme="minorEastAsia" w:hAnsiTheme="minorEastAsia"/>
          <w:bCs/>
          <w:color w:val="000000" w:themeColor="text1"/>
          <w:sz w:val="20"/>
        </w:rPr>
        <w:t>8</w:t>
      </w:r>
      <w:r w:rsidRPr="00881BE8">
        <w:rPr>
          <w:rFonts w:asciiTheme="minorEastAsia" w:eastAsiaTheme="minorEastAsia" w:hAnsiTheme="minorEastAsia"/>
          <w:bCs/>
          <w:color w:val="000000" w:themeColor="text1"/>
          <w:sz w:val="20"/>
        </w:rPr>
        <w:t xml:space="preserve"> s）に比べ60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°（1.02</w:t>
      </w:r>
      <w:r w:rsidR="00FF527D">
        <w:rPr>
          <w:rFonts w:asciiTheme="minorEastAsia" w:eastAsiaTheme="minorEastAsia" w:hAnsiTheme="minorEastAsia"/>
          <w:bCs/>
          <w:color w:val="000000" w:themeColor="text1"/>
          <w:sz w:val="20"/>
        </w:rPr>
        <w:t>4</w:t>
      </w:r>
      <w:r w:rsidRPr="00881BE8">
        <w:rPr>
          <w:rFonts w:asciiTheme="minorEastAsia" w:eastAsiaTheme="minorEastAsia" w:hAnsiTheme="minorEastAsia"/>
          <w:bCs/>
          <w:color w:val="000000" w:themeColor="text1"/>
          <w:sz w:val="20"/>
        </w:rPr>
        <w:t xml:space="preserve"> s）で顕著な遅延が認められた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また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下</w:t>
      </w:r>
      <w:del w:id="242" w:author="作成者">
        <w:r w:rsidRPr="00881BE8" w:rsidDel="0079392B">
          <w:rPr>
            <w:rFonts w:asciiTheme="minorEastAsia" w:eastAsiaTheme="minorEastAsia" w:hAnsiTheme="minorEastAsia"/>
            <w:bCs/>
            <w:color w:val="000000" w:themeColor="text1"/>
            <w:sz w:val="20"/>
          </w:rPr>
          <w:delText>段</w:delText>
        </w:r>
      </w:del>
      <w:r w:rsidRPr="00881BE8">
        <w:rPr>
          <w:rFonts w:asciiTheme="minorEastAsia" w:eastAsiaTheme="minorEastAsia" w:hAnsiTheme="minorEastAsia"/>
          <w:bCs/>
          <w:color w:val="000000" w:themeColor="text1"/>
          <w:sz w:val="20"/>
        </w:rPr>
        <w:t>方向においては60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°（1.68</w:t>
      </w:r>
      <w:r w:rsidR="00231851">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s）で反応時間が極めて有意に長くなっており</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垂直方向の周辺部において他の姿勢よりも大幅な反応遅延が生じる傾向が確認された</w:t>
      </w:r>
      <w:r w:rsidR="00526EF1">
        <w:rPr>
          <w:rFonts w:asciiTheme="minorEastAsia" w:eastAsiaTheme="minorEastAsia" w:hAnsiTheme="minorEastAsia"/>
          <w:bCs/>
          <w:color w:val="000000" w:themeColor="text1"/>
          <w:sz w:val="20"/>
        </w:rPr>
        <w:t>.</w:t>
      </w:r>
    </w:p>
    <w:p w14:paraId="4DE5028D" w14:textId="24F5C462" w:rsidR="00BB163B" w:rsidRPr="00111930" w:rsidDel="0079392B" w:rsidRDefault="00BB163B" w:rsidP="00F54EDD">
      <w:pPr>
        <w:rPr>
          <w:del w:id="243" w:author="作成者"/>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「上の方が最もクリックが難しかった」と複数人が回答しており</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p>
    <w:p w14:paraId="20956703" w14:textId="77777777" w:rsidR="001B4A74" w:rsidRPr="00111930" w:rsidRDefault="001B4A74" w:rsidP="00F54EDD">
      <w:pPr>
        <w:rPr>
          <w:rFonts w:asciiTheme="minorEastAsia" w:eastAsiaTheme="minorEastAsia" w:hAnsiTheme="minorEastAsia" w:hint="eastAsia"/>
          <w:b/>
          <w:color w:val="000000" w:themeColor="text1"/>
          <w:sz w:val="20"/>
        </w:rPr>
      </w:pPr>
    </w:p>
    <w:p w14:paraId="24A91B10" w14:textId="2B6B5076" w:rsidR="004D41DD" w:rsidDel="0079392B" w:rsidRDefault="004D41DD" w:rsidP="00726FB0">
      <w:pPr>
        <w:rPr>
          <w:del w:id="244" w:author="作成者"/>
          <w:rFonts w:asciiTheme="minorEastAsia" w:eastAsiaTheme="minorEastAsia" w:hAnsiTheme="minorEastAsia"/>
          <w:bCs/>
          <w:color w:val="000000" w:themeColor="text1"/>
          <w:sz w:val="20"/>
        </w:rPr>
      </w:pPr>
      <w:r w:rsidRPr="00111930">
        <w:rPr>
          <w:rFonts w:asciiTheme="minorEastAsia" w:eastAsiaTheme="minorEastAsia" w:hAnsiTheme="minorEastAsia" w:hint="eastAsia"/>
          <w:b/>
          <w:color w:val="000000" w:themeColor="text1"/>
          <w:sz w:val="20"/>
        </w:rPr>
        <w:t xml:space="preserve">　</w:t>
      </w:r>
      <w:r w:rsidR="00726FB0" w:rsidRPr="00726FB0">
        <w:rPr>
          <w:rFonts w:asciiTheme="minorEastAsia" w:eastAsiaTheme="minorEastAsia" w:hAnsiTheme="minorEastAsia" w:hint="eastAsia"/>
          <w:bCs/>
          <w:color w:val="000000" w:themeColor="text1"/>
          <w:sz w:val="20"/>
        </w:rPr>
        <w:t>体位条件ごとの頭部移動量を比較した結果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平均値は半座位で最も大きく（2.835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次いで座位（2.364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仰臥位（2.204 m）の順となった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commentRangeStart w:id="245"/>
      <w:r w:rsidR="00726FB0" w:rsidRPr="00726FB0">
        <w:rPr>
          <w:rFonts w:asciiTheme="minorEastAsia" w:eastAsiaTheme="minorEastAsia" w:hAnsiTheme="minorEastAsia" w:hint="eastAsia"/>
          <w:bCs/>
          <w:color w:val="000000" w:themeColor="text1"/>
          <w:sz w:val="20"/>
        </w:rPr>
        <w:t>クラスカル・ウォリス検定</w:t>
      </w:r>
      <w:commentRangeEnd w:id="245"/>
      <w:r w:rsidR="004478A6">
        <w:rPr>
          <w:rStyle w:val="aff6"/>
        </w:rPr>
        <w:commentReference w:id="245"/>
      </w:r>
      <w:r w:rsidR="00726FB0" w:rsidRPr="00726FB0">
        <w:rPr>
          <w:rFonts w:asciiTheme="minorEastAsia" w:eastAsiaTheme="minorEastAsia" w:hAnsiTheme="minorEastAsia" w:hint="eastAsia"/>
          <w:bCs/>
          <w:color w:val="000000" w:themeColor="text1"/>
          <w:sz w:val="20"/>
        </w:rPr>
        <w:t>を行った結果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統計的な有意差は認められなかった（H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450F7ED1" w14:textId="77777777" w:rsidR="00BD3890" w:rsidRDefault="00BD3890" w:rsidP="00314620">
      <w:pPr>
        <w:rPr>
          <w:rFonts w:asciiTheme="minorEastAsia" w:eastAsiaTheme="minorEastAsia" w:hAnsiTheme="minorEastAsia" w:hint="eastAsia"/>
          <w:bCs/>
          <w:color w:val="000000" w:themeColor="text1"/>
          <w:sz w:val="20"/>
        </w:rPr>
      </w:pPr>
    </w:p>
    <w:p w14:paraId="3F2F5FE5" w14:textId="42559E4D" w:rsidR="00562D95" w:rsidRPr="00562D95" w:rsidRDefault="00BD3890"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62D95" w:rsidRPr="00562D95">
        <w:rPr>
          <w:rFonts w:asciiTheme="minorEastAsia" w:eastAsiaTheme="minorEastAsia" w:hAnsiTheme="minorEastAsia" w:hint="eastAsia"/>
          <w:bCs/>
          <w:color w:val="000000" w:themeColor="text1"/>
          <w:sz w:val="20"/>
        </w:rPr>
        <w:t>主観的なVR酔いの評価には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CSQ-VRを用いた</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VR環境における酔い（VRISE）を評価するためにKourtesisらによって開発された指標であり</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吐き気（Nausea）</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前庭感覚（Vestibular）</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眼球運動（Oculomotor）の3カテゴリー</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計6項目で構成されている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各項目は「1：Absent（なし）」から「7：Extreme（極限）」までの7段階のリッカート尺度で回答を求めるものである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スコアの算出にあたっては</w:t>
      </w:r>
      <w:r w:rsidR="00B2397A">
        <w:rPr>
          <w:rFonts w:asciiTheme="minorEastAsia" w:eastAsiaTheme="minorEastAsia" w:hAnsiTheme="minorEastAsia" w:hint="eastAsia"/>
          <w:bCs/>
          <w:color w:val="000000" w:themeColor="text1"/>
          <w:sz w:val="20"/>
        </w:rPr>
        <w:t>,</w:t>
      </w:r>
      <w:r w:rsidR="00E36A13">
        <w:rPr>
          <w:rFonts w:asciiTheme="minorEastAsia" w:eastAsiaTheme="minorEastAsia" w:hAnsiTheme="minorEastAsia" w:hint="eastAsia"/>
          <w:bCs/>
          <w:color w:val="000000" w:themeColor="text1"/>
          <w:sz w:val="20"/>
        </w:rPr>
        <w:t>各項目の</w:t>
      </w:r>
      <w:r w:rsidR="00562D95" w:rsidRPr="00562D95">
        <w:rPr>
          <w:rFonts w:asciiTheme="minorEastAsia" w:eastAsiaTheme="minorEastAsia" w:hAnsiTheme="minorEastAsia" w:hint="eastAsia"/>
          <w:bCs/>
          <w:color w:val="000000" w:themeColor="text1"/>
          <w:sz w:val="20"/>
        </w:rPr>
        <w:t>合計値を</w:t>
      </w:r>
      <w:r w:rsidR="00377CFA">
        <w:rPr>
          <w:rFonts w:asciiTheme="minorEastAsia" w:eastAsiaTheme="minorEastAsia" w:hAnsiTheme="minorEastAsia" w:hint="eastAsia"/>
          <w:bCs/>
          <w:color w:val="000000" w:themeColor="text1"/>
          <w:sz w:val="20"/>
        </w:rPr>
        <w:t>「</w:t>
      </w:r>
      <w:r w:rsidR="00B6550D">
        <w:rPr>
          <w:rFonts w:asciiTheme="minorEastAsia" w:eastAsiaTheme="minorEastAsia" w:hAnsiTheme="minorEastAsia"/>
          <w:bCs/>
          <w:color w:val="000000" w:themeColor="text1"/>
          <w:sz w:val="20"/>
        </w:rPr>
        <w:t>VR</w:t>
      </w:r>
      <w:r w:rsidR="00B6550D">
        <w:rPr>
          <w:rFonts w:asciiTheme="minorEastAsia" w:eastAsiaTheme="minorEastAsia" w:hAnsiTheme="minorEastAsia" w:hint="eastAsia"/>
          <w:bCs/>
          <w:color w:val="000000" w:themeColor="text1"/>
          <w:sz w:val="20"/>
        </w:rPr>
        <w:t>酔い</w:t>
      </w:r>
      <w:r w:rsidR="00562D95" w:rsidRPr="00562D95">
        <w:rPr>
          <w:rFonts w:asciiTheme="minorEastAsia" w:eastAsiaTheme="minorEastAsia" w:hAnsiTheme="minorEastAsia" w:hint="eastAsia"/>
          <w:bCs/>
          <w:color w:val="000000" w:themeColor="text1"/>
          <w:sz w:val="20"/>
        </w:rPr>
        <w:t>スコア</w:t>
      </w:r>
      <w:r w:rsidR="00377CF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とした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bCs/>
          <w:color w:val="000000" w:themeColor="text1"/>
          <w:sz w:val="20"/>
        </w:rPr>
        <w:t>この算出方法により</w:t>
      </w:r>
      <w:r w:rsidR="00B2397A">
        <w:rPr>
          <w:rFonts w:asciiTheme="minorEastAsia" w:eastAsiaTheme="minorEastAsia" w:hAnsiTheme="minor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bCs/>
          <w:color w:val="000000" w:themeColor="text1"/>
          <w:sz w:val="20"/>
        </w:rPr>
        <w:t>の理論上の最小値は6</w:t>
      </w:r>
      <w:r w:rsidR="00B2397A">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bCs/>
          <w:color w:val="000000" w:themeColor="text1"/>
          <w:sz w:val="20"/>
        </w:rPr>
        <w:t>最大値は42となる</w:t>
      </w:r>
      <w:r w:rsidR="00B2397A">
        <w:rPr>
          <w:rFonts w:asciiTheme="minorEastAsia" w:eastAsiaTheme="minorEastAsia" w:hAnsiTheme="minorEastAsia"/>
          <w:bCs/>
          <w:color w:val="000000" w:themeColor="text1"/>
          <w:sz w:val="20"/>
        </w:rPr>
        <w:t>.</w:t>
      </w:r>
    </w:p>
    <w:p w14:paraId="2A4C7803" w14:textId="34A2BB9A" w:rsidR="003C6A09" w:rsidRPr="003C6A09" w:rsidRDefault="00F30C55" w:rsidP="00562D95">
      <w:pPr>
        <w:rPr>
          <w:rFonts w:asciiTheme="minorEastAsia" w:eastAsiaTheme="minorEastAsia" w:hAnsiTheme="minorEastAsia"/>
          <w:bCs/>
          <w:color w:val="000000" w:themeColor="text1"/>
          <w:sz w:val="20"/>
        </w:rPr>
      </w:pPr>
      <w:commentRangeStart w:id="246"/>
      <m:oMathPara>
        <m:oMath>
          <m:r>
            <w:rPr>
              <w:rFonts w:ascii="Cambria Math" w:eastAsiaTheme="minorEastAsia" w:hAnsi="Cambria Math"/>
              <w:color w:val="000000" w:themeColor="text1"/>
              <w:sz w:val="20"/>
            </w:rPr>
            <m:t>CSQ-VR Score =</m:t>
          </m:r>
        </m:oMath>
      </m:oMathPara>
    </w:p>
    <w:p w14:paraId="15F159E5" w14:textId="0BF111F2" w:rsidR="00A940EC" w:rsidRDefault="00806123" w:rsidP="00562D95">
      <w:pPr>
        <w:rPr>
          <w:rFonts w:asciiTheme="minorEastAsia" w:eastAsiaTheme="minorEastAsia" w:hAnsiTheme="minorEastAsia"/>
          <w:bCs/>
          <w:color w:val="000000" w:themeColor="text1"/>
          <w:sz w:val="20"/>
        </w:rPr>
      </w:pPr>
      <m:oMathPara>
        <m:oMath>
          <m:nary>
            <m:naryPr>
              <m:chr m:val="∑"/>
              <m:limLoc m:val="undOvr"/>
              <m:subHide m:val="1"/>
              <m:supHide m:val="1"/>
              <m:ctrlPr>
                <w:rPr>
                  <w:rFonts w:ascii="Cambria Math" w:eastAsiaTheme="minorEastAsia" w:hAnsi="Cambria Math"/>
                  <w:bCs/>
                  <w:i/>
                  <w:color w:val="000000" w:themeColor="text1"/>
                  <w:sz w:val="20"/>
                </w:rPr>
              </m:ctrlPr>
            </m:naryPr>
            <m:sub/>
            <m:sup/>
            <m:e>
              <m:r>
                <w:rPr>
                  <w:rFonts w:ascii="Cambria Math" w:eastAsiaTheme="minorEastAsia" w:hAnsi="Cambria Math"/>
                  <w:color w:val="000000" w:themeColor="text1"/>
                  <w:sz w:val="20"/>
                </w:rPr>
                <m:t>(Nausea + Vestibular + Oculomotor)</m:t>
              </m:r>
            </m:e>
          </m:nary>
          <w:commentRangeEnd w:id="246"/>
          <m:r>
            <m:rPr>
              <m:sty m:val="p"/>
            </m:rPr>
            <w:rPr>
              <w:rStyle w:val="aff6"/>
            </w:rPr>
            <w:commentReference w:id="246"/>
          </m:r>
        </m:oMath>
      </m:oMathPara>
    </w:p>
    <w:p w14:paraId="07D7182E" w14:textId="7E1321C5" w:rsidR="00170AE1" w:rsidDel="004478A6" w:rsidRDefault="00562D95" w:rsidP="007D4B4C">
      <w:pPr>
        <w:rPr>
          <w:del w:id="247" w:author="作成者"/>
          <w:rFonts w:asciiTheme="minorEastAsia" w:eastAsiaTheme="minorEastAsia" w:hAnsiTheme="minorEastAsia"/>
          <w:bCs/>
          <w:color w:val="000000" w:themeColor="text1"/>
          <w:sz w:val="20"/>
        </w:rPr>
      </w:pPr>
      <w:r w:rsidRPr="00562D95">
        <w:rPr>
          <w:rFonts w:asciiTheme="minorEastAsia" w:eastAsiaTheme="minorEastAsia" w:hAnsiTheme="minorEastAsia" w:hint="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8562C1">
        <w:rPr>
          <w:rFonts w:asciiTheme="minorEastAsia" w:eastAsiaTheme="minorEastAsia" w:hAnsiTheme="minorEastAsia" w:hint="eastAsia"/>
          <w:bCs/>
          <w:color w:val="000000" w:themeColor="text1"/>
          <w:sz w:val="20"/>
        </w:rPr>
        <w:t>７</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 12.92</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 15.0</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 17.17であった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p>
    <w:p w14:paraId="1F6415F5" w14:textId="67ADA903" w:rsidR="00170AE1" w:rsidRPr="007D4B4C" w:rsidRDefault="00170AE1" w:rsidP="007D4B4C">
      <w:pPr>
        <w:rPr>
          <w:rFonts w:asciiTheme="minorEastAsia" w:eastAsiaTheme="minorEastAsia" w:hAnsiTheme="minorEastAsia" w:hint="eastAsia"/>
          <w:bCs/>
          <w:color w:val="000000" w:themeColor="text1"/>
          <w:sz w:val="20"/>
        </w:rPr>
      </w:pPr>
    </w:p>
    <w:p w14:paraId="00F7088B" w14:textId="00DB04C1" w:rsidR="001B4A74" w:rsidRDefault="007D4B4C" w:rsidP="00562D95">
      <w:pPr>
        <w:rPr>
          <w:rFonts w:asciiTheme="minorEastAsia" w:eastAsiaTheme="minorEastAsia" w:hAnsiTheme="minorEastAsia"/>
          <w:bCs/>
          <w:color w:val="000000" w:themeColor="text1"/>
          <w:sz w:val="20"/>
        </w:rPr>
      </w:pPr>
      <w:r w:rsidRPr="007D4B4C">
        <w:rPr>
          <w:rFonts w:asciiTheme="minorEastAsia" w:eastAsiaTheme="minorEastAsia" w:hAnsiTheme="minorEastAsia" w:hint="eastAsia"/>
          <w:bCs/>
          <w:color w:val="000000" w:themeColor="text1"/>
          <w:sz w:val="20"/>
        </w:rPr>
        <w:t xml:space="preserve">　しかし</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VR酔いスコアに統計的な有意差は認められなかった（F(2,33)</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以上のことから</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本</w:t>
      </w:r>
      <w:r w:rsidR="00B214A1">
        <w:rPr>
          <w:rFonts w:asciiTheme="minorEastAsia" w:eastAsiaTheme="minorEastAsia" w:hAnsiTheme="minorEastAsia" w:hint="eastAsia"/>
          <w:bCs/>
          <w:color w:val="000000" w:themeColor="text1"/>
          <w:sz w:val="20"/>
        </w:rPr>
        <w:t>実験</w:t>
      </w:r>
      <w:r w:rsidRPr="007D4B4C">
        <w:rPr>
          <w:rFonts w:asciiTheme="minorEastAsia" w:eastAsiaTheme="minorEastAsia" w:hAnsiTheme="minorEastAsia" w:hint="eastAsia"/>
          <w:bCs/>
          <w:color w:val="000000" w:themeColor="text1"/>
          <w:sz w:val="20"/>
        </w:rPr>
        <w:t>の条件下においては</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背中角度の変動が主観的なVR酔いの強さに及ぼす影響は</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統計的に明確なものとは言えないことが示唆された</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ただし</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平均値の順序は「座位 ＜ 半座位 ＜ 仰臥位」と一貫しており</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サンプルサイズの拡大やVRコンテンツの曝露時間の調整により</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異なる結果が得られる可能性も残されている</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w:lastRenderedPageBreak/>
        <mc:AlternateContent>
          <mc:Choice Requires="wpg">
            <w:drawing>
              <wp:inline distT="0" distB="0" distL="0" distR="0" wp14:anchorId="40DAAE0D" wp14:editId="41723FC1">
                <wp:extent cx="2942590" cy="2523026"/>
                <wp:effectExtent l="0" t="0" r="3810" b="4445"/>
                <wp:docPr id="624605700" name="グループ化 6"/>
                <wp:cNvGraphicFramePr/>
                <a:graphic xmlns:a="http://schemas.openxmlformats.org/drawingml/2006/main">
                  <a:graphicData uri="http://schemas.microsoft.com/office/word/2010/wordprocessingGroup">
                    <wpg:wgp>
                      <wpg:cNvGrpSpPr/>
                      <wpg:grpSpPr>
                        <a:xfrm>
                          <a:off x="0" y="0"/>
                          <a:ext cx="2942590" cy="2523026"/>
                          <a:chOff x="-414970" y="-1130693"/>
                          <a:chExt cx="3331229" cy="2781772"/>
                        </a:xfrm>
                      </wpg:grpSpPr>
                      <wps:wsp>
                        <wps:cNvPr id="1151604953" name="テキスト ボックス 5"/>
                        <wps:cNvSpPr txBox="1"/>
                        <wps:spPr>
                          <a:xfrm>
                            <a:off x="-299836" y="1448238"/>
                            <a:ext cx="3216095" cy="202841"/>
                          </a:xfrm>
                          <a:prstGeom prst="rect">
                            <a:avLst/>
                          </a:prstGeom>
                          <a:solidFill>
                            <a:schemeClr val="lt1"/>
                          </a:solidFill>
                          <a:ln w="6350">
                            <a:noFill/>
                          </a:ln>
                        </wps:spPr>
                        <wps:txbx>
                          <w:txbxContent>
                            <w:p w14:paraId="35A92F51" w14:textId="77777777" w:rsidR="00806123" w:rsidRPr="00450790" w:rsidRDefault="00806123"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3" cstate="print">
                            <a:extLst>
                              <a:ext uri="{28A0092B-C50C-407E-A947-70E740481C1C}">
                                <a14:useLocalDpi xmlns:a14="http://schemas.microsoft.com/office/drawing/2010/main"/>
                              </a:ext>
                            </a:extLst>
                          </a:blip>
                          <a:srcRect/>
                          <a:stretch/>
                        </pic:blipFill>
                        <pic:spPr>
                          <a:xfrm>
                            <a:off x="-414970" y="-1130693"/>
                            <a:ext cx="3327449" cy="2578931"/>
                          </a:xfrm>
                          <a:prstGeom prst="rect">
                            <a:avLst/>
                          </a:prstGeom>
                        </pic:spPr>
                      </pic:pic>
                    </wpg:wgp>
                  </a:graphicData>
                </a:graphic>
              </wp:inline>
            </w:drawing>
          </mc:Choice>
          <mc:Fallback>
            <w:pict>
              <v:group w14:anchorId="40DAAE0D" id="_x0000_s1050" style="width:231.7pt;height:198.65pt;mso-position-horizontal-relative:char;mso-position-vertical-relative:line" coordorigin="-4149,-11306" coordsize="33312,27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">
                <v:shape id="テキスト ボックス 5" o:spid="_x0000_s1051" type="#_x0000_t202" style="position:absolute;left:-2998;top:14482;width:32160;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" fillcolor="white [3201]" stroked="f" strokeweight=".5pt">
                  <v:textbox inset="0,0,0,0">
                    <w:txbxContent>
                      <w:p w14:paraId="35A92F51" w14:textId="77777777" w:rsidR="00806123" w:rsidRPr="00450790" w:rsidRDefault="00806123"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txbxContent>
                  </v:textbox>
                </v:shape>
                <v:shape id="図 9" o:spid="_x0000_s1052" type="#_x0000_t75" style="position:absolute;left:-4149;top:-11306;width:33273;height:25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">
                  <v:imagedata r:id="rId24" o:title=""/>
                  <v:path arrowok="t"/>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1913DB2F" w14:textId="5169B08D" w:rsidR="00133842" w:rsidRDefault="00D8287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右手</w:t>
      </w:r>
      <w:r w:rsidRPr="00D82872">
        <w:rPr>
          <w:rFonts w:asciiTheme="minorEastAsia" w:eastAsiaTheme="minorEastAsia" w:hAnsiTheme="minorEastAsia"/>
          <w:bCs/>
          <w:color w:val="000000" w:themeColor="text1"/>
          <w:sz w:val="20"/>
        </w:rPr>
        <w:t>コントローラの操作特性を定量化するために</w:t>
      </w:r>
      <w:r w:rsidR="008F3703">
        <w:rPr>
          <w:rFonts w:asciiTheme="minorEastAsia" w:eastAsiaTheme="minorEastAsia" w:hAnsiTheme="minorEastAsia"/>
          <w:bCs/>
          <w:color w:val="000000" w:themeColor="text1"/>
          <w:sz w:val="20"/>
        </w:rPr>
        <w:t>,</w:t>
      </w:r>
      <w:r w:rsidRPr="00D82872">
        <w:rPr>
          <w:rFonts w:asciiTheme="minorEastAsia" w:eastAsiaTheme="minorEastAsia" w:hAnsiTheme="minorEastAsia"/>
          <w:bCs/>
          <w:color w:val="000000" w:themeColor="text1"/>
          <w:sz w:val="20"/>
        </w:rPr>
        <w:t>以下の指標を算出した</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各サンプルの位置</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を</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タイムスタンプを</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とすると</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各サンプル間の速度</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は</w:t>
      </w:r>
      <w:del w:id="248" w:author="作成者">
        <w:r w:rsidR="004558D2" w:rsidRPr="004558D2" w:rsidDel="0079392B">
          <w:rPr>
            <w:rFonts w:asciiTheme="minorEastAsia" w:eastAsiaTheme="minorEastAsia" w:hAnsiTheme="minorEastAsia"/>
            <w:bCs/>
            <w:color w:val="000000" w:themeColor="text1"/>
            <w:sz w:val="20"/>
          </w:rPr>
          <w:delText>次</w:delText>
        </w:r>
      </w:del>
      <w:r w:rsidR="004558D2" w:rsidRPr="004558D2">
        <w:rPr>
          <w:rFonts w:asciiTheme="minorEastAsia" w:eastAsiaTheme="minorEastAsia" w:hAnsiTheme="minorEastAsia"/>
          <w:bCs/>
          <w:color w:val="000000" w:themeColor="text1"/>
          <w:sz w:val="20"/>
        </w:rPr>
        <w:t>式</w:t>
      </w:r>
      <w:ins w:id="249" w:author="作成者">
        <w:r w:rsidR="0079392B">
          <w:rPr>
            <w:rFonts w:asciiTheme="minorEastAsia" w:eastAsiaTheme="minorEastAsia" w:hAnsiTheme="minorEastAsia" w:hint="eastAsia"/>
            <w:bCs/>
            <w:color w:val="000000" w:themeColor="text1"/>
            <w:sz w:val="20"/>
          </w:rPr>
          <w:t>(</w:t>
        </w:r>
        <w:r w:rsidR="0079392B">
          <w:rPr>
            <w:rFonts w:asciiTheme="minorEastAsia" w:eastAsiaTheme="minorEastAsia" w:hAnsiTheme="minorEastAsia"/>
            <w:bCs/>
            <w:color w:val="000000" w:themeColor="text1"/>
            <w:sz w:val="20"/>
          </w:rPr>
          <w:t>1)</w:t>
        </w:r>
      </w:ins>
      <w:r w:rsidR="004558D2" w:rsidRPr="004558D2">
        <w:rPr>
          <w:rFonts w:asciiTheme="minorEastAsia" w:eastAsiaTheme="minorEastAsia" w:hAnsiTheme="minorEastAsia"/>
          <w:bCs/>
          <w:color w:val="000000" w:themeColor="text1"/>
          <w:sz w:val="20"/>
        </w:rPr>
        <w:t>で定義される</w:t>
      </w:r>
      <w:r w:rsidR="008F3703">
        <w:rPr>
          <w:rFonts w:asciiTheme="minorEastAsia" w:eastAsiaTheme="minorEastAsia" w:hAnsiTheme="minorEastAsia"/>
          <w:bCs/>
          <w:color w:val="000000" w:themeColor="text1"/>
          <w:sz w:val="20"/>
        </w:rPr>
        <w:t>.</w:t>
      </w:r>
    </w:p>
    <w:p w14:paraId="73659345" w14:textId="51032DBB" w:rsidR="004558D2" w:rsidRPr="00D863A1" w:rsidRDefault="00806123" w:rsidP="004214C0">
      <w:pPr>
        <w:jc w:val="center"/>
        <w:rPr>
          <w:szCs w:val="21"/>
        </w:rPr>
        <w:pPrChange w:id="250" w:author="作成者">
          <w:pPr/>
        </w:pPrChange>
      </w:pP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 xml:space="preserve"> = </m:t>
        </m:r>
        <m:f>
          <m:fPr>
            <m:ctrlPr>
              <w:rPr>
                <w:rFonts w:ascii="Cambria Math" w:hAnsi="Cambria Math"/>
                <w:i/>
                <w:szCs w:val="21"/>
              </w:rPr>
            </m:ctrlPr>
          </m:fPr>
          <m:num>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i-1</m:t>
                </m:r>
              </m:sub>
            </m:sSub>
            <m:r>
              <w:rPr>
                <w:rFonts w:ascii="Cambria Math" w:hAnsi="Cambria Math"/>
                <w:szCs w:val="21"/>
              </w:rPr>
              <m:t>|</m:t>
            </m:r>
          </m:num>
          <m:den>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i-1</m:t>
                </m:r>
              </m:sub>
            </m:sSub>
          </m:den>
        </m:f>
      </m:oMath>
      <w:ins w:id="251" w:author="作成者">
        <w:r w:rsidR="0079392B">
          <w:rPr>
            <w:rFonts w:hint="eastAsia"/>
            <w:szCs w:val="21"/>
          </w:rPr>
          <w:t xml:space="preserve">　　</w:t>
        </w:r>
        <w:r w:rsidR="0079392B">
          <w:rPr>
            <w:rFonts w:hint="eastAsia"/>
            <w:szCs w:val="21"/>
          </w:rPr>
          <w:t>(</w:t>
        </w:r>
        <w:r w:rsidR="0079392B">
          <w:rPr>
            <w:szCs w:val="21"/>
          </w:rPr>
          <w:t>1)</w:t>
        </w:r>
      </w:ins>
    </w:p>
    <w:p w14:paraId="0217D108" w14:textId="21216EA9" w:rsidR="004558D2" w:rsidRDefault="00D875DD"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D875DD">
        <w:rPr>
          <w:rFonts w:asciiTheme="minorEastAsia" w:eastAsiaTheme="minorEastAsia" w:hAnsiTheme="minorEastAsia"/>
          <w:bCs/>
          <w:color w:val="000000" w:themeColor="text1"/>
          <w:sz w:val="20"/>
        </w:rPr>
        <w:t>これに基づき</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全サンプルの平均速度</w:t>
      </w:r>
      <w:r w:rsidR="0020445B">
        <w:rPr>
          <w:szCs w:val="21"/>
        </w:rPr>
        <w:t>(</w:t>
      </w:r>
      <m:oMath>
        <m:r>
          <w:rPr>
            <w:rFonts w:ascii="Cambria Math" w:hAnsi="Cambria Math"/>
            <w:szCs w:val="21"/>
          </w:rPr>
          <m:t>Mean Velocity = 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oMath>
      <w:r w:rsidRPr="00D875DD">
        <w:rPr>
          <w:rFonts w:asciiTheme="minorEastAsia" w:eastAsiaTheme="minorEastAsia" w:hAnsiTheme="minorEastAsia"/>
          <w:bCs/>
          <w:color w:val="000000" w:themeColor="text1"/>
          <w:sz w:val="20"/>
        </w:rPr>
        <w:t>を求めた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また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動作の滑らかさ指標(Smoothness)は速度の変動係数として定義し</w:t>
      </w:r>
      <w:r w:rsidR="008F3703">
        <w:rPr>
          <w:rFonts w:asciiTheme="minorEastAsia" w:eastAsiaTheme="minorEastAsia" w:hAnsiTheme="minorEastAsia"/>
          <w:bCs/>
          <w:color w:val="000000" w:themeColor="text1"/>
          <w:sz w:val="20"/>
        </w:rPr>
        <w:t>,</w:t>
      </w:r>
      <w:del w:id="252" w:author="作成者">
        <w:r w:rsidRPr="00D875DD" w:rsidDel="004478A6">
          <w:rPr>
            <w:rFonts w:asciiTheme="minorEastAsia" w:eastAsiaTheme="minorEastAsia" w:hAnsiTheme="minorEastAsia"/>
            <w:bCs/>
            <w:color w:val="000000" w:themeColor="text1"/>
            <w:sz w:val="20"/>
          </w:rPr>
          <w:delText>次</w:delText>
        </w:r>
      </w:del>
      <w:r w:rsidRPr="00D875DD">
        <w:rPr>
          <w:rFonts w:asciiTheme="minorEastAsia" w:eastAsiaTheme="minorEastAsia" w:hAnsiTheme="minorEastAsia"/>
          <w:bCs/>
          <w:color w:val="000000" w:themeColor="text1"/>
          <w:sz w:val="20"/>
        </w:rPr>
        <w:t>式</w:t>
      </w:r>
      <w:ins w:id="253" w:author="作成者">
        <w:r w:rsidR="004478A6">
          <w:rPr>
            <w:rFonts w:asciiTheme="minorEastAsia" w:eastAsiaTheme="minorEastAsia" w:hAnsiTheme="minorEastAsia" w:hint="eastAsia"/>
            <w:bCs/>
            <w:color w:val="000000" w:themeColor="text1"/>
            <w:sz w:val="20"/>
          </w:rPr>
          <w:t>(</w:t>
        </w:r>
        <w:r w:rsidR="004478A6">
          <w:rPr>
            <w:rFonts w:asciiTheme="minorEastAsia" w:eastAsiaTheme="minorEastAsia" w:hAnsiTheme="minorEastAsia"/>
            <w:bCs/>
            <w:color w:val="000000" w:themeColor="text1"/>
            <w:sz w:val="20"/>
          </w:rPr>
          <w:t>2)</w:t>
        </w:r>
      </w:ins>
      <w:r w:rsidRPr="00D875DD">
        <w:rPr>
          <w:rFonts w:asciiTheme="minorEastAsia" w:eastAsiaTheme="minorEastAsia" w:hAnsiTheme="minorEastAsia"/>
          <w:bCs/>
          <w:color w:val="000000" w:themeColor="text1"/>
          <w:sz w:val="20"/>
        </w:rPr>
        <w:t>を用いて算出した</w:t>
      </w:r>
      <w:r w:rsidR="008F3703">
        <w:rPr>
          <w:rFonts w:asciiTheme="minorEastAsia" w:eastAsiaTheme="minorEastAsia" w:hAnsiTheme="minorEastAsia"/>
          <w:bCs/>
          <w:color w:val="000000" w:themeColor="text1"/>
          <w:sz w:val="20"/>
        </w:rPr>
        <w:t>.</w:t>
      </w:r>
    </w:p>
    <w:p w14:paraId="4850972A" w14:textId="1119FE11" w:rsidR="00CE7638" w:rsidRPr="00355785" w:rsidRDefault="00CE7638" w:rsidP="004214C0">
      <w:pPr>
        <w:jc w:val="center"/>
        <w:rPr>
          <w:szCs w:val="21"/>
        </w:rPr>
        <w:pPrChange w:id="254" w:author="作成者">
          <w:pPr/>
        </w:pPrChange>
      </w:pPr>
      <m:oMath>
        <m:r>
          <w:rPr>
            <w:rFonts w:ascii="Cambria Math" w:hAnsi="Cambria Math"/>
            <w:szCs w:val="21"/>
          </w:rPr>
          <m:t xml:space="preserve">Smoothness = </m:t>
        </m:r>
        <m:f>
          <m:fPr>
            <m:ctrlPr>
              <w:rPr>
                <w:rFonts w:ascii="Cambria Math" w:hAnsi="Cambria Math"/>
                <w:i/>
                <w:szCs w:val="21"/>
              </w:rPr>
            </m:ctrlPr>
          </m:fPr>
          <m:num>
            <m:r>
              <w:rPr>
                <w:rFonts w:ascii="Cambria Math" w:hAnsi="Cambria Math"/>
                <w:szCs w:val="21"/>
              </w:rPr>
              <m:t>std(</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num>
          <m:den>
            <m:r>
              <w:rPr>
                <w:rFonts w:ascii="Cambria Math" w:hAnsi="Cambria Math"/>
                <w:szCs w:val="21"/>
              </w:rPr>
              <m:t>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den>
        </m:f>
      </m:oMath>
      <w:ins w:id="255" w:author="作成者">
        <w:r w:rsidR="0079392B">
          <w:rPr>
            <w:rFonts w:hint="eastAsia"/>
            <w:szCs w:val="21"/>
          </w:rPr>
          <w:t xml:space="preserve"> </w:t>
        </w:r>
        <w:r w:rsidR="0079392B">
          <w:rPr>
            <w:szCs w:val="21"/>
          </w:rPr>
          <w:t xml:space="preserve">  (2)</w:t>
        </w:r>
      </w:ins>
    </w:p>
    <w:p w14:paraId="2DFDDB70" w14:textId="00CC6492" w:rsidR="00C92DF1" w:rsidRDefault="0013384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92DF1" w:rsidRPr="00C92DF1">
        <w:rPr>
          <w:rFonts w:asciiTheme="minorEastAsia" w:eastAsiaTheme="minorEastAsia" w:hAnsiTheme="minorEastAsia"/>
          <w:bCs/>
          <w:color w:val="000000" w:themeColor="text1"/>
          <w:sz w:val="20"/>
        </w:rPr>
        <w:t>なお</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本指標は値が小さいほど動作が滑らかであることを示す</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さらに</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速度列の勾配から加速度</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およびジャーク</w:t>
      </w:r>
      <m:oMath>
        <m:sSub>
          <m:sSubPr>
            <m:ctrlPr>
              <w:rPr>
                <w:rFonts w:ascii="Cambria Math" w:hAnsi="Cambria Math"/>
                <w:i/>
                <w:szCs w:val="21"/>
              </w:rPr>
            </m:ctrlPr>
          </m:sSubPr>
          <m:e>
            <m:r>
              <w:rPr>
                <w:rFonts w:ascii="Cambria Math" w:hAnsi="Cambria Math"/>
                <w:szCs w:val="21"/>
              </w:rPr>
              <m:t>j</m:t>
            </m:r>
          </m:e>
          <m:sub>
            <m:r>
              <w:rPr>
                <w:rFonts w:ascii="Cambria Math" w:hAnsi="Cambria Math"/>
                <w:szCs w:val="21"/>
              </w:rPr>
              <m:t>i</m:t>
            </m:r>
          </m:sub>
        </m:sSub>
      </m:oMath>
      <w:r w:rsidR="00C92DF1" w:rsidRPr="00C92DF1">
        <w:rPr>
          <w:rFonts w:asciiTheme="minorEastAsia" w:eastAsiaTheme="minorEastAsia" w:hAnsiTheme="minorEastAsia"/>
          <w:bCs/>
          <w:color w:val="000000" w:themeColor="text1"/>
          <w:sz w:val="20"/>
        </w:rPr>
        <w:t>を順次求め</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その平均値</w:t>
      </w:r>
      <m:oMath>
        <m:r>
          <w:rPr>
            <w:rFonts w:ascii="Cambria Math" w:hAnsi="Cambria Math"/>
            <w:szCs w:val="21"/>
          </w:rPr>
          <m:t>(Mean Jerk)</m:t>
        </m:r>
      </m:oMath>
      <w:r w:rsidR="00C92DF1" w:rsidRPr="00C92DF1">
        <w:rPr>
          <w:rFonts w:asciiTheme="minorEastAsia" w:eastAsiaTheme="minorEastAsia" w:hAnsiTheme="minorEastAsia"/>
          <w:bCs/>
          <w:color w:val="000000" w:themeColor="text1"/>
          <w:sz w:val="20"/>
        </w:rPr>
        <w:t>を算出した</w:t>
      </w:r>
      <w:r w:rsidR="008F3703">
        <w:rPr>
          <w:rFonts w:asciiTheme="minorEastAsia" w:eastAsiaTheme="minorEastAsia" w:hAnsiTheme="minorEastAsia"/>
          <w:bCs/>
          <w:color w:val="000000" w:themeColor="text1"/>
          <w:sz w:val="20"/>
        </w:rPr>
        <w:t>.</w:t>
      </w:r>
    </w:p>
    <w:p w14:paraId="0F418240" w14:textId="0FE22E49" w:rsidR="00C55983" w:rsidRPr="00C55983" w:rsidRDefault="00C92DF1" w:rsidP="00C55983">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 21.06 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 mm 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仰臥位が 22.66 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p>
    <w:p w14:paraId="68FE5029" w14:textId="77777777" w:rsidR="002743AA" w:rsidRDefault="00C55983" w:rsidP="00C55983">
      <w:pPr>
        <w:rPr>
          <w:rFonts w:asciiTheme="minorEastAsia" w:eastAsiaTheme="minorEastAsia" w:hAnsiTheme="minorEastAsia"/>
          <w:bCs/>
          <w:color w:val="000000" w:themeColor="text1"/>
          <w:sz w:val="20"/>
        </w:rPr>
      </w:pPr>
      <w:r w:rsidRPr="00C55983">
        <w:rPr>
          <w:rFonts w:asciiTheme="minorEastAsia" w:eastAsiaTheme="minorEastAsia" w:hAnsiTheme="minorEastAsia" w:hint="eastAsia"/>
          <w:bCs/>
          <w:color w:val="000000" w:themeColor="text1"/>
          <w:sz w:val="20"/>
        </w:rPr>
        <w:t xml:space="preserve">　一元配置分散分析の結果</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0.479）のいずれについても有意差は認められなかった</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これらの結果から</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背中角度の違いはクリックに至るまでの「時間」には影響を与える一方で</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コントローラの空間軌跡そのものの形状や滑らかさには統計的に明確な差を生じさせていないといえる</w:t>
      </w:r>
      <w:r w:rsidR="008F3703">
        <w:rPr>
          <w:rFonts w:asciiTheme="minorEastAsia" w:eastAsiaTheme="minorEastAsia" w:hAnsiTheme="minorEastAsia" w:hint="eastAsia"/>
          <w:bCs/>
          <w:color w:val="000000" w:themeColor="text1"/>
          <w:sz w:val="20"/>
        </w:rPr>
        <w:t>.</w:t>
      </w:r>
    </w:p>
    <w:p w14:paraId="74A0AD60" w14:textId="06CE1B7B" w:rsidR="009C4721" w:rsidRDefault="002743AA"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すなわち</w:t>
      </w:r>
      <w:r w:rsidR="008F3703">
        <w:rPr>
          <w:rFonts w:asciiTheme="minorEastAsia" w:eastAsiaTheme="minorEastAsia" w:hAnsiTheme="minorEastAsia" w:hint="eastAsia"/>
          <w:bCs/>
          <w:color w:val="000000" w:themeColor="text1"/>
          <w:sz w:val="20"/>
        </w:rPr>
        <w:t>,</w:t>
      </w:r>
      <w:r w:rsidR="00EA0286" w:rsidRPr="00EA0286">
        <w:rPr>
          <w:rFonts w:asciiTheme="minorEastAsia" w:eastAsiaTheme="minorEastAsia" w:hAnsiTheme="minorEastAsia"/>
          <w:bCs/>
          <w:color w:val="000000" w:themeColor="text1"/>
          <w:sz w:val="20"/>
        </w:rPr>
        <w:t>本実験の課題設定の範囲内では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操作軌</w:t>
      </w:r>
      <w:r w:rsidR="00EA0286" w:rsidRPr="00EA0286">
        <w:rPr>
          <w:rFonts w:asciiTheme="minorEastAsia" w:eastAsiaTheme="minorEastAsia" w:hAnsiTheme="minorEastAsia"/>
          <w:bCs/>
          <w:color w:val="000000" w:themeColor="text1"/>
          <w:sz w:val="20"/>
        </w:rPr>
        <w:lastRenderedPageBreak/>
        <w:t>跡の</w:t>
      </w:r>
      <w:r w:rsidR="00526597">
        <w:rPr>
          <w:rFonts w:asciiTheme="minorEastAsia" w:eastAsiaTheme="minorEastAsia" w:hAnsiTheme="minorEastAsia" w:hint="eastAsia"/>
          <w:bCs/>
          <w:color w:val="000000" w:themeColor="text1"/>
          <w:sz w:val="20"/>
        </w:rPr>
        <w:t>正確性や動作の平滑性</w:t>
      </w:r>
      <w:r w:rsidR="00EA0286" w:rsidRPr="00EA0286">
        <w:rPr>
          <w:rFonts w:asciiTheme="minorEastAsia" w:eastAsiaTheme="minorEastAsia" w:hAnsiTheme="minorEastAsia"/>
          <w:bCs/>
          <w:color w:val="000000" w:themeColor="text1"/>
          <w:sz w:val="20"/>
        </w:rPr>
        <w:t>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体位条件によらず比較的一貫していると結論付けられる</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体位の変化によって変動するのは主に開始から到達までの時間的経過であり</w:t>
      </w:r>
      <w:r w:rsidR="0068779B">
        <w:rPr>
          <w:rFonts w:asciiTheme="minorEastAsia" w:eastAsiaTheme="minorEastAsia" w:hAnsiTheme="minorEastAsia"/>
          <w:bCs/>
          <w:color w:val="000000" w:themeColor="text1"/>
          <w:sz w:val="20"/>
        </w:rPr>
        <w:t>,</w:t>
      </w:r>
      <w:r w:rsidR="00EC784F">
        <w:rPr>
          <w:rFonts w:asciiTheme="minorEastAsia" w:eastAsiaTheme="minorEastAsia" w:hAnsiTheme="minorEastAsia" w:hint="eastAsia"/>
          <w:bCs/>
          <w:color w:val="000000" w:themeColor="text1"/>
          <w:sz w:val="20"/>
        </w:rPr>
        <w:t>タスク内における</w:t>
      </w:r>
      <w:r w:rsidR="000E7344">
        <w:rPr>
          <w:rFonts w:asciiTheme="minorEastAsia" w:eastAsiaTheme="minorEastAsia" w:hAnsiTheme="minorEastAsia" w:hint="eastAsia"/>
          <w:bCs/>
          <w:color w:val="000000" w:themeColor="text1"/>
          <w:sz w:val="20"/>
        </w:rPr>
        <w:t>ターゲットポインティング</w:t>
      </w:r>
      <w:r w:rsidR="00EA0286" w:rsidRPr="00EA0286">
        <w:rPr>
          <w:rFonts w:asciiTheme="minorEastAsia" w:eastAsiaTheme="minorEastAsia" w:hAnsiTheme="minorEastAsia"/>
          <w:bCs/>
          <w:color w:val="000000" w:themeColor="text1"/>
          <w:sz w:val="20"/>
        </w:rPr>
        <w:t>の操作の精度そのものは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姿勢の変化に対して高い安定性を有しているといえる</w:t>
      </w:r>
      <w:r w:rsidR="0068779B">
        <w:rPr>
          <w:rFonts w:asciiTheme="minorEastAsia" w:eastAsiaTheme="minorEastAsia" w:hAnsiTheme="minor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29D740AC"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Pr>
          <w:rFonts w:ascii="Times New Roman" w:eastAsia="ＭＳ ゴシック" w:hAnsi="Times New Roman"/>
          <w:b/>
          <w:color w:val="000000" w:themeColor="text1"/>
          <w:sz w:val="20"/>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7EBDAFA9" w14:textId="14E9F308" w:rsidR="00D1482E" w:rsidRPr="00B86C08" w:rsidDel="00A031F7" w:rsidRDefault="00D1482E" w:rsidP="00D1482E">
      <w:pPr>
        <w:rPr>
          <w:del w:id="256" w:author="作成者"/>
          <w:rFonts w:asciiTheme="minorEastAsia" w:eastAsiaTheme="minorEastAsia" w:hAnsiTheme="minorEastAsia"/>
          <w:bCs/>
          <w:color w:val="000000" w:themeColor="text1"/>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 xml:space="preserve"> </w:t>
      </w:r>
    </w:p>
    <w:p w14:paraId="4E08E579" w14:textId="77777777" w:rsidR="00D1482E" w:rsidRPr="00B86C08" w:rsidRDefault="00D1482E" w:rsidP="00D1482E">
      <w:pPr>
        <w:rPr>
          <w:rFonts w:asciiTheme="minorEastAsia" w:eastAsiaTheme="minorEastAsia" w:hAnsiTheme="minorEastAsia"/>
          <w:bCs/>
          <w:color w:val="000000" w:themeColor="text1"/>
          <w:sz w:val="20"/>
          <w:szCs w:val="20"/>
        </w:rPr>
      </w:pPr>
    </w:p>
    <w:p w14:paraId="7E938212" w14:textId="47B03BCC" w:rsidR="00D1482E"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反応時間および失敗回数において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座位と比較して仰臥位で有意な低下が見られた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右手コントローラの総軌跡長に有意差が見られなかった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BA116B" w:rsidRPr="00BA116B">
        <w:rPr>
          <w:rFonts w:asciiTheme="minorEastAsia" w:eastAsiaTheme="minorEastAsia" w:hAnsiTheme="minorEastAsia"/>
          <w:bCs/>
          <w:color w:val="000000" w:themeColor="text1"/>
          <w:sz w:val="20"/>
          <w:szCs w:val="20"/>
        </w:rPr>
        <w:t>特にAnastasopoulosら</w:t>
      </w:r>
      <w:r w:rsidR="00E25038">
        <w:rPr>
          <w:rFonts w:asciiTheme="minorEastAsia" w:eastAsiaTheme="minorEastAsia" w:hAnsiTheme="minorEastAsia"/>
          <w:bCs/>
          <w:color w:val="000000" w:themeColor="text1"/>
          <w:sz w:val="20"/>
          <w:szCs w:val="20"/>
          <w:vertAlign w:val="superscript"/>
        </w:rPr>
        <w:t>6)</w:t>
      </w:r>
      <w:r w:rsidR="00BA116B" w:rsidRPr="00BA116B">
        <w:rPr>
          <w:rFonts w:asciiTheme="minorEastAsia" w:eastAsiaTheme="minorEastAsia" w:hAnsiTheme="minorEastAsia"/>
          <w:bCs/>
          <w:color w:val="000000" w:themeColor="text1"/>
          <w:sz w:val="20"/>
          <w:szCs w:val="20"/>
        </w:rPr>
        <w:t>が指摘するように，身体の傾斜は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4075067D" w14:textId="77777777" w:rsidR="008F3703" w:rsidRPr="00B86C08" w:rsidRDefault="008F3703" w:rsidP="00D1482E">
      <w:pPr>
        <w:rPr>
          <w:rFonts w:asciiTheme="minorEastAsia" w:eastAsiaTheme="minorEastAsia" w:hAnsiTheme="minorEastAsia"/>
          <w:bCs/>
          <w:color w:val="000000" w:themeColor="text1"/>
          <w:sz w:val="20"/>
          <w:szCs w:val="20"/>
        </w:rPr>
      </w:pPr>
    </w:p>
    <w:p w14:paraId="55668458" w14:textId="2337883D" w:rsidR="00D1482E"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904144">
        <w:rPr>
          <w:rFonts w:asciiTheme="minorEastAsia" w:eastAsiaTheme="minorEastAsia" w:hAnsiTheme="minorEastAsia"/>
          <w:bCs/>
          <w:color w:val="000000" w:themeColor="text1"/>
          <w:sz w:val="20"/>
          <w:szCs w:val="20"/>
          <w:vertAlign w:val="superscript"/>
        </w:rPr>
        <w:t>7</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参加者は下方の操作困難性を事前に正しく予測できず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ユーザー自身が操作困難性を正確に認識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p>
    <w:p w14:paraId="7FC4DE0C" w14:textId="77777777" w:rsidR="00D1482E" w:rsidRPr="00B86C08" w:rsidRDefault="00D1482E" w:rsidP="00D1482E">
      <w:pPr>
        <w:rPr>
          <w:rFonts w:asciiTheme="minorEastAsia" w:eastAsiaTheme="minorEastAsia" w:hAnsiTheme="minorEastAsia"/>
          <w:bCs/>
          <w:color w:val="000000" w:themeColor="text1"/>
          <w:sz w:val="20"/>
          <w:szCs w:val="20"/>
        </w:rPr>
      </w:pPr>
    </w:p>
    <w:p w14:paraId="7B1E1C90" w14:textId="72DA3DF1"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lastRenderedPageBreak/>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ins w:id="257" w:author="作成者">
        <w:r w:rsidR="003459FE">
          <w:rPr>
            <w:rFonts w:asciiTheme="minorEastAsia" w:eastAsiaTheme="minorEastAsia" w:hAnsiTheme="minorEastAsia" w:hint="eastAsia"/>
            <w:bCs/>
            <w:color w:val="000000" w:themeColor="text1"/>
            <w:sz w:val="20"/>
            <w:szCs w:val="20"/>
          </w:rPr>
          <w:t>イ</w:t>
        </w:r>
      </w:ins>
      <w:del w:id="258" w:author="作成者">
        <w:r w:rsidR="00CB5611" w:rsidDel="003459FE">
          <w:rPr>
            <w:rFonts w:asciiTheme="minorEastAsia" w:eastAsiaTheme="minorEastAsia" w:hAnsiTheme="minorEastAsia" w:hint="eastAsia"/>
            <w:bCs/>
            <w:color w:val="000000" w:themeColor="text1"/>
            <w:sz w:val="20"/>
            <w:szCs w:val="20"/>
          </w:rPr>
          <w:delText>ー</w:delText>
        </w:r>
      </w:del>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身体的負担を感じやすい「上方領域での疲労」を考慮し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16F28000"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目的と</w:t>
      </w:r>
      <w:ins w:id="259" w:author="作成者">
        <w:r w:rsidR="004478A6">
          <w:rPr>
            <w:rFonts w:ascii="Times New Roman" w:eastAsia="ＭＳ ゴシック" w:hAnsi="Times New Roman" w:hint="eastAsia"/>
            <w:b/>
            <w:color w:val="000000" w:themeColor="text1"/>
            <w:sz w:val="20"/>
            <w:szCs w:val="20"/>
          </w:rPr>
          <w:t>方法</w:t>
        </w:r>
      </w:ins>
      <w:del w:id="260" w:author="作成者">
        <w:r w:rsidR="00FA6772" w:rsidDel="004478A6">
          <w:rPr>
            <w:rFonts w:ascii="Times New Roman" w:eastAsia="ＭＳ ゴシック" w:hAnsi="Times New Roman" w:hint="eastAsia"/>
            <w:b/>
            <w:color w:val="000000" w:themeColor="text1"/>
            <w:sz w:val="20"/>
            <w:szCs w:val="20"/>
          </w:rPr>
          <w:delText>条件</w:delText>
        </w:r>
      </w:del>
    </w:p>
    <w:p w14:paraId="3A566475" w14:textId="5FBF89D3" w:rsidR="00905AEF" w:rsidRDefault="00E224BE" w:rsidP="008462F6">
      <w:pPr>
        <w:ind w:firstLineChars="100" w:firstLine="195"/>
        <w:rPr>
          <w:rFonts w:ascii="Times New Roman" w:hAnsi="Times New Roman"/>
          <w:color w:val="000000" w:themeColor="text1"/>
          <w:sz w:val="20"/>
          <w:szCs w:val="20"/>
        </w:rPr>
      </w:pPr>
      <w:r w:rsidRPr="002975FA">
        <w:rPr>
          <w:rFonts w:ascii="Times New Roman" w:hAnsi="Times New Roman"/>
          <w:color w:val="000000" w:themeColor="text1"/>
          <w:sz w:val="20"/>
          <w:szCs w:val="20"/>
        </w:rPr>
        <w:t>本章では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sidR="002739AF">
        <w:rPr>
          <w:rFonts w:ascii="Times New Roman" w:hAnsi="Times New Roman"/>
          <w:color w:val="000000" w:themeColor="text1"/>
          <w:sz w:val="20"/>
          <w:szCs w:val="20"/>
        </w:rPr>
        <w:t>.</w:t>
      </w:r>
      <w:r w:rsidR="00F1519C">
        <w:rPr>
          <w:rFonts w:ascii="Times New Roman" w:hAnsi="Times New Roman" w:hint="eastAsia"/>
          <w:color w:val="000000" w:themeColor="text1"/>
          <w:sz w:val="20"/>
          <w:szCs w:val="20"/>
        </w:rPr>
        <w:t>これにより</w:t>
      </w:r>
      <w:r w:rsidR="00F1519C">
        <w:rPr>
          <w:rFonts w:ascii="Times New Roman" w:hAnsi="Times New Roman"/>
          <w:color w:val="000000" w:themeColor="text1"/>
          <w:sz w:val="20"/>
          <w:szCs w:val="20"/>
        </w:rPr>
        <w:t>,</w:t>
      </w:r>
      <w:r w:rsidR="00494809" w:rsidRPr="00494809">
        <w:rPr>
          <w:rFonts w:ascii="Times New Roman" w:hAnsi="Times New Roman"/>
          <w:color w:val="000000" w:themeColor="text1"/>
          <w:sz w:val="20"/>
          <w:szCs w:val="20"/>
        </w:rPr>
        <w:t>長期的な利用や習熟を前提とした</w:t>
      </w:r>
      <w:r w:rsidR="00494809" w:rsidRPr="00494809">
        <w:rPr>
          <w:rFonts w:ascii="Times New Roman" w:hAnsi="Times New Roman"/>
          <w:color w:val="000000" w:themeColor="text1"/>
          <w:sz w:val="20"/>
          <w:szCs w:val="20"/>
        </w:rPr>
        <w:t>VR</w:t>
      </w:r>
      <w:r w:rsidR="00494809" w:rsidRPr="00494809">
        <w:rPr>
          <w:rFonts w:ascii="Times New Roman" w:hAnsi="Times New Roman"/>
          <w:color w:val="000000" w:themeColor="text1"/>
          <w:sz w:val="20"/>
          <w:szCs w:val="20"/>
        </w:rPr>
        <w:t>インターフェ</w:t>
      </w:r>
      <w:ins w:id="261" w:author="作成者">
        <w:r w:rsidR="003459FE">
          <w:rPr>
            <w:rFonts w:ascii="Times New Roman" w:hAnsi="Times New Roman" w:hint="eastAsia"/>
            <w:color w:val="000000" w:themeColor="text1"/>
            <w:sz w:val="20"/>
            <w:szCs w:val="20"/>
          </w:rPr>
          <w:t>イ</w:t>
        </w:r>
      </w:ins>
      <w:del w:id="262" w:author="作成者">
        <w:r w:rsidR="00494809" w:rsidRPr="00494809" w:rsidDel="003459FE">
          <w:rPr>
            <w:rFonts w:ascii="Times New Roman" w:hAnsi="Times New Roman"/>
            <w:color w:val="000000" w:themeColor="text1"/>
            <w:sz w:val="20"/>
            <w:szCs w:val="20"/>
          </w:rPr>
          <w:delText>ー</w:delText>
        </w:r>
      </w:del>
      <w:r w:rsidR="00494809" w:rsidRPr="00494809">
        <w:rPr>
          <w:rFonts w:ascii="Times New Roman" w:hAnsi="Times New Roman"/>
          <w:color w:val="000000" w:themeColor="text1"/>
          <w:sz w:val="20"/>
          <w:szCs w:val="20"/>
        </w:rPr>
        <w:t>ス設計における指針を得る</w:t>
      </w:r>
      <w:r w:rsidR="000B08B0">
        <w:rPr>
          <w:rFonts w:ascii="Times New Roman" w:hAnsi="Times New Roman" w:hint="eastAsia"/>
          <w:color w:val="000000" w:themeColor="text1"/>
          <w:sz w:val="20"/>
          <w:szCs w:val="20"/>
        </w:rPr>
        <w:t>ことを目的とする</w:t>
      </w:r>
      <w:r w:rsidR="000B08B0">
        <w:rPr>
          <w:rFonts w:ascii="Times New Roman" w:hAnsi="Times New Roman"/>
          <w:color w:val="000000" w:themeColor="text1"/>
          <w:sz w:val="20"/>
          <w:szCs w:val="20"/>
        </w:rPr>
        <w:t>.</w:t>
      </w:r>
    </w:p>
    <w:p w14:paraId="6280B184" w14:textId="3C1E8642" w:rsidR="00CF1121" w:rsidRDefault="005110CE" w:rsidP="008462F6">
      <w:pPr>
        <w:ind w:firstLineChars="100" w:firstLine="195"/>
        <w:rPr>
          <w:rFonts w:ascii="Times New Roman" w:hAnsi="Times New Roman"/>
          <w:color w:val="000000" w:themeColor="text1"/>
          <w:sz w:val="20"/>
          <w:szCs w:val="20"/>
        </w:rPr>
      </w:pPr>
      <w:r w:rsidRPr="005110CE">
        <w:rPr>
          <w:rFonts w:ascii="Times New Roman" w:hAnsi="Times New Roman"/>
          <w:color w:val="000000" w:themeColor="text1"/>
          <w:sz w:val="20"/>
          <w:szCs w:val="20"/>
        </w:rPr>
        <w:t>実験の基本構成は前章の実験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本実験では</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比較対象となる</w:t>
      </w:r>
      <w:commentRangeStart w:id="263"/>
      <w:r w:rsidRPr="005110CE">
        <w:rPr>
          <w:rFonts w:ascii="Times New Roman" w:hAnsi="Times New Roman"/>
          <w:color w:val="000000" w:themeColor="text1"/>
          <w:sz w:val="20"/>
          <w:szCs w:val="20"/>
        </w:rPr>
        <w:t>「座位」「半座位」「仰臥位」の</w:t>
      </w:r>
      <w:r w:rsidRPr="005110CE">
        <w:rPr>
          <w:rFonts w:ascii="Times New Roman" w:hAnsi="Times New Roman"/>
          <w:color w:val="000000" w:themeColor="text1"/>
          <w:sz w:val="20"/>
          <w:szCs w:val="20"/>
        </w:rPr>
        <w:t>3</w:t>
      </w:r>
      <w:r w:rsidRPr="005110CE">
        <w:rPr>
          <w:rFonts w:ascii="Times New Roman" w:hAnsi="Times New Roman"/>
          <w:color w:val="000000" w:themeColor="text1"/>
          <w:sz w:val="20"/>
          <w:szCs w:val="20"/>
        </w:rPr>
        <w:t>条件に加え</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仰臥位姿勢において連続して</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セッション（セッション</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・セッション</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）を実施する</w:t>
      </w:r>
      <w:commentRangeEnd w:id="263"/>
      <w:r w:rsidR="004478A6">
        <w:rPr>
          <w:rStyle w:val="aff6"/>
        </w:rPr>
        <w:commentReference w:id="263"/>
      </w:r>
      <w:r w:rsidRPr="005110CE">
        <w:rPr>
          <w:rFonts w:ascii="Times New Roman" w:hAnsi="Times New Roman"/>
          <w:color w:val="000000" w:themeColor="text1"/>
          <w:sz w:val="20"/>
          <w:szCs w:val="20"/>
        </w:rPr>
        <w:t>ことで</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習熟の影響を評価した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また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姿勢保持における頭部の安定性や探索行動を評価するため</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新たに体位条件ごとの頭部回転</w:t>
      </w:r>
      <w:r w:rsidR="00B60D7B">
        <w:rPr>
          <w:rFonts w:ascii="Times New Roman" w:hAnsi="Times New Roman" w:hint="eastAsia"/>
          <w:color w:val="000000" w:themeColor="text1"/>
          <w:sz w:val="20"/>
          <w:szCs w:val="20"/>
        </w:rPr>
        <w:t>角</w:t>
      </w:r>
      <w:r w:rsidRPr="005110CE">
        <w:rPr>
          <w:rFonts w:ascii="Times New Roman" w:hAnsi="Times New Roman"/>
          <w:color w:val="000000" w:themeColor="text1"/>
          <w:sz w:val="20"/>
          <w:szCs w:val="20"/>
        </w:rPr>
        <w:t>を取得した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からの変更点および追加された実験条件を</w:t>
      </w:r>
      <w:del w:id="264" w:author="作成者">
        <w:r w:rsidRPr="005110CE" w:rsidDel="004478A6">
          <w:rPr>
            <w:rFonts w:ascii="Times New Roman" w:hAnsi="Times New Roman"/>
            <w:color w:val="000000" w:themeColor="text1"/>
            <w:sz w:val="20"/>
            <w:szCs w:val="20"/>
          </w:rPr>
          <w:delText>以下の</w:delText>
        </w:r>
      </w:del>
      <w:r w:rsidRPr="005110CE">
        <w:rPr>
          <w:rFonts w:ascii="Times New Roman" w:hAnsi="Times New Roman"/>
          <w:color w:val="000000" w:themeColor="text1"/>
          <w:sz w:val="20"/>
          <w:szCs w:val="20"/>
        </w:rPr>
        <w:t>表</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70FD5884" w14:textId="38346C1A"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3B088901" w:rsidR="00020B39" w:rsidRDefault="00020B39" w:rsidP="008462F6">
      <w:pPr>
        <w:ind w:firstLineChars="100" w:firstLine="195"/>
        <w:rPr>
          <w:rFonts w:ascii="Times New Roman" w:hAnsi="Times New Roman"/>
          <w:color w:val="000000" w:themeColor="text1"/>
          <w:sz w:val="20"/>
          <w:szCs w:val="20"/>
        </w:rPr>
      </w:pPr>
    </w:p>
    <w:tbl>
      <w:tblPr>
        <w:tblStyle w:val="12"/>
        <w:tblW w:w="0" w:type="auto"/>
        <w:tblLook w:val="04A0" w:firstRow="1" w:lastRow="0" w:firstColumn="1" w:lastColumn="0" w:noHBand="0" w:noVBand="1"/>
      </w:tblPr>
      <w:tblGrid>
        <w:gridCol w:w="1129"/>
        <w:gridCol w:w="1276"/>
        <w:gridCol w:w="2219"/>
      </w:tblGrid>
      <w:tr w:rsidR="00872995" w14:paraId="29134A07" w14:textId="77777777" w:rsidTr="00806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BC9DD8D" w14:textId="77777777" w:rsidR="00872995" w:rsidRPr="004214C0" w:rsidRDefault="00872995" w:rsidP="00806123">
            <w:pPr>
              <w:rPr>
                <w:rFonts w:asciiTheme="minorEastAsia" w:eastAsiaTheme="minorEastAsia" w:hAnsiTheme="minorEastAsia"/>
                <w:bCs w:val="0"/>
                <w:color w:val="000000" w:themeColor="text1"/>
                <w:sz w:val="18"/>
                <w:rPrChange w:id="265" w:author="作成者">
                  <w:rPr>
                    <w:rFonts w:asciiTheme="minorEastAsia" w:eastAsiaTheme="minorEastAsia" w:hAnsiTheme="minorEastAsia"/>
                    <w:bCs w:val="0"/>
                    <w:color w:val="000000" w:themeColor="text1"/>
                    <w:sz w:val="20"/>
                  </w:rPr>
                </w:rPrChange>
              </w:rPr>
            </w:pPr>
            <w:r w:rsidRPr="004214C0">
              <w:rPr>
                <w:rFonts w:asciiTheme="minorEastAsia" w:eastAsiaTheme="minorEastAsia" w:hAnsiTheme="minorEastAsia" w:hint="eastAsia"/>
                <w:bCs w:val="0"/>
                <w:color w:val="000000" w:themeColor="text1"/>
                <w:sz w:val="18"/>
                <w:rPrChange w:id="266" w:author="作成者">
                  <w:rPr>
                    <w:rFonts w:asciiTheme="minorEastAsia" w:eastAsiaTheme="minorEastAsia" w:hAnsiTheme="minorEastAsia" w:hint="eastAsia"/>
                    <w:bCs w:val="0"/>
                    <w:color w:val="000000" w:themeColor="text1"/>
                    <w:sz w:val="20"/>
                  </w:rPr>
                </w:rPrChange>
              </w:rPr>
              <w:t>区分</w:t>
            </w:r>
          </w:p>
        </w:tc>
        <w:tc>
          <w:tcPr>
            <w:tcW w:w="1276" w:type="dxa"/>
          </w:tcPr>
          <w:p w14:paraId="7A454256" w14:textId="23845E66" w:rsidR="00872995" w:rsidRPr="004214C0"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Change w:id="267" w:author="作成者">
                  <w:rPr>
                    <w:rFonts w:asciiTheme="minorEastAsia" w:eastAsiaTheme="minorEastAsia" w:hAnsiTheme="minorEastAsia"/>
                    <w:bCs w:val="0"/>
                    <w:color w:val="000000" w:themeColor="text1"/>
                    <w:sz w:val="20"/>
                  </w:rPr>
                </w:rPrChange>
              </w:rPr>
            </w:pPr>
            <w:r w:rsidRPr="004214C0">
              <w:rPr>
                <w:rFonts w:asciiTheme="minorEastAsia" w:eastAsiaTheme="minorEastAsia" w:hAnsiTheme="minorEastAsia" w:hint="eastAsia"/>
                <w:bCs w:val="0"/>
                <w:color w:val="000000" w:themeColor="text1"/>
                <w:sz w:val="18"/>
                <w:rPrChange w:id="268" w:author="作成者">
                  <w:rPr>
                    <w:rFonts w:asciiTheme="minorEastAsia" w:eastAsiaTheme="minorEastAsia" w:hAnsiTheme="minorEastAsia" w:hint="eastAsia"/>
                    <w:bCs w:val="0"/>
                    <w:color w:val="000000" w:themeColor="text1"/>
                    <w:sz w:val="20"/>
                  </w:rPr>
                </w:rPrChange>
              </w:rPr>
              <w:t>項目</w:t>
            </w:r>
          </w:p>
        </w:tc>
        <w:tc>
          <w:tcPr>
            <w:tcW w:w="2219" w:type="dxa"/>
          </w:tcPr>
          <w:p w14:paraId="4E0ECE75" w14:textId="77777777" w:rsidR="00872995" w:rsidRPr="004214C0"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Change w:id="269" w:author="作成者">
                  <w:rPr>
                    <w:rFonts w:asciiTheme="minorEastAsia" w:eastAsiaTheme="minorEastAsia" w:hAnsiTheme="minorEastAsia"/>
                    <w:bCs w:val="0"/>
                    <w:color w:val="000000" w:themeColor="text1"/>
                    <w:sz w:val="20"/>
                  </w:rPr>
                </w:rPrChange>
              </w:rPr>
            </w:pPr>
            <w:r w:rsidRPr="004214C0">
              <w:rPr>
                <w:rFonts w:asciiTheme="minorEastAsia" w:eastAsiaTheme="minorEastAsia" w:hAnsiTheme="minorEastAsia" w:hint="eastAsia"/>
                <w:bCs w:val="0"/>
                <w:color w:val="000000" w:themeColor="text1"/>
                <w:sz w:val="18"/>
                <w:rPrChange w:id="270" w:author="作成者">
                  <w:rPr>
                    <w:rFonts w:asciiTheme="minorEastAsia" w:eastAsiaTheme="minorEastAsia" w:hAnsiTheme="minorEastAsia" w:hint="eastAsia"/>
                    <w:bCs w:val="0"/>
                    <w:color w:val="000000" w:themeColor="text1"/>
                    <w:sz w:val="20"/>
                  </w:rPr>
                </w:rPrChange>
              </w:rPr>
              <w:t>内容</w:t>
            </w:r>
          </w:p>
        </w:tc>
      </w:tr>
      <w:tr w:rsidR="004478A6" w14:paraId="77F7419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val="restart"/>
          </w:tcPr>
          <w:p w14:paraId="640BBB1E" w14:textId="77777777" w:rsidR="004478A6" w:rsidRPr="004214C0" w:rsidRDefault="004478A6" w:rsidP="00806123">
            <w:pPr>
              <w:rPr>
                <w:rFonts w:asciiTheme="minorEastAsia" w:eastAsiaTheme="minorEastAsia" w:hAnsiTheme="minorEastAsia"/>
                <w:b w:val="0"/>
                <w:color w:val="000000" w:themeColor="text1"/>
                <w:sz w:val="18"/>
                <w:rPrChange w:id="271" w:author="作成者">
                  <w:rPr>
                    <w:rFonts w:asciiTheme="minorEastAsia" w:eastAsiaTheme="minorEastAsia" w:hAnsiTheme="minorEastAsia"/>
                    <w:b w:val="0"/>
                    <w:color w:val="000000" w:themeColor="text1"/>
                    <w:sz w:val="20"/>
                  </w:rPr>
                </w:rPrChange>
              </w:rPr>
            </w:pPr>
            <w:r w:rsidRPr="004214C0">
              <w:rPr>
                <w:rFonts w:asciiTheme="minorEastAsia" w:eastAsiaTheme="minorEastAsia" w:hAnsiTheme="minorEastAsia" w:hint="eastAsia"/>
                <w:b w:val="0"/>
                <w:color w:val="000000" w:themeColor="text1"/>
                <w:sz w:val="18"/>
                <w:rPrChange w:id="272" w:author="作成者">
                  <w:rPr>
                    <w:rFonts w:asciiTheme="minorEastAsia" w:eastAsiaTheme="minorEastAsia" w:hAnsiTheme="minorEastAsia" w:hint="eastAsia"/>
                    <w:b w:val="0"/>
                    <w:color w:val="000000" w:themeColor="text1"/>
                    <w:sz w:val="20"/>
                  </w:rPr>
                </w:rPrChange>
              </w:rPr>
              <w:t>参加者</w:t>
            </w:r>
          </w:p>
        </w:tc>
        <w:tc>
          <w:tcPr>
            <w:tcW w:w="1276" w:type="dxa"/>
          </w:tcPr>
          <w:p w14:paraId="3116602A" w14:textId="11297809" w:rsidR="004478A6" w:rsidRPr="004214C0"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73" w:author="作成者">
                  <w:rPr>
                    <w:rFonts w:asciiTheme="minorEastAsia" w:eastAsiaTheme="minorEastAsia" w:hAnsiTheme="minorEastAsia"/>
                    <w:bCs/>
                    <w:color w:val="000000" w:themeColor="text1"/>
                    <w:sz w:val="20"/>
                  </w:rPr>
                </w:rPrChange>
              </w:rPr>
            </w:pPr>
            <w:r w:rsidRPr="004214C0">
              <w:rPr>
                <w:rFonts w:asciiTheme="minorEastAsia" w:eastAsiaTheme="minorEastAsia" w:hAnsiTheme="minorEastAsia" w:hint="eastAsia"/>
                <w:bCs/>
                <w:color w:val="000000" w:themeColor="text1"/>
                <w:sz w:val="18"/>
                <w:rPrChange w:id="274" w:author="作成者">
                  <w:rPr>
                    <w:rFonts w:asciiTheme="minorEastAsia" w:eastAsiaTheme="minorEastAsia" w:hAnsiTheme="minorEastAsia" w:hint="eastAsia"/>
                    <w:bCs/>
                    <w:color w:val="000000" w:themeColor="text1"/>
                    <w:sz w:val="20"/>
                  </w:rPr>
                </w:rPrChange>
              </w:rPr>
              <w:t>人数</w:t>
            </w:r>
          </w:p>
        </w:tc>
        <w:tc>
          <w:tcPr>
            <w:tcW w:w="2219" w:type="dxa"/>
          </w:tcPr>
          <w:p w14:paraId="4274052C" w14:textId="75B91B8F" w:rsidR="004478A6" w:rsidRPr="004214C0"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75" w:author="作成者">
                  <w:rPr>
                    <w:rFonts w:asciiTheme="minorEastAsia" w:eastAsiaTheme="minorEastAsia" w:hAnsiTheme="minorEastAsia"/>
                    <w:bCs/>
                    <w:color w:val="000000" w:themeColor="text1"/>
                    <w:sz w:val="20"/>
                  </w:rPr>
                </w:rPrChange>
              </w:rPr>
            </w:pPr>
            <w:r w:rsidRPr="004214C0">
              <w:rPr>
                <w:rFonts w:asciiTheme="minorEastAsia" w:eastAsiaTheme="minorEastAsia" w:hAnsiTheme="minorEastAsia"/>
                <w:bCs/>
                <w:color w:val="000000" w:themeColor="text1"/>
                <w:sz w:val="18"/>
                <w:rPrChange w:id="276" w:author="作成者">
                  <w:rPr>
                    <w:rFonts w:asciiTheme="minorEastAsia" w:eastAsiaTheme="minorEastAsia" w:hAnsiTheme="minorEastAsia"/>
                    <w:bCs/>
                    <w:color w:val="000000" w:themeColor="text1"/>
                    <w:sz w:val="20"/>
                  </w:rPr>
                </w:rPrChange>
              </w:rPr>
              <w:t>13</w:t>
            </w:r>
            <w:r w:rsidRPr="004214C0">
              <w:rPr>
                <w:rFonts w:asciiTheme="minorEastAsia" w:eastAsiaTheme="minorEastAsia" w:hAnsiTheme="minorEastAsia" w:hint="eastAsia"/>
                <w:bCs/>
                <w:color w:val="000000" w:themeColor="text1"/>
                <w:sz w:val="18"/>
                <w:rPrChange w:id="277" w:author="作成者">
                  <w:rPr>
                    <w:rFonts w:asciiTheme="minorEastAsia" w:eastAsiaTheme="minorEastAsia" w:hAnsiTheme="minorEastAsia" w:hint="eastAsia"/>
                    <w:bCs/>
                    <w:color w:val="000000" w:themeColor="text1"/>
                    <w:sz w:val="20"/>
                  </w:rPr>
                </w:rPrChange>
              </w:rPr>
              <w:t>名</w:t>
            </w:r>
          </w:p>
        </w:tc>
      </w:tr>
      <w:tr w:rsidR="004478A6" w14:paraId="2EE74C0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4478A6" w:rsidRPr="004214C0" w:rsidRDefault="004478A6" w:rsidP="00806123">
            <w:pPr>
              <w:rPr>
                <w:rFonts w:asciiTheme="minorEastAsia" w:eastAsiaTheme="minorEastAsia" w:hAnsiTheme="minorEastAsia"/>
                <w:bCs w:val="0"/>
                <w:color w:val="000000" w:themeColor="text1"/>
                <w:sz w:val="18"/>
                <w:rPrChange w:id="278" w:author="作成者">
                  <w:rPr>
                    <w:rFonts w:asciiTheme="minorEastAsia" w:eastAsiaTheme="minorEastAsia" w:hAnsiTheme="minorEastAsia"/>
                    <w:bCs w:val="0"/>
                    <w:color w:val="000000" w:themeColor="text1"/>
                    <w:sz w:val="20"/>
                  </w:rPr>
                </w:rPrChange>
              </w:rPr>
            </w:pPr>
          </w:p>
        </w:tc>
        <w:tc>
          <w:tcPr>
            <w:tcW w:w="1276" w:type="dxa"/>
          </w:tcPr>
          <w:p w14:paraId="29542D4B" w14:textId="77777777" w:rsidR="004478A6" w:rsidRPr="004214C0"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79" w:author="作成者">
                  <w:rPr>
                    <w:rFonts w:asciiTheme="minorEastAsia" w:eastAsiaTheme="minorEastAsia" w:hAnsiTheme="minorEastAsia"/>
                    <w:bCs/>
                    <w:color w:val="000000" w:themeColor="text1"/>
                    <w:sz w:val="20"/>
                  </w:rPr>
                </w:rPrChange>
              </w:rPr>
            </w:pPr>
            <w:r w:rsidRPr="004214C0">
              <w:rPr>
                <w:rFonts w:asciiTheme="minorEastAsia" w:eastAsiaTheme="minorEastAsia" w:hAnsiTheme="minorEastAsia" w:hint="eastAsia"/>
                <w:bCs/>
                <w:color w:val="000000" w:themeColor="text1"/>
                <w:sz w:val="18"/>
                <w:rPrChange w:id="280" w:author="作成者">
                  <w:rPr>
                    <w:rFonts w:asciiTheme="minorEastAsia" w:eastAsiaTheme="minorEastAsia" w:hAnsiTheme="minorEastAsia" w:hint="eastAsia"/>
                    <w:bCs/>
                    <w:color w:val="000000" w:themeColor="text1"/>
                    <w:sz w:val="20"/>
                  </w:rPr>
                </w:rPrChange>
              </w:rPr>
              <w:t>年齢</w:t>
            </w:r>
          </w:p>
        </w:tc>
        <w:tc>
          <w:tcPr>
            <w:tcW w:w="2219" w:type="dxa"/>
          </w:tcPr>
          <w:p w14:paraId="1D5A5E7B" w14:textId="77777777" w:rsidR="004478A6" w:rsidRPr="004214C0"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81" w:author="作成者">
                  <w:rPr>
                    <w:rFonts w:asciiTheme="minorEastAsia" w:eastAsiaTheme="minorEastAsia" w:hAnsiTheme="minorEastAsia"/>
                    <w:bCs/>
                    <w:color w:val="000000" w:themeColor="text1"/>
                    <w:sz w:val="20"/>
                  </w:rPr>
                </w:rPrChange>
              </w:rPr>
            </w:pPr>
            <w:r w:rsidRPr="004214C0">
              <w:rPr>
                <w:rFonts w:asciiTheme="minorEastAsia" w:eastAsiaTheme="minorEastAsia" w:hAnsiTheme="minorEastAsia"/>
                <w:bCs/>
                <w:color w:val="000000" w:themeColor="text1"/>
                <w:sz w:val="18"/>
                <w:rPrChange w:id="282" w:author="作成者">
                  <w:rPr>
                    <w:rFonts w:asciiTheme="minorEastAsia" w:eastAsiaTheme="minorEastAsia" w:hAnsiTheme="minorEastAsia"/>
                    <w:bCs/>
                    <w:color w:val="000000" w:themeColor="text1"/>
                    <w:sz w:val="20"/>
                  </w:rPr>
                </w:rPrChange>
              </w:rPr>
              <w:t>20</w:t>
            </w:r>
            <w:r w:rsidRPr="004214C0">
              <w:rPr>
                <w:rFonts w:asciiTheme="minorEastAsia" w:eastAsiaTheme="minorEastAsia" w:hAnsiTheme="minorEastAsia" w:hint="eastAsia"/>
                <w:bCs/>
                <w:color w:val="000000" w:themeColor="text1"/>
                <w:sz w:val="18"/>
                <w:rPrChange w:id="283" w:author="作成者">
                  <w:rPr>
                    <w:rFonts w:asciiTheme="minorEastAsia" w:eastAsiaTheme="minorEastAsia" w:hAnsiTheme="minorEastAsia" w:hint="eastAsia"/>
                    <w:bCs/>
                    <w:color w:val="000000" w:themeColor="text1"/>
                    <w:sz w:val="20"/>
                  </w:rPr>
                </w:rPrChange>
              </w:rPr>
              <w:t>〜</w:t>
            </w:r>
            <w:r w:rsidRPr="004214C0">
              <w:rPr>
                <w:rFonts w:asciiTheme="minorEastAsia" w:eastAsiaTheme="minorEastAsia" w:hAnsiTheme="minorEastAsia"/>
                <w:bCs/>
                <w:color w:val="000000" w:themeColor="text1"/>
                <w:sz w:val="18"/>
                <w:rPrChange w:id="284" w:author="作成者">
                  <w:rPr>
                    <w:rFonts w:asciiTheme="minorEastAsia" w:eastAsiaTheme="minorEastAsia" w:hAnsiTheme="minorEastAsia"/>
                    <w:bCs/>
                    <w:color w:val="000000" w:themeColor="text1"/>
                    <w:sz w:val="20"/>
                  </w:rPr>
                </w:rPrChange>
              </w:rPr>
              <w:t>22</w:t>
            </w:r>
            <w:r w:rsidRPr="004214C0">
              <w:rPr>
                <w:rFonts w:asciiTheme="minorEastAsia" w:eastAsiaTheme="minorEastAsia" w:hAnsiTheme="minorEastAsia" w:hint="eastAsia"/>
                <w:bCs/>
                <w:color w:val="000000" w:themeColor="text1"/>
                <w:sz w:val="18"/>
                <w:rPrChange w:id="285" w:author="作成者">
                  <w:rPr>
                    <w:rFonts w:asciiTheme="minorEastAsia" w:eastAsiaTheme="minorEastAsia" w:hAnsiTheme="minorEastAsia" w:hint="eastAsia"/>
                    <w:bCs/>
                    <w:color w:val="000000" w:themeColor="text1"/>
                    <w:sz w:val="20"/>
                  </w:rPr>
                </w:rPrChange>
              </w:rPr>
              <w:t>歳</w:t>
            </w:r>
          </w:p>
        </w:tc>
      </w:tr>
      <w:tr w:rsidR="00872995" w14:paraId="410DD6CD" w14:textId="77777777" w:rsidTr="00806123">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872995" w:rsidRPr="004214C0" w:rsidRDefault="00872995" w:rsidP="00806123">
            <w:pPr>
              <w:rPr>
                <w:rFonts w:asciiTheme="minorEastAsia" w:eastAsiaTheme="minorEastAsia" w:hAnsiTheme="minorEastAsia"/>
                <w:b w:val="0"/>
                <w:color w:val="000000" w:themeColor="text1"/>
                <w:sz w:val="18"/>
                <w:rPrChange w:id="286" w:author="作成者">
                  <w:rPr>
                    <w:rFonts w:asciiTheme="minorEastAsia" w:eastAsiaTheme="minorEastAsia" w:hAnsiTheme="minorEastAsia"/>
                    <w:b w:val="0"/>
                    <w:color w:val="000000" w:themeColor="text1"/>
                    <w:sz w:val="20"/>
                  </w:rPr>
                </w:rPrChange>
              </w:rPr>
            </w:pPr>
            <w:r w:rsidRPr="004214C0">
              <w:rPr>
                <w:rFonts w:asciiTheme="minorEastAsia" w:eastAsiaTheme="minorEastAsia" w:hAnsiTheme="minorEastAsia" w:hint="eastAsia"/>
                <w:b w:val="0"/>
                <w:color w:val="000000" w:themeColor="text1"/>
                <w:sz w:val="18"/>
                <w:rPrChange w:id="287" w:author="作成者">
                  <w:rPr>
                    <w:rFonts w:asciiTheme="minorEastAsia" w:eastAsiaTheme="minorEastAsia" w:hAnsiTheme="minorEastAsia" w:hint="eastAsia"/>
                    <w:b w:val="0"/>
                    <w:color w:val="000000" w:themeColor="text1"/>
                    <w:sz w:val="20"/>
                  </w:rPr>
                </w:rPrChange>
              </w:rPr>
              <w:t>取得指標</w:t>
            </w:r>
          </w:p>
        </w:tc>
        <w:tc>
          <w:tcPr>
            <w:tcW w:w="1276" w:type="dxa"/>
          </w:tcPr>
          <w:p w14:paraId="73A134EC" w14:textId="6E30D44A" w:rsidR="00872995" w:rsidRPr="004214C0"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88" w:author="作成者">
                  <w:rPr>
                    <w:rFonts w:asciiTheme="minorEastAsia" w:eastAsiaTheme="minorEastAsia" w:hAnsiTheme="minorEastAsia"/>
                    <w:bCs/>
                    <w:color w:val="000000" w:themeColor="text1"/>
                    <w:sz w:val="20"/>
                  </w:rPr>
                </w:rPrChange>
              </w:rPr>
            </w:pPr>
            <w:r w:rsidRPr="004214C0">
              <w:rPr>
                <w:rFonts w:asciiTheme="minorEastAsia" w:eastAsiaTheme="minorEastAsia" w:hAnsiTheme="minorEastAsia" w:hint="eastAsia"/>
                <w:bCs/>
                <w:color w:val="000000" w:themeColor="text1"/>
                <w:sz w:val="18"/>
                <w:rPrChange w:id="289" w:author="作成者">
                  <w:rPr>
                    <w:rFonts w:asciiTheme="minorEastAsia" w:eastAsiaTheme="minorEastAsia" w:hAnsiTheme="minorEastAsia" w:hint="eastAsia"/>
                    <w:bCs/>
                    <w:color w:val="000000" w:themeColor="text1"/>
                    <w:sz w:val="20"/>
                  </w:rPr>
                </w:rPrChange>
              </w:rPr>
              <w:t>頭部回転</w:t>
            </w:r>
            <w:r w:rsidR="00E77025" w:rsidRPr="004214C0">
              <w:rPr>
                <w:rFonts w:asciiTheme="minorEastAsia" w:eastAsiaTheme="minorEastAsia" w:hAnsiTheme="minorEastAsia" w:hint="eastAsia"/>
                <w:bCs/>
                <w:color w:val="000000" w:themeColor="text1"/>
                <w:sz w:val="18"/>
                <w:rPrChange w:id="290" w:author="作成者">
                  <w:rPr>
                    <w:rFonts w:asciiTheme="minorEastAsia" w:eastAsiaTheme="minorEastAsia" w:hAnsiTheme="minorEastAsia" w:hint="eastAsia"/>
                    <w:bCs/>
                    <w:color w:val="000000" w:themeColor="text1"/>
                    <w:sz w:val="20"/>
                  </w:rPr>
                </w:rPrChange>
              </w:rPr>
              <w:t>角</w:t>
            </w:r>
          </w:p>
        </w:tc>
        <w:tc>
          <w:tcPr>
            <w:tcW w:w="2219" w:type="dxa"/>
          </w:tcPr>
          <w:p w14:paraId="0A783820" w14:textId="19E047DB" w:rsidR="00872995" w:rsidRPr="004214C0"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91" w:author="作成者">
                  <w:rPr>
                    <w:rFonts w:asciiTheme="minorEastAsia" w:eastAsiaTheme="minorEastAsia" w:hAnsiTheme="minorEastAsia"/>
                    <w:bCs/>
                    <w:color w:val="000000" w:themeColor="text1"/>
                    <w:sz w:val="20"/>
                  </w:rPr>
                </w:rPrChange>
              </w:rPr>
            </w:pPr>
            <w:r w:rsidRPr="004214C0">
              <w:rPr>
                <w:rFonts w:asciiTheme="minorEastAsia" w:eastAsiaTheme="minorEastAsia" w:hAnsiTheme="minorEastAsia" w:hint="eastAsia"/>
                <w:bCs/>
                <w:color w:val="000000" w:themeColor="text1"/>
                <w:sz w:val="18"/>
                <w:rPrChange w:id="292" w:author="作成者">
                  <w:rPr>
                    <w:rFonts w:asciiTheme="minorEastAsia" w:eastAsiaTheme="minorEastAsia" w:hAnsiTheme="minorEastAsia" w:hint="eastAsia"/>
                    <w:bCs/>
                    <w:color w:val="000000" w:themeColor="text1"/>
                    <w:sz w:val="20"/>
                  </w:rPr>
                </w:rPrChange>
              </w:rPr>
              <w:t>クォータニオン</w:t>
            </w:r>
          </w:p>
        </w:tc>
      </w:tr>
    </w:tbl>
    <w:p w14:paraId="61E52FD3" w14:textId="7CF53EF4" w:rsidR="002975FA" w:rsidRDefault="00D70781" w:rsidP="00554045">
      <w:pPr>
        <w:jc w:val="center"/>
        <w:rPr>
          <w:sz w:val="20"/>
          <w:szCs w:val="20"/>
        </w:rPr>
      </w:pPr>
      <w:commentRangeStart w:id="293"/>
      <w:r>
        <w:rPr>
          <w:rFonts w:hint="eastAsia"/>
          <w:sz w:val="20"/>
          <w:szCs w:val="20"/>
        </w:rPr>
        <w:t>表２</w:t>
      </w:r>
      <w:r w:rsidR="009862BF">
        <w:rPr>
          <w:rFonts w:hint="eastAsia"/>
          <w:sz w:val="20"/>
          <w:szCs w:val="20"/>
        </w:rPr>
        <w:t>変更および追加された</w:t>
      </w:r>
      <w:r>
        <w:rPr>
          <w:rFonts w:hint="eastAsia"/>
          <w:sz w:val="20"/>
          <w:szCs w:val="20"/>
        </w:rPr>
        <w:t>実験条件</w:t>
      </w:r>
      <w:commentRangeEnd w:id="293"/>
      <w:r w:rsidR="004478A6">
        <w:rPr>
          <w:rStyle w:val="aff6"/>
        </w:rPr>
        <w:commentReference w:id="293"/>
      </w:r>
    </w:p>
    <w:p w14:paraId="00634C1E" w14:textId="77777777" w:rsidR="00067ED0" w:rsidRPr="00554045" w:rsidRDefault="00067ED0" w:rsidP="00067ED0">
      <w:pPr>
        <w:jc w:val="left"/>
        <w:rPr>
          <w:sz w:val="20"/>
          <w:szCs w:val="20"/>
        </w:rPr>
      </w:pPr>
    </w:p>
    <w:p w14:paraId="1F58B3B9" w14:textId="4A8A2CCD"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BA195E" w:rsidRPr="00FB1063">
        <w:rPr>
          <w:rFonts w:ascii="Times New Roman" w:eastAsia="ＭＳ ゴシック" w:hAnsi="Times New Roman" w:hint="eastAsia"/>
          <w:b/>
          <w:color w:val="000000" w:themeColor="text1"/>
          <w:sz w:val="20"/>
          <w:szCs w:val="20"/>
        </w:rPr>
        <w:t>2</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2FC11EC0" w14:textId="0C83E845" w:rsidR="00774042" w:rsidRDefault="00D623BF" w:rsidP="008462F6">
      <w:pPr>
        <w:ind w:firstLineChars="100" w:firstLine="195"/>
        <w:rPr>
          <w:rFonts w:ascii="Times New Roman" w:hAnsi="Times New Roman"/>
          <w:color w:val="000000" w:themeColor="text1"/>
          <w:sz w:val="20"/>
          <w:szCs w:val="20"/>
        </w:rPr>
      </w:pPr>
      <w:commentRangeStart w:id="294"/>
      <w:r>
        <w:rPr>
          <w:rFonts w:asciiTheme="minorEastAsia" w:eastAsiaTheme="minorEastAsia" w:hAnsiTheme="minorEastAsia" w:hint="eastAsia"/>
          <w:bCs/>
          <w:noProof/>
          <w:color w:val="000000" w:themeColor="text1"/>
          <w:sz w:val="20"/>
        </w:rPr>
        <w:lastRenderedPageBreak/>
        <mc:AlternateContent>
          <mc:Choice Requires="wpg">
            <w:drawing>
              <wp:anchor distT="0" distB="0" distL="114300" distR="114300" simplePos="0" relativeHeight="251660288" behindDoc="0" locked="0" layoutInCell="1" allowOverlap="1" wp14:anchorId="133CE0DC" wp14:editId="225C13D9">
                <wp:simplePos x="0" y="0"/>
                <wp:positionH relativeFrom="column">
                  <wp:posOffset>-274190</wp:posOffset>
                </wp:positionH>
                <wp:positionV relativeFrom="paragraph">
                  <wp:posOffset>574379</wp:posOffset>
                </wp:positionV>
                <wp:extent cx="3299460" cy="2201545"/>
                <wp:effectExtent l="0" t="0" r="2540" b="0"/>
                <wp:wrapSquare wrapText="bothSides"/>
                <wp:docPr id="1143106588" name="グループ化 6"/>
                <wp:cNvGraphicFramePr/>
                <a:graphic xmlns:a="http://schemas.openxmlformats.org/drawingml/2006/main">
                  <a:graphicData uri="http://schemas.microsoft.com/office/word/2010/wordprocessingGroup">
                    <wpg:wgp>
                      <wpg:cNvGrpSpPr/>
                      <wpg:grpSpPr>
                        <a:xfrm>
                          <a:off x="0" y="0"/>
                          <a:ext cx="3299460" cy="2201545"/>
                          <a:chOff x="-1768730" y="-876299"/>
                          <a:chExt cx="3840824" cy="2493617"/>
                        </a:xfrm>
                      </wpg:grpSpPr>
                      <wps:wsp>
                        <wps:cNvPr id="507804267" name="テキスト ボックス 5"/>
                        <wps:cNvSpPr txBox="1"/>
                        <wps:spPr>
                          <a:xfrm>
                            <a:off x="-1384825" y="1225355"/>
                            <a:ext cx="3216094" cy="391963"/>
                          </a:xfrm>
                          <a:prstGeom prst="rect">
                            <a:avLst/>
                          </a:prstGeom>
                          <a:solidFill>
                            <a:schemeClr val="lt1"/>
                          </a:solidFill>
                          <a:ln w="6350">
                            <a:noFill/>
                          </a:ln>
                        </wps:spPr>
                        <wps:txbx>
                          <w:txbxContent>
                            <w:p w14:paraId="340DA970" w14:textId="77777777" w:rsidR="00806123" w:rsidRPr="00450790" w:rsidRDefault="00806123" w:rsidP="00774042">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74485951" name="図 9"/>
                          <pic:cNvPicPr>
                            <a:picLocks noChangeAspect="1"/>
                          </pic:cNvPicPr>
                        </pic:nvPicPr>
                        <pic:blipFill>
                          <a:blip r:embed="rId25" cstate="print">
                            <a:extLst>
                              <a:ext uri="{28A0092B-C50C-407E-A947-70E740481C1C}">
                                <a14:useLocalDpi xmlns:a14="http://schemas.microsoft.com/office/drawing/2010/main"/>
                              </a:ext>
                            </a:extLst>
                          </a:blip>
                          <a:srcRect/>
                          <a:stretch/>
                        </pic:blipFill>
                        <pic:spPr>
                          <a:xfrm>
                            <a:off x="-1768730" y="-876299"/>
                            <a:ext cx="3840824" cy="210165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33CE0DC" id="_x0000_s1053" style="position:absolute;left:0;text-align:left;margin-left:-21.6pt;margin-top:45.25pt;width:259.8pt;height:173.35pt;z-index:251660288;mso-position-horizontal-relative:text;mso-position-vertical-relative:text" coordorigin="-17687,-8762" coordsize="38408,24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">
                <v:shape id="テキスト ボックス 5" o:spid="_x0000_s1054" type="#_x0000_t202" style="position:absolute;left:-13848;top:12253;width:32160;height:3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" fillcolor="white [3201]" stroked="f" strokeweight=".5pt">
                  <v:textbox inset="0,0,0,0">
                    <w:txbxContent>
                      <w:p w14:paraId="340DA970" w14:textId="77777777" w:rsidR="00806123" w:rsidRPr="00450790" w:rsidRDefault="00806123" w:rsidP="00774042">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txbxContent>
                  </v:textbox>
                </v:shape>
                <v:shape id="図 9" o:spid="_x0000_s1055" type="#_x0000_t75" style="position:absolute;left:-17687;top:-8762;width:38407;height:21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">
                  <v:imagedata r:id="rId26" o:title=""/>
                  <v:path arrowok="t"/>
                </v:shape>
                <w10:wrap type="square"/>
              </v:group>
            </w:pict>
          </mc:Fallback>
        </mc:AlternateContent>
      </w:r>
      <w:commentRangeEnd w:id="294"/>
      <w:r w:rsidR="004478A6">
        <w:rPr>
          <w:rStyle w:val="aff6"/>
        </w:rPr>
        <w:commentReference w:id="294"/>
      </w:r>
      <w:r w:rsidR="00904AE7" w:rsidRPr="00904AE7">
        <w:rPr>
          <w:rFonts w:ascii="Times New Roman" w:hAnsi="Times New Roman"/>
          <w:color w:val="000000" w:themeColor="text1"/>
          <w:sz w:val="20"/>
          <w:szCs w:val="20"/>
        </w:rPr>
        <w:t>仰臥位姿勢における連続した</w:t>
      </w:r>
      <w:r w:rsidR="00904AE7" w:rsidRPr="00904AE7">
        <w:rPr>
          <w:rFonts w:ascii="Times New Roman" w:hAnsi="Times New Roman"/>
          <w:color w:val="000000" w:themeColor="text1"/>
          <w:sz w:val="20"/>
          <w:szCs w:val="20"/>
        </w:rPr>
        <w:t>2</w:t>
      </w:r>
      <w:r w:rsidR="00904AE7" w:rsidRPr="00904AE7">
        <w:rPr>
          <w:rFonts w:ascii="Times New Roman" w:hAnsi="Times New Roman"/>
          <w:color w:val="000000" w:themeColor="text1"/>
          <w:sz w:val="20"/>
          <w:szCs w:val="20"/>
        </w:rPr>
        <w:t>セッションの試行結果を示す</w:t>
      </w:r>
      <w:r w:rsidR="008F3703">
        <w:rPr>
          <w:rFonts w:ascii="Times New Roman" w:hAnsi="Times New Roman"/>
          <w:color w:val="000000" w:themeColor="text1"/>
          <w:sz w:val="20"/>
          <w:szCs w:val="20"/>
        </w:rPr>
        <w:t>.</w:t>
      </w:r>
      <w:r w:rsidR="00904AE7" w:rsidRPr="00904AE7">
        <w:rPr>
          <w:rFonts w:ascii="Times New Roman" w:hAnsi="Times New Roman"/>
          <w:color w:val="000000" w:themeColor="text1"/>
          <w:sz w:val="20"/>
          <w:szCs w:val="20"/>
        </w:rPr>
        <w:t>図</w:t>
      </w:r>
      <w:r w:rsidR="00904AE7" w:rsidRPr="00904AE7">
        <w:rPr>
          <w:rFonts w:ascii="Times New Roman" w:hAnsi="Times New Roman"/>
          <w:color w:val="000000" w:themeColor="text1"/>
          <w:sz w:val="20"/>
          <w:szCs w:val="20"/>
        </w:rPr>
        <w:t>8</w:t>
      </w:r>
      <w:r w:rsidR="00904AE7" w:rsidRPr="00904AE7">
        <w:rPr>
          <w:rFonts w:ascii="Times New Roman" w:hAnsi="Times New Roman"/>
          <w:color w:val="000000" w:themeColor="text1"/>
          <w:sz w:val="20"/>
          <w:szCs w:val="20"/>
        </w:rPr>
        <w:t>に</w:t>
      </w:r>
      <w:r w:rsidR="008F3703">
        <w:rPr>
          <w:rFonts w:ascii="Times New Roman" w:hAnsi="Times New Roman"/>
          <w:color w:val="000000" w:themeColor="text1"/>
          <w:sz w:val="20"/>
          <w:szCs w:val="20"/>
        </w:rPr>
        <w:t>,</w:t>
      </w:r>
      <w:r w:rsidR="00904AE7" w:rsidRPr="00904AE7">
        <w:rPr>
          <w:rFonts w:ascii="Times New Roman" w:hAnsi="Times New Roman"/>
          <w:color w:val="000000" w:themeColor="text1"/>
          <w:sz w:val="20"/>
          <w:szCs w:val="20"/>
        </w:rPr>
        <w:t>各セッションのターゲット位置別反応時間の箱ひげ図を示す</w:t>
      </w:r>
      <w:r w:rsidR="008F3703">
        <w:rPr>
          <w:rFonts w:ascii="Times New Roman" w:hAnsi="Times New Roman"/>
          <w:color w:val="000000" w:themeColor="text1"/>
          <w:sz w:val="20"/>
          <w:szCs w:val="20"/>
        </w:rPr>
        <w:t>.</w:t>
      </w:r>
    </w:p>
    <w:p w14:paraId="00A23F02" w14:textId="5482D4E8" w:rsidR="005D2722" w:rsidRDefault="005D2722" w:rsidP="008462F6">
      <w:pPr>
        <w:ind w:firstLineChars="100" w:firstLine="195"/>
        <w:rPr>
          <w:rFonts w:ascii="Times New Roman" w:hAnsi="Times New Roman"/>
          <w:color w:val="000000" w:themeColor="text1"/>
          <w:sz w:val="20"/>
          <w:szCs w:val="20"/>
        </w:rPr>
      </w:pPr>
    </w:p>
    <w:p w14:paraId="5C979354" w14:textId="148D3C84" w:rsidR="00C432F8" w:rsidRPr="006A658D" w:rsidRDefault="005061D0" w:rsidP="008462F6">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初回セッションの平均反応時間は</w:t>
      </w:r>
      <w:r w:rsidRPr="005061D0">
        <w:rPr>
          <w:rFonts w:ascii="Times New Roman" w:hAnsi="Times New Roman"/>
          <w:color w:val="000000" w:themeColor="text1"/>
          <w:sz w:val="20"/>
          <w:szCs w:val="20"/>
        </w:rPr>
        <w:t xml:space="preserve">0.903 </w:t>
      </w:r>
      <w:r w:rsidR="00CD5A86">
        <w:rPr>
          <w:rFonts w:ascii="Times New Roman" w:hAnsi="Times New Roman"/>
          <w:color w:val="000000" w:themeColor="text1"/>
          <w:sz w:val="20"/>
          <w:szCs w:val="20"/>
        </w:rPr>
        <w:t>s</w:t>
      </w:r>
      <w:r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回目セッションでは</w:t>
      </w:r>
      <w:r w:rsidRPr="005061D0">
        <w:rPr>
          <w:rFonts w:ascii="Times New Roman" w:hAnsi="Times New Roman"/>
          <w:color w:val="000000" w:themeColor="text1"/>
          <w:sz w:val="20"/>
          <w:szCs w:val="20"/>
        </w:rPr>
        <w:t>0.865 s</w:t>
      </w:r>
      <w:r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セッション間に統計的な有意差は認められなかった（</w:t>
      </w:r>
      <w:r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0.100</w:t>
      </w:r>
      <w:r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これにより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短期間の反復試行においては</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操作の正確性を維持したまま</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反応時間がわずかに改善する傾向が</w:t>
      </w:r>
      <w:ins w:id="295" w:author="作成者">
        <w:r w:rsidR="004478A6">
          <w:rPr>
            <w:rFonts w:ascii="Times New Roman" w:hAnsi="Times New Roman" w:hint="eastAsia"/>
            <w:color w:val="000000" w:themeColor="text1"/>
            <w:sz w:val="20"/>
            <w:szCs w:val="20"/>
          </w:rPr>
          <w:t>みら</w:t>
        </w:r>
      </w:ins>
      <w:del w:id="296" w:author="作成者">
        <w:r w:rsidRPr="005061D0" w:rsidDel="004478A6">
          <w:rPr>
            <w:rFonts w:ascii="Times New Roman" w:hAnsi="Times New Roman"/>
            <w:color w:val="000000" w:themeColor="text1"/>
            <w:sz w:val="20"/>
            <w:szCs w:val="20"/>
          </w:rPr>
          <w:delText>示唆さ</w:delText>
        </w:r>
      </w:del>
      <w:r w:rsidRPr="005061D0">
        <w:rPr>
          <w:rFonts w:ascii="Times New Roman" w:hAnsi="Times New Roman"/>
          <w:color w:val="000000" w:themeColor="text1"/>
          <w:sz w:val="20"/>
          <w:szCs w:val="20"/>
        </w:rPr>
        <w:t>れた</w:t>
      </w:r>
      <w:r w:rsidR="008D61B2">
        <w:rPr>
          <w:rFonts w:ascii="Times New Roman" w:hAnsi="Times New Roman"/>
          <w:color w:val="000000" w:themeColor="text1"/>
          <w:sz w:val="20"/>
          <w:szCs w:val="20"/>
        </w:rPr>
        <w:t>.</w:t>
      </w:r>
    </w:p>
    <w:p w14:paraId="57951EAA" w14:textId="1F7B8F6D" w:rsidR="00DA2C92" w:rsidRDefault="005061D0" w:rsidP="008462F6">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各ターゲットにおけるセッション間の差を</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検定で比較したところ</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すべてのターゲット位置において有意な差は見られなかった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ただし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t>1.137 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短縮しており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困難な領域ほど反復による改善幅が大きくなる可能性が示された</w:t>
      </w:r>
      <w:r w:rsidR="008D61B2">
        <w:rPr>
          <w:rFonts w:ascii="Times New Roman" w:hAnsi="Times New Roman"/>
          <w:color w:val="000000" w:themeColor="text1"/>
          <w:sz w:val="20"/>
          <w:szCs w:val="20"/>
        </w:rPr>
        <w:t>.</w:t>
      </w:r>
    </w:p>
    <w:p w14:paraId="52C31F4D" w14:textId="156CA658" w:rsidR="004D617A" w:rsidRDefault="004D617A" w:rsidP="008462F6">
      <w:pPr>
        <w:ind w:firstLineChars="100" w:firstLine="195"/>
        <w:rPr>
          <w:rFonts w:ascii="Times New Roman" w:hAnsi="Times New Roman"/>
          <w:color w:val="000000" w:themeColor="text1"/>
          <w:sz w:val="20"/>
          <w:szCs w:val="20"/>
        </w:rPr>
      </w:pPr>
    </w:p>
    <w:p w14:paraId="3ED363CB" w14:textId="4CD171B8" w:rsidR="004F523E" w:rsidRDefault="004F523E" w:rsidP="008462F6">
      <w:pPr>
        <w:ind w:firstLineChars="100" w:firstLine="195"/>
        <w:rPr>
          <w:rFonts w:ascii="Times New Roman" w:hAnsi="Times New Roman"/>
          <w:color w:val="000000" w:themeColor="text1"/>
          <w:sz w:val="20"/>
          <w:szCs w:val="20"/>
        </w:rPr>
      </w:pPr>
      <w:r>
        <w:rPr>
          <w:rFonts w:ascii="Times New Roman" w:hAnsi="Times New Roman" w:hint="eastAsia"/>
          <w:color w:val="000000" w:themeColor="text1"/>
          <w:sz w:val="20"/>
          <w:szCs w:val="20"/>
        </w:rPr>
        <w:t>取得した頭部回転角を用いて</w:t>
      </w:r>
      <w:r w:rsidR="0070601F">
        <w:rPr>
          <w:rFonts w:ascii="Times New Roman" w:hAnsi="Times New Roman" w:hint="eastAsia"/>
          <w:color w:val="000000" w:themeColor="text1"/>
          <w:sz w:val="20"/>
          <w:szCs w:val="20"/>
        </w:rPr>
        <w:t>,</w:t>
      </w:r>
      <w:r>
        <w:rPr>
          <w:rFonts w:ascii="Times New Roman" w:hAnsi="Times New Roman" w:hint="eastAsia"/>
          <w:color w:val="000000" w:themeColor="text1"/>
          <w:sz w:val="20"/>
          <w:szCs w:val="20"/>
        </w:rPr>
        <w:t>頭部回転量</w:t>
      </w:r>
      <w:r w:rsidR="00F212CA" w:rsidRPr="004F523E">
        <w:rPr>
          <w:rFonts w:ascii="Times New Roman" w:hAnsi="Times New Roman"/>
          <w:color w:val="000000" w:themeColor="text1"/>
          <w:sz w:val="20"/>
          <w:szCs w:val="20"/>
        </w:rPr>
        <w:t>（</w:t>
      </w:r>
      <w:r w:rsidR="00F212CA" w:rsidRPr="004F523E">
        <w:rPr>
          <w:rFonts w:ascii="Times New Roman" w:hAnsi="Times New Roman"/>
          <w:color w:val="000000" w:themeColor="text1"/>
          <w:sz w:val="20"/>
          <w:szCs w:val="20"/>
        </w:rPr>
        <w:t>Head Rotation Magnitude</w:t>
      </w:r>
      <w:r w:rsidR="00F212CA" w:rsidRPr="004F523E">
        <w:rPr>
          <w:rFonts w:ascii="Times New Roman" w:hAnsi="Times New Roman"/>
          <w:color w:val="000000" w:themeColor="text1"/>
          <w:sz w:val="20"/>
          <w:szCs w:val="20"/>
        </w:rPr>
        <w:t>）</w:t>
      </w:r>
      <w:r>
        <w:rPr>
          <w:rFonts w:ascii="Times New Roman" w:hAnsi="Times New Roman" w:hint="eastAsia"/>
          <w:color w:val="000000" w:themeColor="text1"/>
          <w:sz w:val="20"/>
          <w:szCs w:val="20"/>
        </w:rPr>
        <w:t>を</w:t>
      </w:r>
      <w:commentRangeStart w:id="297"/>
      <w:ins w:id="298" w:author="作成者">
        <w:r w:rsidR="004478A6">
          <w:rPr>
            <w:rFonts w:ascii="Times New Roman" w:hAnsi="Times New Roman" w:hint="eastAsia"/>
            <w:color w:val="000000" w:themeColor="text1"/>
            <w:sz w:val="20"/>
            <w:szCs w:val="20"/>
          </w:rPr>
          <w:t>式</w:t>
        </w:r>
        <w:r w:rsidR="004478A6">
          <w:rPr>
            <w:rFonts w:ascii="Times New Roman" w:hAnsi="Times New Roman" w:hint="eastAsia"/>
            <w:color w:val="000000" w:themeColor="text1"/>
            <w:sz w:val="20"/>
            <w:szCs w:val="20"/>
          </w:rPr>
          <w:t>(</w:t>
        </w:r>
        <w:r w:rsidR="004478A6">
          <w:rPr>
            <w:rFonts w:ascii="Times New Roman" w:hAnsi="Times New Roman"/>
            <w:color w:val="000000" w:themeColor="text1"/>
            <w:sz w:val="20"/>
            <w:szCs w:val="20"/>
          </w:rPr>
          <w:t>3)</w:t>
        </w:r>
        <w:commentRangeEnd w:id="297"/>
        <w:r w:rsidR="004478A6">
          <w:rPr>
            <w:rStyle w:val="aff6"/>
          </w:rPr>
          <w:commentReference w:id="297"/>
        </w:r>
      </w:ins>
      <w:del w:id="299" w:author="作成者">
        <w:r w:rsidDel="004478A6">
          <w:rPr>
            <w:rFonts w:ascii="Times New Roman" w:hAnsi="Times New Roman" w:hint="eastAsia"/>
            <w:color w:val="000000" w:themeColor="text1"/>
            <w:sz w:val="20"/>
            <w:szCs w:val="20"/>
          </w:rPr>
          <w:delText>以下</w:delText>
        </w:r>
      </w:del>
      <w:r>
        <w:rPr>
          <w:rFonts w:ascii="Times New Roman" w:hAnsi="Times New Roman" w:hint="eastAsia"/>
          <w:color w:val="000000" w:themeColor="text1"/>
          <w:sz w:val="20"/>
          <w:szCs w:val="20"/>
        </w:rPr>
        <w:t>のように定義した</w:t>
      </w:r>
      <w:r w:rsidR="008D61B2">
        <w:rPr>
          <w:rFonts w:ascii="Times New Roman" w:hAnsi="Times New Roman" w:hint="eastAsia"/>
          <w:color w:val="000000" w:themeColor="text1"/>
          <w:sz w:val="20"/>
          <w:szCs w:val="20"/>
        </w:rPr>
        <w:t>.</w:t>
      </w:r>
      <w:r w:rsidR="00AB199D" w:rsidRPr="00AB199D">
        <w:rPr>
          <w:rFonts w:ascii="Times New Roman" w:hAnsi="Times New Roman"/>
          <w:color w:val="000000" w:themeColor="text1"/>
          <w:sz w:val="20"/>
          <w:szCs w:val="20"/>
        </w:rPr>
        <w:t>ここで</w:t>
      </w:r>
      <w:r w:rsidR="0070601F">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 xml:space="preserve">X,Y,Z </w:t>
      </w:r>
      <w:r w:rsidR="00AB199D" w:rsidRPr="00AB199D">
        <w:rPr>
          <w:rFonts w:ascii="Times New Roman" w:hAnsi="Times New Roman"/>
          <w:color w:val="000000" w:themeColor="text1"/>
          <w:sz w:val="20"/>
          <w:szCs w:val="20"/>
        </w:rPr>
        <w:t>はそれぞれ</w:t>
      </w:r>
      <w:r w:rsidR="0052286D" w:rsidRPr="00A45246">
        <w:rPr>
          <w:rFonts w:ascii="Times New Roman" w:hAnsi="Times New Roman" w:hint="eastAsia"/>
          <w:color w:val="000000" w:themeColor="text1"/>
          <w:sz w:val="20"/>
          <w:szCs w:val="20"/>
        </w:rPr>
        <w:t>ヘッドマウントディスプレイ</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HMD</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の各軸まわりの回転角の合計値である</w:t>
      </w:r>
      <w:r w:rsidR="008D61B2">
        <w:rPr>
          <w:rFonts w:ascii="Times New Roman" w:hAnsi="Times New Roman" w:hint="eastAsia"/>
          <w:color w:val="000000" w:themeColor="text1"/>
          <w:sz w:val="20"/>
          <w:szCs w:val="20"/>
        </w:rPr>
        <w:t>.</w:t>
      </w:r>
    </w:p>
    <w:p w14:paraId="3D0D6AF1" w14:textId="117540CD" w:rsidR="004F523E" w:rsidRPr="004F523E" w:rsidRDefault="00FE1934" w:rsidP="004F523E">
      <m:oMathPara>
        <m:oMath>
          <m:r>
            <m:rPr>
              <m:sty m:val="p"/>
            </m:rPr>
            <w:rPr>
              <w:rFonts w:ascii="Cambria Math" w:hAnsi="Cambria Math"/>
              <w:color w:val="000000" w:themeColor="text1"/>
              <w:sz w:val="20"/>
              <w:szCs w:val="20"/>
            </w:rPr>
            <m:t>Head Rotation Magnitude</m:t>
          </m:r>
          <m:r>
            <w:rPr>
              <w:rFonts w:ascii="Cambria Math" w:hAnsi="Cambria Math"/>
            </w:rPr>
            <m:t xml:space="preserve"> = </m:t>
          </m:r>
          <m:rad>
            <m:radPr>
              <m:degHide m:val="1"/>
              <m:ctrlPr>
                <w:rPr>
                  <w:rFonts w:ascii="Cambria Math" w:hAnsi="Cambria Math"/>
                  <w:i/>
                  <w:sz w:val="19"/>
                  <w:szCs w:val="18"/>
                </w:rPr>
              </m:ctrlPr>
            </m:radPr>
            <m:deg/>
            <m:e>
              <m:sSup>
                <m:sSupPr>
                  <m:ctrlPr>
                    <w:rPr>
                      <w:rFonts w:ascii="Cambria Math" w:hAnsi="Cambria Math"/>
                      <w:i/>
                      <w:sz w:val="19"/>
                      <w:szCs w:val="18"/>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Z</m:t>
                  </m:r>
                </m:e>
                <m:sup>
                  <m:r>
                    <w:rPr>
                      <w:rFonts w:ascii="Cambria Math" w:hAnsi="Cambria Math"/>
                    </w:rPr>
                    <m:t>2</m:t>
                  </m:r>
                </m:sup>
              </m:sSup>
            </m:e>
          </m:rad>
        </m:oMath>
      </m:oMathPara>
    </w:p>
    <w:p w14:paraId="55E4D639" w14:textId="13786A90" w:rsidR="00D8303B" w:rsidRPr="00D8303B" w:rsidRDefault="004F523E" w:rsidP="00D8303B">
      <w:pPr>
        <w:ind w:firstLineChars="100" w:firstLine="195"/>
        <w:rPr>
          <w:rFonts w:ascii="Times New Roman" w:hAnsi="Times New Roman"/>
          <w:color w:val="000000" w:themeColor="text1"/>
          <w:sz w:val="20"/>
          <w:szCs w:val="20"/>
        </w:rPr>
      </w:pPr>
      <w:r w:rsidRPr="004F523E">
        <w:rPr>
          <w:rFonts w:ascii="Times New Roman" w:hAnsi="Times New Roman"/>
          <w:color w:val="000000" w:themeColor="text1"/>
          <w:sz w:val="20"/>
          <w:szCs w:val="20"/>
        </w:rPr>
        <w:t>平均回転量は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仰臥位で</w:t>
      </w:r>
      <w:r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半座位で</w:t>
      </w:r>
      <w:r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座位で</w:t>
      </w:r>
      <w:r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であり</w:t>
      </w:r>
      <w:r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Welch</w:t>
      </w:r>
      <w:r w:rsidRPr="004F523E">
        <w:rPr>
          <w:rFonts w:ascii="Times New Roman" w:hAnsi="Times New Roman"/>
          <w:color w:val="000000" w:themeColor="text1"/>
          <w:sz w:val="20"/>
          <w:szCs w:val="20"/>
        </w:rPr>
        <w:t>の</w:t>
      </w:r>
      <w:r w:rsidRPr="004F523E">
        <w:rPr>
          <w:rFonts w:ascii="Times New Roman" w:hAnsi="Times New Roman"/>
          <w:color w:val="000000" w:themeColor="text1"/>
          <w:sz w:val="20"/>
          <w:szCs w:val="20"/>
        </w:rPr>
        <w:t>t</w:t>
      </w:r>
      <w:r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すべての条件間で極めて高い有意差が認められた（仰臥位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0.0001</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Pr="004F523E">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特に座位と仰臥位の比較では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効果量</w:t>
      </w:r>
      <w:r w:rsidRPr="004F523E">
        <w:rPr>
          <w:rFonts w:ascii="Times New Roman" w:hAnsi="Times New Roman"/>
          <w:color w:val="000000" w:themeColor="text1"/>
          <w:sz w:val="20"/>
          <w:szCs w:val="20"/>
        </w:rPr>
        <w:t>Cohen's d</w:t>
      </w:r>
      <w:r w:rsidRPr="004F523E">
        <w:rPr>
          <w:rFonts w:ascii="Times New Roman" w:hAnsi="Times New Roman"/>
          <w:color w:val="000000" w:themeColor="text1"/>
          <w:sz w:val="20"/>
          <w:szCs w:val="20"/>
        </w:rPr>
        <w:t>が</w:t>
      </w:r>
      <w:r w:rsidRPr="004F523E">
        <w:rPr>
          <w:rFonts w:ascii="Times New Roman" w:hAnsi="Times New Roman"/>
          <w:color w:val="000000" w:themeColor="text1"/>
          <w:sz w:val="20"/>
          <w:szCs w:val="20"/>
        </w:rPr>
        <w:t>0.70</w:t>
      </w:r>
      <w:r w:rsidRPr="004F523E">
        <w:rPr>
          <w:rFonts w:ascii="Times New Roman" w:hAnsi="Times New Roman"/>
          <w:color w:val="000000" w:themeColor="text1"/>
          <w:sz w:val="20"/>
          <w:szCs w:val="20"/>
        </w:rPr>
        <w:t>と大きく</w:t>
      </w:r>
      <w:r w:rsidR="0070601F">
        <w:rPr>
          <w:rFonts w:ascii="Times New Roman" w:hAnsi="Times New Roman"/>
          <w:color w:val="000000" w:themeColor="text1"/>
          <w:sz w:val="20"/>
          <w:szCs w:val="20"/>
        </w:rPr>
        <w:t>,</w:t>
      </w:r>
      <w:r w:rsidR="00F00D11" w:rsidRPr="00F00D11">
        <w:rPr>
          <w:rFonts w:ascii="Times New Roman" w:hAnsi="Times New Roman"/>
          <w:color w:val="000000" w:themeColor="text1"/>
          <w:sz w:val="20"/>
          <w:szCs w:val="20"/>
        </w:rPr>
        <w:t>背中角度</w:t>
      </w:r>
      <w:r w:rsidR="00F00D11">
        <w:rPr>
          <w:rFonts w:ascii="Times New Roman" w:hAnsi="Times New Roman" w:hint="eastAsia"/>
          <w:color w:val="000000" w:themeColor="text1"/>
          <w:sz w:val="20"/>
          <w:szCs w:val="20"/>
        </w:rPr>
        <w:t>が仰臥位に近づくほど</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ターゲット捕捉を頭部動作ではなく眼球運動で</w:t>
      </w:r>
      <w:r w:rsidR="00F812B7">
        <w:rPr>
          <w:rFonts w:ascii="Times New Roman" w:hAnsi="Times New Roman" w:hint="eastAsia"/>
          <w:color w:val="000000" w:themeColor="text1"/>
          <w:sz w:val="20"/>
          <w:szCs w:val="20"/>
        </w:rPr>
        <w:t>代替</w:t>
      </w:r>
      <w:r w:rsidRPr="004F523E">
        <w:rPr>
          <w:rFonts w:ascii="Times New Roman" w:hAnsi="Times New Roman"/>
          <w:color w:val="000000" w:themeColor="text1"/>
          <w:sz w:val="20"/>
          <w:szCs w:val="20"/>
        </w:rPr>
        <w:t>している可能性</w:t>
      </w:r>
      <w:r w:rsidRPr="004F523E">
        <w:rPr>
          <w:rFonts w:ascii="Times New Roman" w:hAnsi="Times New Roman"/>
          <w:color w:val="000000" w:themeColor="text1"/>
          <w:sz w:val="20"/>
          <w:szCs w:val="20"/>
        </w:rPr>
        <w:lastRenderedPageBreak/>
        <w:t>が示唆された</w:t>
      </w:r>
      <w:r w:rsidR="008D61B2">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3ECC10"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AD0E72">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70AFC77" w14:textId="53DDC8A5" w:rsidR="000E0B8B" w:rsidRDefault="000E0B8B" w:rsidP="008462F6">
      <w:pPr>
        <w:ind w:firstLineChars="100" w:firstLine="195"/>
        <w:rPr>
          <w:rFonts w:ascii="Times New Roman" w:hAnsi="Times New Roman"/>
          <w:color w:val="000000" w:themeColor="text1"/>
          <w:sz w:val="20"/>
          <w:szCs w:val="20"/>
        </w:rPr>
      </w:pPr>
      <w:r w:rsidRPr="000E0B8B">
        <w:rPr>
          <w:rFonts w:ascii="Times New Roman" w:hAnsi="Times New Roman"/>
          <w:color w:val="000000" w:themeColor="text1"/>
          <w:sz w:val="20"/>
          <w:szCs w:val="20"/>
        </w:rPr>
        <w:t>実験</w:t>
      </w:r>
      <w:r w:rsidRPr="000E0B8B">
        <w:rPr>
          <w:rFonts w:ascii="Times New Roman" w:hAnsi="Times New Roman"/>
          <w:color w:val="000000" w:themeColor="text1"/>
          <w:sz w:val="20"/>
          <w:szCs w:val="20"/>
        </w:rPr>
        <w:t>2</w:t>
      </w:r>
      <w:r w:rsidRPr="000E0B8B">
        <w:rPr>
          <w:rFonts w:ascii="Times New Roman" w:hAnsi="Times New Roman"/>
          <w:color w:val="000000" w:themeColor="text1"/>
          <w:sz w:val="20"/>
          <w:szCs w:val="20"/>
        </w:rPr>
        <w:t>の結果</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仰臥位における反復試行は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反応時間という表面的なパフォーマンスの向上には繋がらなかった</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2</w:t>
      </w:r>
      <w:r w:rsidRPr="000E0B8B">
        <w:rPr>
          <w:rFonts w:ascii="Times New Roman" w:hAnsi="Times New Roman"/>
          <w:color w:val="000000" w:themeColor="text1"/>
          <w:sz w:val="20"/>
          <w:szCs w:val="20"/>
        </w:rPr>
        <w:t>セッション目において反応時間の平均値に短縮傾向が認められたが</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統計的有意差は得られなかった</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この結果は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仰臥位特有の制約</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例えば枕による頭部への接触負荷などが</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習熟のみでは解消困難であることを示唆している</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ただし</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最も反応時間が遅延していた下方ターゲットにおいて約</w:t>
      </w:r>
      <w:r w:rsidRPr="000E0B8B">
        <w:rPr>
          <w:rFonts w:ascii="Times New Roman" w:hAnsi="Times New Roman"/>
          <w:color w:val="000000" w:themeColor="text1"/>
          <w:sz w:val="20"/>
          <w:szCs w:val="20"/>
        </w:rPr>
        <w:t>0.2</w:t>
      </w:r>
      <w:r w:rsidR="00F25612">
        <w:rPr>
          <w:rFonts w:ascii="Times New Roman" w:hAnsi="Times New Roman"/>
          <w:color w:val="000000" w:themeColor="text1"/>
          <w:sz w:val="20"/>
          <w:szCs w:val="20"/>
        </w:rPr>
        <w:t xml:space="preserve"> s</w:t>
      </w:r>
      <w:r w:rsidRPr="000E0B8B">
        <w:rPr>
          <w:rFonts w:ascii="Times New Roman" w:hAnsi="Times New Roman"/>
          <w:color w:val="000000" w:themeColor="text1"/>
          <w:sz w:val="20"/>
          <w:szCs w:val="20"/>
        </w:rPr>
        <w:t>の改善が見られた点は注目に値する</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これは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困難な領域ほど適応の余地が大きいことを示唆している</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しかしながら</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この改善をもってしても座位の平均水準には到達しておらず</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下方視野における操作は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短期間の反復試行による身体的な慣れだけでは完全に克服できないと考えられる</w:t>
      </w:r>
      <w:r w:rsidR="007009B7">
        <w:rPr>
          <w:rFonts w:ascii="Times New Roman" w:hAnsi="Times New Roman"/>
          <w:color w:val="000000" w:themeColor="text1"/>
          <w:sz w:val="20"/>
          <w:szCs w:val="20"/>
        </w:rPr>
        <w:t>.</w:t>
      </w:r>
    </w:p>
    <w:p w14:paraId="78C810AC" w14:textId="260BD7BC" w:rsidR="00F46449" w:rsidRDefault="007220BC" w:rsidP="008462F6">
      <w:pPr>
        <w:ind w:firstLineChars="100" w:firstLine="195"/>
        <w:rPr>
          <w:rFonts w:ascii="Times New Roman" w:hAnsi="Times New Roman"/>
          <w:color w:val="000000" w:themeColor="text1"/>
          <w:sz w:val="20"/>
          <w:szCs w:val="20"/>
        </w:rPr>
      </w:pPr>
      <w:r w:rsidRPr="007220BC">
        <w:rPr>
          <w:rFonts w:ascii="Times New Roman" w:hAnsi="Times New Roman"/>
          <w:color w:val="000000" w:themeColor="text1"/>
          <w:sz w:val="20"/>
          <w:szCs w:val="20"/>
        </w:rPr>
        <w:t>以上のことから</w:t>
      </w:r>
      <w:r w:rsidR="007009B7">
        <w:rPr>
          <w:rFonts w:ascii="Times New Roman" w:hAnsi="Times New Roman"/>
          <w:color w:val="000000" w:themeColor="text1"/>
          <w:sz w:val="20"/>
          <w:szCs w:val="20"/>
        </w:rPr>
        <w:t>,</w:t>
      </w:r>
      <w:r w:rsidRPr="007220BC">
        <w:rPr>
          <w:rFonts w:ascii="Times New Roman" w:hAnsi="Times New Roman"/>
          <w:color w:val="000000" w:themeColor="text1"/>
          <w:sz w:val="20"/>
          <w:szCs w:val="20"/>
        </w:rPr>
        <w:t>仰臥位を前提とした</w:t>
      </w:r>
      <w:r w:rsidRPr="007220BC">
        <w:rPr>
          <w:rFonts w:ascii="Times New Roman" w:hAnsi="Times New Roman"/>
          <w:color w:val="000000" w:themeColor="text1"/>
          <w:sz w:val="20"/>
          <w:szCs w:val="20"/>
        </w:rPr>
        <w:t>VR</w:t>
      </w:r>
      <w:r w:rsidRPr="007220BC">
        <w:rPr>
          <w:rFonts w:ascii="Times New Roman" w:hAnsi="Times New Roman"/>
          <w:color w:val="000000" w:themeColor="text1"/>
          <w:sz w:val="20"/>
          <w:szCs w:val="20"/>
        </w:rPr>
        <w:t>システムにおいては</w:t>
      </w:r>
      <w:r w:rsidR="007009B7">
        <w:rPr>
          <w:rFonts w:ascii="Times New Roman" w:hAnsi="Times New Roman"/>
          <w:color w:val="000000" w:themeColor="text1"/>
          <w:sz w:val="20"/>
          <w:szCs w:val="20"/>
        </w:rPr>
        <w:t>,</w:t>
      </w:r>
      <w:r w:rsidRPr="007220BC">
        <w:rPr>
          <w:rFonts w:ascii="Times New Roman" w:hAnsi="Times New Roman"/>
          <w:color w:val="000000" w:themeColor="text1"/>
          <w:sz w:val="20"/>
          <w:szCs w:val="20"/>
        </w:rPr>
        <w:t>習熟によるパフォーマンス向上を過度に期待するのではなく</w:t>
      </w:r>
      <w:r w:rsidR="007009B7">
        <w:rPr>
          <w:rFonts w:ascii="Times New Roman" w:hAnsi="Times New Roman" w:hint="eastAsia"/>
          <w:color w:val="000000" w:themeColor="text1"/>
          <w:sz w:val="20"/>
          <w:szCs w:val="20"/>
        </w:rPr>
        <w:t>,</w:t>
      </w:r>
      <w:r w:rsidRPr="007220BC">
        <w:rPr>
          <w:rFonts w:ascii="Times New Roman" w:hAnsi="Times New Roman"/>
          <w:color w:val="000000" w:themeColor="text1"/>
          <w:sz w:val="20"/>
          <w:szCs w:val="20"/>
        </w:rPr>
        <w:t>大きな頭部動作を必要としない狭い範囲へのコンテンツ配置</w:t>
      </w:r>
      <w:r w:rsidR="007009B7">
        <w:rPr>
          <w:rFonts w:ascii="Times New Roman" w:hAnsi="Times New Roman" w:hint="eastAsia"/>
          <w:color w:val="000000" w:themeColor="text1"/>
          <w:sz w:val="20"/>
          <w:szCs w:val="20"/>
        </w:rPr>
        <w:t>が求められる</w:t>
      </w:r>
      <w:r w:rsidR="007009B7">
        <w:rPr>
          <w:rFonts w:ascii="Times New Roman" w:hAnsi="Times New Roman" w:hint="eastAsia"/>
          <w:color w:val="000000" w:themeColor="text1"/>
          <w:sz w:val="20"/>
          <w:szCs w:val="20"/>
        </w:rPr>
        <w:t>.</w:t>
      </w:r>
      <w:r w:rsidR="007009B7">
        <w:rPr>
          <w:rFonts w:ascii="Times New Roman" w:hAnsi="Times New Roman" w:hint="eastAsia"/>
          <w:color w:val="000000" w:themeColor="text1"/>
          <w:sz w:val="20"/>
          <w:szCs w:val="20"/>
        </w:rPr>
        <w:t>また</w:t>
      </w:r>
      <w:r w:rsidR="007009B7">
        <w:rPr>
          <w:rFonts w:ascii="Times New Roman" w:hAnsi="Times New Roman" w:hint="eastAsia"/>
          <w:color w:val="000000" w:themeColor="text1"/>
          <w:sz w:val="20"/>
          <w:szCs w:val="20"/>
        </w:rPr>
        <w:t>,</w:t>
      </w:r>
      <w:r w:rsidRPr="007220BC">
        <w:rPr>
          <w:rFonts w:ascii="Times New Roman" w:hAnsi="Times New Roman"/>
          <w:color w:val="000000" w:themeColor="text1"/>
          <w:sz w:val="20"/>
          <w:szCs w:val="20"/>
        </w:rPr>
        <w:t>眼球運動</w:t>
      </w:r>
      <w:r w:rsidR="003E54BC">
        <w:rPr>
          <w:rFonts w:ascii="Times New Roman" w:hAnsi="Times New Roman" w:hint="eastAsia"/>
          <w:color w:val="000000" w:themeColor="text1"/>
          <w:sz w:val="20"/>
          <w:szCs w:val="20"/>
        </w:rPr>
        <w:t>を</w:t>
      </w:r>
      <w:r w:rsidRPr="007220BC">
        <w:rPr>
          <w:rFonts w:ascii="Times New Roman" w:hAnsi="Times New Roman"/>
          <w:color w:val="000000" w:themeColor="text1"/>
          <w:sz w:val="20"/>
          <w:szCs w:val="20"/>
        </w:rPr>
        <w:t>活かしたアイトラッキングによるポインティング補完などの導入が</w:t>
      </w:r>
      <w:r w:rsidR="007009B7">
        <w:rPr>
          <w:rFonts w:ascii="Times New Roman" w:hAnsi="Times New Roman"/>
          <w:color w:val="000000" w:themeColor="text1"/>
          <w:sz w:val="20"/>
          <w:szCs w:val="20"/>
        </w:rPr>
        <w:t>,</w:t>
      </w:r>
      <w:r w:rsidRPr="007220BC">
        <w:rPr>
          <w:rFonts w:ascii="Times New Roman" w:hAnsi="Times New Roman"/>
          <w:color w:val="000000" w:themeColor="text1"/>
          <w:sz w:val="20"/>
          <w:szCs w:val="20"/>
        </w:rPr>
        <w:t>身体的負荷の軽減と操作性の向上を両立させると考えられる</w:t>
      </w:r>
      <w:r w:rsidR="007009B7">
        <w:rPr>
          <w:rFonts w:ascii="Times New Roman" w:hAnsi="Times New Roman"/>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0516DBFC"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7009B7" w:rsidRPr="007009B7">
        <w:rPr>
          <w:rFonts w:asciiTheme="majorEastAsia" w:eastAsiaTheme="majorEastAsia" w:hAnsiTheme="majorEastAsia"/>
          <w:b/>
          <w:color w:val="000000" w:themeColor="text1"/>
          <w:sz w:val="22"/>
          <w:szCs w:val="22"/>
        </w:rPr>
        <w:t>ガイドラインの提案</w:t>
      </w:r>
    </w:p>
    <w:p w14:paraId="382122A1" w14:textId="33B428AD"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D74050">
        <w:rPr>
          <w:rFonts w:ascii="Times New Roman" w:eastAsia="ＭＳ ゴシック" w:hAnsi="Times New Roman" w:hint="eastAsia"/>
          <w:b/>
          <w:color w:val="000000" w:themeColor="text1"/>
          <w:sz w:val="20"/>
          <w:szCs w:val="20"/>
        </w:rPr>
        <w:t>ガイドラインの</w:t>
      </w:r>
      <w:r w:rsidR="00181088">
        <w:rPr>
          <w:rFonts w:ascii="Times New Roman" w:eastAsia="ＭＳ ゴシック" w:hAnsi="Times New Roman" w:hint="eastAsia"/>
          <w:b/>
          <w:color w:val="000000" w:themeColor="text1"/>
          <w:sz w:val="20"/>
          <w:szCs w:val="20"/>
        </w:rPr>
        <w:t>スコープ</w:t>
      </w:r>
    </w:p>
    <w:p w14:paraId="393D2274" w14:textId="38A0AF01" w:rsidR="00A45246" w:rsidRPr="00A45246"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設計者および利用者向けのガイドラインを提示する</w:t>
      </w:r>
      <w:r w:rsidR="00A07207">
        <w:rPr>
          <w:rFonts w:ascii="Times New Roman" w:hAnsi="Times New Roman"/>
          <w:color w:val="000000" w:themeColor="text1"/>
          <w:sz w:val="20"/>
          <w:szCs w:val="20"/>
        </w:rPr>
        <w:t>.</w:t>
      </w:r>
      <w:r w:rsidRPr="00A45246">
        <w:rPr>
          <w:rFonts w:ascii="Times New Roman" w:hAnsi="Times New Roman" w:hint="eastAsia"/>
          <w:color w:val="000000" w:themeColor="text1"/>
          <w:sz w:val="20"/>
          <w:szCs w:val="20"/>
        </w:rPr>
        <w:t>このガイドラインは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p>
    <w:p w14:paraId="06A9AC0A" w14:textId="05CC854A" w:rsidR="00650F32"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662480">
        <w:rPr>
          <w:rFonts w:ascii="Times New Roman" w:hAnsi="Times New Roman"/>
          <w:color w:val="000000" w:themeColor="text1"/>
          <w:sz w:val="20"/>
          <w:szCs w:val="20"/>
          <w:vertAlign w:val="superscript"/>
        </w:rPr>
        <w:t>3</w:t>
      </w:r>
      <w:r w:rsidR="00685328">
        <w:rPr>
          <w:rFonts w:ascii="Times New Roman" w:hAnsi="Times New Roman"/>
          <w:color w:val="000000" w:themeColor="text1"/>
          <w:sz w:val="20"/>
          <w:szCs w:val="20"/>
          <w:vertAlign w:val="superscript"/>
        </w:rPr>
        <w:t>)</w:t>
      </w:r>
      <w:r w:rsidRPr="00A45246">
        <w:rPr>
          <w:rFonts w:ascii="Times New Roman" w:hAnsi="Times New Roman" w:hint="eastAsia"/>
          <w:color w:val="000000" w:themeColor="text1"/>
          <w:sz w:val="20"/>
          <w:szCs w:val="20"/>
        </w:rPr>
        <w:t>を補完する新節として位置づけ</w:t>
      </w:r>
      <w:del w:id="300" w:author="作成者">
        <w:r w:rsidRPr="00A45246" w:rsidDel="004478A6">
          <w:rPr>
            <w:rFonts w:ascii="Times New Roman" w:hAnsi="Times New Roman" w:hint="eastAsia"/>
            <w:color w:val="000000" w:themeColor="text1"/>
            <w:sz w:val="20"/>
            <w:szCs w:val="20"/>
          </w:rPr>
          <w:delText>られ</w:delText>
        </w:r>
      </w:del>
      <w:r w:rsidRPr="00A45246">
        <w:rPr>
          <w:rFonts w:ascii="Times New Roman" w:hAnsi="Times New Roman" w:hint="eastAsia"/>
          <w:color w:val="000000" w:themeColor="text1"/>
          <w:sz w:val="20"/>
          <w:szCs w:val="20"/>
        </w:rPr>
        <w:t>ることを想定し</w:t>
      </w:r>
      <w:ins w:id="301" w:author="作成者">
        <w:r w:rsidR="004478A6">
          <w:rPr>
            <w:rFonts w:ascii="Times New Roman" w:hAnsi="Times New Roman" w:hint="eastAsia"/>
            <w:color w:val="000000" w:themeColor="text1"/>
            <w:sz w:val="20"/>
            <w:szCs w:val="20"/>
          </w:rPr>
          <w:t>た</w:t>
        </w:r>
      </w:ins>
      <w:del w:id="302" w:author="作成者">
        <w:r w:rsidRPr="00A45246" w:rsidDel="004478A6">
          <w:rPr>
            <w:rFonts w:ascii="Times New Roman" w:hAnsi="Times New Roman" w:hint="eastAsia"/>
            <w:color w:val="000000" w:themeColor="text1"/>
            <w:sz w:val="20"/>
            <w:szCs w:val="20"/>
          </w:rPr>
          <w:delText>ている</w:delText>
        </w:r>
      </w:del>
      <w:r w:rsidR="00A07207">
        <w:rPr>
          <w:rFonts w:ascii="Times New Roman" w:hAnsi="Times New Roman" w:hint="eastAsia"/>
          <w:color w:val="000000" w:themeColor="text1"/>
          <w:sz w:val="20"/>
          <w:szCs w:val="20"/>
        </w:rPr>
        <w:t>.</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37D4C2B5"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ユーザインタフェ</w:t>
      </w:r>
      <w:ins w:id="303" w:author="作成者">
        <w:r w:rsidR="003459FE">
          <w:rPr>
            <w:rFonts w:ascii="Times New Roman" w:eastAsia="ＭＳ ゴシック" w:hAnsi="Times New Roman" w:hint="eastAsia"/>
            <w:b/>
            <w:color w:val="000000" w:themeColor="text1"/>
            <w:sz w:val="20"/>
            <w:szCs w:val="20"/>
          </w:rPr>
          <w:t>イ</w:t>
        </w:r>
      </w:ins>
      <w:del w:id="304" w:author="作成者">
        <w:r w:rsidR="00702D7C" w:rsidRPr="00702D7C" w:rsidDel="003459FE">
          <w:rPr>
            <w:rFonts w:ascii="Times New Roman" w:eastAsia="ＭＳ ゴシック" w:hAnsi="Times New Roman"/>
            <w:b/>
            <w:color w:val="000000" w:themeColor="text1"/>
            <w:sz w:val="20"/>
            <w:szCs w:val="20"/>
          </w:rPr>
          <w:delText>ー</w:delText>
        </w:r>
      </w:del>
      <w:r w:rsidR="00702D7C" w:rsidRPr="00702D7C">
        <w:rPr>
          <w:rFonts w:ascii="Times New Roman" w:eastAsia="ＭＳ ゴシック" w:hAnsi="Times New Roman"/>
          <w:b/>
          <w:color w:val="000000" w:themeColor="text1"/>
          <w:sz w:val="20"/>
          <w:szCs w:val="20"/>
        </w:rPr>
        <w:t>スの配置</w:t>
      </w:r>
    </w:p>
    <w:p w14:paraId="441E7C45" w14:textId="04ADD031" w:rsidR="004A7060" w:rsidRPr="00187A55" w:rsidRDefault="003C536D" w:rsidP="00187A55">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w:t>
      </w:r>
      <w:del w:id="305" w:author="作成者">
        <w:r w:rsidR="000D0473" w:rsidDel="003459FE">
          <w:rPr>
            <w:rFonts w:ascii="Times New Roman" w:hAnsi="Times New Roman" w:hint="eastAsia"/>
            <w:color w:val="000000" w:themeColor="text1"/>
            <w:sz w:val="20"/>
            <w:szCs w:val="20"/>
          </w:rPr>
          <w:delText>ー</w:delText>
        </w:r>
      </w:del>
      <w:r w:rsidR="000D0473">
        <w:rPr>
          <w:rFonts w:ascii="Times New Roman" w:hAnsi="Times New Roman" w:hint="eastAsia"/>
          <w:color w:val="000000" w:themeColor="text1"/>
          <w:sz w:val="20"/>
          <w:szCs w:val="20"/>
        </w:rPr>
        <w:t>インタフェ</w:t>
      </w:r>
      <w:ins w:id="306" w:author="作成者">
        <w:r w:rsidR="003459FE">
          <w:rPr>
            <w:rFonts w:ascii="Times New Roman" w:hAnsi="Times New Roman" w:hint="eastAsia"/>
            <w:color w:val="000000" w:themeColor="text1"/>
            <w:sz w:val="20"/>
            <w:szCs w:val="20"/>
          </w:rPr>
          <w:t>イ</w:t>
        </w:r>
      </w:ins>
      <w:del w:id="307" w:author="作成者">
        <w:r w:rsidR="000D0473" w:rsidDel="003459FE">
          <w:rPr>
            <w:rFonts w:ascii="Times New Roman" w:hAnsi="Times New Roman" w:hint="eastAsia"/>
            <w:color w:val="000000" w:themeColor="text1"/>
            <w:sz w:val="20"/>
            <w:szCs w:val="20"/>
          </w:rPr>
          <w:delText>ー</w:delText>
        </w:r>
      </w:del>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ins w:id="308" w:author="作成者">
        <w:r w:rsidR="004478A6">
          <w:rPr>
            <w:rFonts w:ascii="Times New Roman" w:hAnsi="Times New Roman" w:hint="eastAsia"/>
            <w:color w:val="000000" w:themeColor="text1"/>
            <w:sz w:val="20"/>
            <w:szCs w:val="20"/>
          </w:rPr>
          <w:t>９</w:t>
        </w:r>
      </w:ins>
      <w:del w:id="309" w:author="作成者">
        <w:r w:rsidR="009D4C92" w:rsidRPr="00187A55" w:rsidDel="004478A6">
          <w:rPr>
            <w:rFonts w:ascii="Times New Roman" w:hAnsi="Times New Roman"/>
            <w:color w:val="000000" w:themeColor="text1"/>
            <w:sz w:val="20"/>
            <w:szCs w:val="20"/>
          </w:rPr>
          <w:delText>8</w:delText>
        </w:r>
      </w:del>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w:t>
      </w:r>
      <w:r w:rsidR="00187A55" w:rsidRPr="00187A55">
        <w:rPr>
          <w:rFonts w:ascii="Times New Roman" w:hAnsi="Times New Roman" w:hint="eastAsia"/>
          <w:color w:val="000000" w:themeColor="text1"/>
          <w:sz w:val="20"/>
          <w:szCs w:val="20"/>
        </w:rPr>
        <w:lastRenderedPageBreak/>
        <w:t>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p>
    <w:p w14:paraId="644C2064" w14:textId="042C5691" w:rsidR="007B4A51" w:rsidRDefault="005C3E0E" w:rsidP="00FB1063">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B7CFC5C" wp14:editId="249279EC">
                <wp:extent cx="2849879" cy="2523026"/>
                <wp:effectExtent l="0" t="0" r="0" b="4445"/>
                <wp:docPr id="77877944" name="グループ化 6"/>
                <wp:cNvGraphicFramePr/>
                <a:graphic xmlns:a="http://schemas.openxmlformats.org/drawingml/2006/main">
                  <a:graphicData uri="http://schemas.microsoft.com/office/word/2010/wordprocessingGroup">
                    <wpg:wgp>
                      <wpg:cNvGrpSpPr/>
                      <wpg:grpSpPr>
                        <a:xfrm>
                          <a:off x="0" y="0"/>
                          <a:ext cx="2849879" cy="2523026"/>
                          <a:chOff x="-364382" y="-1130693"/>
                          <a:chExt cx="3226273" cy="2781772"/>
                        </a:xfrm>
                      </wpg:grpSpPr>
                      <wps:wsp>
                        <wps:cNvPr id="2002127001" name="テキスト ボックス 5"/>
                        <wps:cNvSpPr txBox="1"/>
                        <wps:spPr>
                          <a:xfrm>
                            <a:off x="-364382" y="1448238"/>
                            <a:ext cx="3216095" cy="202841"/>
                          </a:xfrm>
                          <a:prstGeom prst="rect">
                            <a:avLst/>
                          </a:prstGeom>
                          <a:solidFill>
                            <a:schemeClr val="lt1"/>
                          </a:solidFill>
                          <a:ln w="6350">
                            <a:noFill/>
                          </a:ln>
                        </wps:spPr>
                        <wps:txbx>
                          <w:txbxContent>
                            <w:p w14:paraId="2DED4DC9" w14:textId="2768CB00" w:rsidR="00806123" w:rsidRPr="00812A37" w:rsidRDefault="00806123" w:rsidP="005C3E0E">
                              <w:pPr>
                                <w:jc w:val="center"/>
                                <w:rPr>
                                  <w:sz w:val="20"/>
                                  <w:szCs w:val="20"/>
                                </w:rPr>
                              </w:pPr>
                              <w:r w:rsidRPr="00450790">
                                <w:rPr>
                                  <w:rFonts w:hint="eastAsia"/>
                                  <w:sz w:val="20"/>
                                  <w:szCs w:val="20"/>
                                </w:rPr>
                                <w:t>図</w:t>
                              </w:r>
                              <w:ins w:id="310" w:author="作成者">
                                <w:r w:rsidR="004478A6">
                                  <w:rPr>
                                    <w:rFonts w:hint="eastAsia"/>
                                    <w:sz w:val="20"/>
                                    <w:szCs w:val="20"/>
                                  </w:rPr>
                                  <w:t>９</w:t>
                                </w:r>
                              </w:ins>
                              <w:del w:id="311" w:author="作成者">
                                <w:r w:rsidDel="004478A6">
                                  <w:rPr>
                                    <w:rFonts w:hint="eastAsia"/>
                                    <w:sz w:val="20"/>
                                    <w:szCs w:val="20"/>
                                  </w:rPr>
                                  <w:delText>８</w:delText>
                                </w:r>
                              </w:del>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518153619" name="図 9"/>
                          <pic:cNvPicPr>
                            <a:picLocks noChangeAspect="1"/>
                          </pic:cNvPicPr>
                        </pic:nvPicPr>
                        <pic:blipFill>
                          <a:blip r:embed="rId27" cstate="print">
                            <a:extLst>
                              <a:ext uri="{28A0092B-C50C-407E-A947-70E740481C1C}">
                                <a14:useLocalDpi xmlns:a14="http://schemas.microsoft.com/office/drawing/2010/main"/>
                              </a:ext>
                            </a:extLst>
                          </a:blip>
                          <a:srcRect/>
                          <a:stretch/>
                        </pic:blipFill>
                        <pic:spPr>
                          <a:xfrm>
                            <a:off x="-364382" y="-1130693"/>
                            <a:ext cx="3226273" cy="2578931"/>
                          </a:xfrm>
                          <a:prstGeom prst="rect">
                            <a:avLst/>
                          </a:prstGeom>
                        </pic:spPr>
                      </pic:pic>
                    </wpg:wgp>
                  </a:graphicData>
                </a:graphic>
              </wp:inline>
            </w:drawing>
          </mc:Choice>
          <mc:Fallback>
            <w:pict>
              <v:group w14:anchorId="0B7CFC5C" id="_x0000_s1056" style="width:224.4pt;height:198.65pt;mso-position-horizontal-relative:char;mso-position-vertical-relative:line" coordorigin="-3643,-11306" coordsize="32262,27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">
                <v:shape id="テキスト ボックス 5" o:spid="_x0000_s1057" type="#_x0000_t202" style="position:absolute;left:-3643;top:14482;width:32160;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" fillcolor="white [3201]" stroked="f" strokeweight=".5pt">
                  <v:textbox inset="0,0,0,0">
                    <w:txbxContent>
                      <w:p w14:paraId="2DED4DC9" w14:textId="2768CB00" w:rsidR="00806123" w:rsidRPr="00812A37" w:rsidRDefault="00806123" w:rsidP="005C3E0E">
                        <w:pPr>
                          <w:jc w:val="center"/>
                          <w:rPr>
                            <w:sz w:val="20"/>
                            <w:szCs w:val="20"/>
                          </w:rPr>
                        </w:pPr>
                        <w:r w:rsidRPr="00450790">
                          <w:rPr>
                            <w:rFonts w:hint="eastAsia"/>
                            <w:sz w:val="20"/>
                            <w:szCs w:val="20"/>
                          </w:rPr>
                          <w:t>図</w:t>
                        </w:r>
                        <w:ins w:id="312" w:author="作成者">
                          <w:r w:rsidR="004478A6">
                            <w:rPr>
                              <w:rFonts w:hint="eastAsia"/>
                              <w:sz w:val="20"/>
                              <w:szCs w:val="20"/>
                            </w:rPr>
                            <w:t>９</w:t>
                          </w:r>
                        </w:ins>
                        <w:del w:id="313" w:author="作成者">
                          <w:r w:rsidDel="004478A6">
                            <w:rPr>
                              <w:rFonts w:hint="eastAsia"/>
                              <w:sz w:val="20"/>
                              <w:szCs w:val="20"/>
                            </w:rPr>
                            <w:delText>８</w:delText>
                          </w:r>
                        </w:del>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txbxContent>
                  </v:textbox>
                </v:shape>
                <v:shape id="図 9" o:spid="_x0000_s1058" type="#_x0000_t75" style="position:absolute;left:-3643;top:-11306;width:32261;height:25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">
                  <v:imagedata r:id="rId28" o:title=""/>
                  <v:path arrowok="t"/>
                </v:shape>
                <w10:anchorlock/>
              </v:group>
            </w:pict>
          </mc:Fallback>
        </mc:AlternateContent>
      </w:r>
    </w:p>
    <w:p w14:paraId="13815675" w14:textId="77777777" w:rsidR="00B44685" w:rsidRDefault="00B44685" w:rsidP="00FB1063">
      <w:pPr>
        <w:rPr>
          <w:rFonts w:ascii="Times New Roman" w:hAnsi="Times New Roman"/>
          <w:color w:val="000000" w:themeColor="text1"/>
          <w:sz w:val="20"/>
          <w:szCs w:val="20"/>
        </w:rPr>
      </w:pPr>
    </w:p>
    <w:p w14:paraId="0BCAD282" w14:textId="1FB8E558" w:rsidR="00812A37" w:rsidRDefault="002A29C6"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の配置は回避すべきである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72338198"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仰臥位での操作は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8E2751" w:rsidRPr="008E2751">
        <w:rPr>
          <w:rFonts w:hint="eastAsia"/>
        </w:rPr>
        <w:t xml:space="preserve"> </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ins w:id="314" w:author="作成者">
        <w:r w:rsidR="004214C0">
          <w:rPr>
            <w:rFonts w:ascii="Times New Roman" w:hAnsi="Times New Roman" w:hint="eastAsia"/>
            <w:color w:val="000000" w:themeColor="text1"/>
            <w:sz w:val="20"/>
            <w:szCs w:val="20"/>
          </w:rPr>
          <w:t>考える</w:t>
        </w:r>
      </w:ins>
      <w:del w:id="315" w:author="作成者">
        <w:r w:rsidR="008E2751" w:rsidRPr="008E2751" w:rsidDel="004214C0">
          <w:rPr>
            <w:rFonts w:ascii="Times New Roman" w:hAnsi="Times New Roman"/>
            <w:color w:val="000000" w:themeColor="text1"/>
            <w:sz w:val="20"/>
            <w:szCs w:val="20"/>
          </w:rPr>
          <w:delText>判断した</w:delText>
        </w:r>
      </w:del>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3281576E"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lastRenderedPageBreak/>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HMD</w:t>
      </w:r>
      <w:r w:rsidR="00C82700" w:rsidRPr="00C82700">
        <w:rPr>
          <w:rFonts w:ascii="Times New Roman" w:hAnsi="Times New Roman" w:hint="eastAsia"/>
          <w:color w:val="000000" w:themeColor="text1"/>
          <w:sz w:val="20"/>
          <w:szCs w:val="20"/>
        </w:rPr>
        <w:t>と接地面の間に熱が蓄積しやすく</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また実験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より</w:t>
      </w:r>
      <w:r w:rsidR="00C82700" w:rsidRPr="00C82700">
        <w:rPr>
          <w:rFonts w:ascii="Times New Roman" w:hAnsi="Times New Roman" w:hint="eastAsia"/>
          <w:color w:val="000000" w:themeColor="text1"/>
          <w:sz w:val="20"/>
          <w:szCs w:val="20"/>
        </w:rPr>
        <w:t>VR</w:t>
      </w:r>
      <w:r w:rsidR="00C82700" w:rsidRPr="00C82700">
        <w:rPr>
          <w:rFonts w:ascii="Times New Roman" w:hAnsi="Times New Roman" w:hint="eastAsia"/>
          <w:color w:val="000000" w:themeColor="text1"/>
          <w:sz w:val="20"/>
          <w:szCs w:val="20"/>
        </w:rPr>
        <w:t>酔いを誘発しやすいという特性を有する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ISO/TR 9241-380:202</w:t>
      </w:r>
      <w:r w:rsidR="00A87144">
        <w:rPr>
          <w:rFonts w:ascii="Times New Roman" w:hAnsi="Times New Roman"/>
          <w:color w:val="000000" w:themeColor="text1"/>
          <w:sz w:val="20"/>
          <w:szCs w:val="20"/>
        </w:rPr>
        <w:t>2</w:t>
      </w:r>
      <w:r w:rsidR="00BD3D95">
        <w:rPr>
          <w:rFonts w:ascii="Times New Roman" w:hAnsi="Times New Roman"/>
          <w:color w:val="000000" w:themeColor="text1"/>
          <w:sz w:val="20"/>
          <w:szCs w:val="20"/>
          <w:vertAlign w:val="superscript"/>
        </w:rPr>
        <w:t>8</w:t>
      </w:r>
      <w:r w:rsidR="008345AF">
        <w:rPr>
          <w:rFonts w:ascii="Times New Roman" w:hAnsi="Times New Roman"/>
          <w:color w:val="000000" w:themeColor="text1"/>
          <w:sz w:val="20"/>
          <w:szCs w:val="20"/>
          <w:vertAlign w:val="superscript"/>
        </w:rPr>
        <w:t>)</w:t>
      </w:r>
      <w:r w:rsidR="00C82700" w:rsidRPr="00C82700">
        <w:rPr>
          <w:rFonts w:ascii="Times New Roman" w:hAnsi="Times New Roman" w:hint="eastAsia"/>
          <w:color w:val="000000" w:themeColor="text1"/>
          <w:sz w:val="20"/>
          <w:szCs w:val="20"/>
        </w:rPr>
        <w:t>では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44</w:t>
      </w:r>
      <w:r w:rsidR="00F011A7">
        <w:rPr>
          <w:rFonts w:ascii="Times New Roman" w:hAnsi="Times New Roman"/>
          <w:color w:val="000000" w:themeColor="text1"/>
          <w:sz w:val="20"/>
          <w:szCs w:val="20"/>
        </w:rPr>
        <w:t xml:space="preserve"> d</w:t>
      </w:r>
      <w:r w:rsidR="00C82700" w:rsidRPr="00C82700">
        <w:rPr>
          <w:rFonts w:ascii="Times New Roman" w:hAnsi="Times New Roman" w:hint="eastAsia"/>
          <w:color w:val="000000" w:themeColor="text1"/>
          <w:sz w:val="20"/>
          <w:szCs w:val="20"/>
        </w:rPr>
        <w:t>℃で</w:t>
      </w:r>
      <w:r w:rsidR="00C82700" w:rsidRPr="00C82700">
        <w:rPr>
          <w:rFonts w:ascii="Times New Roman" w:hAnsi="Times New Roman" w:hint="eastAsia"/>
          <w:color w:val="000000" w:themeColor="text1"/>
          <w:sz w:val="20"/>
          <w:szCs w:val="20"/>
        </w:rPr>
        <w:t>3</w:t>
      </w:r>
      <w:r w:rsidR="00C82700" w:rsidRPr="00C82700">
        <w:rPr>
          <w:rFonts w:ascii="Times New Roman" w:hAnsi="Times New Roman" w:hint="eastAsia"/>
          <w:color w:val="000000" w:themeColor="text1"/>
          <w:sz w:val="20"/>
          <w:szCs w:val="20"/>
        </w:rPr>
        <w:t>時間以上の熱蓄積は不快感および危険性を伴うと指摘されており</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この課題に対し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設計においては通気性の高いフェイスクッションの採用を検討し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熱蓄積の防止に努める必要がある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さらに</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5D781B7" w14:textId="154C7184" w:rsidR="00056DE9" w:rsidRDefault="00056DE9"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3A205A62" w14:textId="7301D321" w:rsidR="00A50264" w:rsidRDefault="00A50264" w:rsidP="008B43A2">
      <w:r>
        <w:rPr>
          <w:rFonts w:hint="eastAsia"/>
        </w:rPr>
        <w:t xml:space="preserve">　</w:t>
      </w:r>
      <w:r w:rsidR="00DD3D6D">
        <w:rPr>
          <w:rFonts w:hint="eastAsia"/>
        </w:rPr>
        <w:t>実験２より</w:t>
      </w:r>
      <w:r w:rsidR="00DD3D6D">
        <w:t>,</w:t>
      </w:r>
      <w:r w:rsidR="00CF6339">
        <w:rPr>
          <w:rFonts w:hint="eastAsia"/>
        </w:rPr>
        <w:t>仰</w:t>
      </w:r>
      <w:r w:rsidR="00CF6339">
        <w:t>臥位における操作性の低下は短期間の習熟によって容易に解消されるものではなく</w:t>
      </w:r>
      <w:r w:rsidR="003B11C0">
        <w:t>,</w:t>
      </w:r>
      <w:r w:rsidR="00CF6339">
        <w:t>姿勢固有の生理的</w:t>
      </w:r>
      <w:r w:rsidR="00DE240E">
        <w:rPr>
          <w:rFonts w:hint="eastAsia"/>
        </w:rPr>
        <w:t>・</w:t>
      </w:r>
      <w:r w:rsidR="00CF6339">
        <w:t>物理的制約に起因する側面が強いことが示された</w:t>
      </w:r>
      <w:r w:rsidR="003B11C0">
        <w:t>.</w:t>
      </w:r>
    </w:p>
    <w:p w14:paraId="66C6A4D3" w14:textId="146CF3CC" w:rsidR="00E95EDD" w:rsidRDefault="00A50264" w:rsidP="008B43A2">
      <w:r>
        <w:rPr>
          <w:rFonts w:hint="eastAsia"/>
        </w:rPr>
        <w:t xml:space="preserve">　</w:t>
      </w:r>
      <w:r w:rsidR="00AA2D0C" w:rsidRPr="00AA2D0C">
        <w:t>したがって，ユーザーの学習効果に依存するのではなく，システム側による補助技術の導入が重要となる．特に，身体の可動域制限が顕著となる姿勢においては，頭部運動のみによるターゲティングは操作負荷を増大させるため，これを主眼とした設計は避けるべきである．代替案として，アイトラッキングや手，コントローラ，音声入力などを柔軟に併用できる環境の整備が求められる．</w:t>
      </w:r>
    </w:p>
    <w:p w14:paraId="7FA5B55A" w14:textId="77777777" w:rsidR="00AA2D0C" w:rsidRDefault="00AA2D0C" w:rsidP="008B43A2"/>
    <w:p w14:paraId="1A2A828B" w14:textId="617FF979" w:rsidR="00E95EDD" w:rsidRPr="00FB1063" w:rsidRDefault="00E95EDD" w:rsidP="00E95EDD">
      <w:pPr>
        <w:spacing w:afterLines="100" w:after="291"/>
        <w:rPr>
          <w:rFonts w:ascii="Times New Roman" w:eastAsia="ＭＳ ゴシック" w:hAnsi="Times New Roman"/>
          <w:b/>
          <w:color w:val="000000" w:themeColor="text1"/>
          <w:sz w:val="22"/>
          <w:szCs w:val="22"/>
        </w:rPr>
      </w:pPr>
      <w:r>
        <w:rPr>
          <w:b/>
          <w:color w:val="000000" w:themeColor="text1"/>
          <w:sz w:val="22"/>
          <w:szCs w:val="22"/>
        </w:rPr>
        <w:t>5</w:t>
      </w:r>
      <w:r w:rsidRPr="00FB1063">
        <w:rPr>
          <w:rFonts w:ascii="Times New Roman" w:hAnsi="Times New Roman"/>
          <w:b/>
          <w:color w:val="000000" w:themeColor="text1"/>
          <w:sz w:val="22"/>
          <w:szCs w:val="22"/>
        </w:rPr>
        <w:t xml:space="preserve">. </w:t>
      </w:r>
      <w:r>
        <w:rPr>
          <w:rFonts w:asciiTheme="majorEastAsia" w:eastAsiaTheme="majorEastAsia" w:hAnsiTheme="majorEastAsia" w:hint="eastAsia"/>
          <w:b/>
          <w:color w:val="000000" w:themeColor="text1"/>
          <w:sz w:val="22"/>
          <w:szCs w:val="22"/>
        </w:rPr>
        <w:t>おわりに</w:t>
      </w:r>
    </w:p>
    <w:p w14:paraId="2C9036C9" w14:textId="68E856A6" w:rsidR="008B7D6B" w:rsidRDefault="008B7D6B" w:rsidP="008B7D6B">
      <w:r>
        <w:rPr>
          <w:rFonts w:hint="eastAsia"/>
        </w:rPr>
        <w:t xml:space="preserve">　本研究では</w:t>
      </w:r>
      <w:r w:rsidR="003B11C0">
        <w:rPr>
          <w:rFonts w:hint="eastAsia"/>
        </w:rPr>
        <w:t>,</w:t>
      </w:r>
      <w:r>
        <w:rPr>
          <w:rFonts w:hint="eastAsia"/>
        </w:rPr>
        <w:t>VR</w:t>
      </w:r>
      <w:r>
        <w:rPr>
          <w:rFonts w:hint="eastAsia"/>
        </w:rPr>
        <w:t>睡眠に代表される臥位姿勢での</w:t>
      </w:r>
      <w:r>
        <w:rPr>
          <w:rFonts w:hint="eastAsia"/>
        </w:rPr>
        <w:t>VR</w:t>
      </w:r>
      <w:r>
        <w:rPr>
          <w:rFonts w:hint="eastAsia"/>
        </w:rPr>
        <w:t>利用需要の拡大を背景に</w:t>
      </w:r>
      <w:r w:rsidR="003B11C0">
        <w:rPr>
          <w:rFonts w:hint="eastAsia"/>
        </w:rPr>
        <w:t>,</w:t>
      </w:r>
      <w:r>
        <w:rPr>
          <w:rFonts w:hint="eastAsia"/>
        </w:rPr>
        <w:t>背中角度の違いが指向操作タスクにおけるインタラクション特性に与える影響を定量的に明らかにした</w:t>
      </w:r>
      <w:r w:rsidR="003B11C0">
        <w:rPr>
          <w:rFonts w:hint="eastAsia"/>
        </w:rPr>
        <w:t>.</w:t>
      </w:r>
    </w:p>
    <w:p w14:paraId="33928CBF" w14:textId="7D17F67F" w:rsidR="008B7D6B" w:rsidRDefault="004D0E4B" w:rsidP="008B7D6B">
      <w:r>
        <w:rPr>
          <w:rFonts w:hint="eastAsia"/>
        </w:rPr>
        <w:t xml:space="preserve">　</w:t>
      </w:r>
      <w:r w:rsidR="008B7D6B">
        <w:rPr>
          <w:rFonts w:hint="eastAsia"/>
        </w:rPr>
        <w:t>実験</w:t>
      </w:r>
      <w:r w:rsidR="008B7D6B">
        <w:rPr>
          <w:rFonts w:hint="eastAsia"/>
        </w:rPr>
        <w:t>1</w:t>
      </w:r>
      <w:r w:rsidR="008B7D6B">
        <w:rPr>
          <w:rFonts w:hint="eastAsia"/>
        </w:rPr>
        <w:t>の結果から</w:t>
      </w:r>
      <w:r w:rsidR="003B11C0">
        <w:rPr>
          <w:rFonts w:hint="eastAsia"/>
        </w:rPr>
        <w:t>,</w:t>
      </w:r>
      <w:r w:rsidR="008B7D6B">
        <w:rPr>
          <w:rFonts w:hint="eastAsia"/>
        </w:rPr>
        <w:t>仰臥位では座位と比較して反応時間が有意に遅延し</w:t>
      </w:r>
      <w:r w:rsidR="003B11C0">
        <w:rPr>
          <w:rFonts w:hint="eastAsia"/>
        </w:rPr>
        <w:t>,</w:t>
      </w:r>
      <w:r w:rsidR="008B7D6B">
        <w:rPr>
          <w:rFonts w:hint="eastAsia"/>
        </w:rPr>
        <w:t>特に下方視野領域における操作性が著しく低下することが示された</w:t>
      </w:r>
      <w:r w:rsidR="003B11C0">
        <w:rPr>
          <w:rFonts w:hint="eastAsia"/>
        </w:rPr>
        <w:t>.</w:t>
      </w:r>
      <w:r w:rsidR="008B7D6B">
        <w:rPr>
          <w:rFonts w:hint="eastAsia"/>
        </w:rPr>
        <w:t>この現象は</w:t>
      </w:r>
      <w:r w:rsidR="003B11C0">
        <w:rPr>
          <w:rFonts w:hint="eastAsia"/>
        </w:rPr>
        <w:t>,</w:t>
      </w:r>
      <w:r w:rsidR="008B7D6B">
        <w:rPr>
          <w:rFonts w:hint="eastAsia"/>
        </w:rPr>
        <w:t>身体と床面の接触による物理的な可動域制限に加え</w:t>
      </w:r>
      <w:r w:rsidR="003B11C0">
        <w:rPr>
          <w:rFonts w:hint="eastAsia"/>
        </w:rPr>
        <w:t>,</w:t>
      </w:r>
      <w:r w:rsidR="008B7D6B">
        <w:rPr>
          <w:rFonts w:hint="eastAsia"/>
        </w:rPr>
        <w:t>人間の視野における機能的分化に起因すると考えられる</w:t>
      </w:r>
      <w:r w:rsidR="003B11C0">
        <w:rPr>
          <w:rFonts w:hint="eastAsia"/>
        </w:rPr>
        <w:t>.</w:t>
      </w:r>
      <w:r w:rsidR="008B7D6B">
        <w:rPr>
          <w:rFonts w:hint="eastAsia"/>
        </w:rPr>
        <w:t>また</w:t>
      </w:r>
      <w:r w:rsidR="003B11C0">
        <w:rPr>
          <w:rFonts w:hint="eastAsia"/>
        </w:rPr>
        <w:t>,</w:t>
      </w:r>
      <w:r w:rsidR="008B7D6B">
        <w:rPr>
          <w:rFonts w:hint="eastAsia"/>
        </w:rPr>
        <w:t>主観的評価と客観的データの乖離が確認され</w:t>
      </w:r>
      <w:r w:rsidR="003B11C0">
        <w:rPr>
          <w:rFonts w:hint="eastAsia"/>
        </w:rPr>
        <w:t>,</w:t>
      </w:r>
      <w:r w:rsidR="008B7D6B">
        <w:rPr>
          <w:rFonts w:hint="eastAsia"/>
        </w:rPr>
        <w:t>ユーザー自身が操作困難性を正確に認識できない可能性が示唆された</w:t>
      </w:r>
      <w:r w:rsidR="003B11C0">
        <w:rPr>
          <w:rFonts w:hint="eastAsia"/>
        </w:rPr>
        <w:t>.</w:t>
      </w:r>
    </w:p>
    <w:p w14:paraId="6D1F7B47" w14:textId="589A8770" w:rsidR="0005760C" w:rsidRDefault="008A7207" w:rsidP="008B7D6B">
      <w:r>
        <w:rPr>
          <w:rFonts w:hint="eastAsia"/>
        </w:rPr>
        <w:t xml:space="preserve">　</w:t>
      </w:r>
      <w:r w:rsidR="008B7D6B">
        <w:rPr>
          <w:rFonts w:hint="eastAsia"/>
        </w:rPr>
        <w:t>実験</w:t>
      </w:r>
      <w:r w:rsidR="008B7D6B">
        <w:rPr>
          <w:rFonts w:hint="eastAsia"/>
        </w:rPr>
        <w:t>2</w:t>
      </w:r>
      <w:r w:rsidR="008B7D6B">
        <w:rPr>
          <w:rFonts w:hint="eastAsia"/>
        </w:rPr>
        <w:t>では</w:t>
      </w:r>
      <w:r w:rsidR="003B11C0">
        <w:rPr>
          <w:rFonts w:hint="eastAsia"/>
        </w:rPr>
        <w:t>,</w:t>
      </w:r>
      <w:r w:rsidR="008B7D6B">
        <w:rPr>
          <w:rFonts w:hint="eastAsia"/>
        </w:rPr>
        <w:t>仰臥位における短期的な学習効果を検証した結果</w:t>
      </w:r>
      <w:r w:rsidR="003B11C0">
        <w:rPr>
          <w:rFonts w:hint="eastAsia"/>
        </w:rPr>
        <w:t>,</w:t>
      </w:r>
      <w:r w:rsidR="008B7D6B">
        <w:rPr>
          <w:rFonts w:hint="eastAsia"/>
        </w:rPr>
        <w:t>反復試行による顕著なパフォーマンス向上は認められなかった</w:t>
      </w:r>
      <w:r w:rsidR="003B11C0">
        <w:rPr>
          <w:rFonts w:hint="eastAsia"/>
        </w:rPr>
        <w:t>.</w:t>
      </w:r>
      <w:r w:rsidR="008B7D6B">
        <w:rPr>
          <w:rFonts w:hint="eastAsia"/>
        </w:rPr>
        <w:t>この結果は</w:t>
      </w:r>
      <w:r w:rsidR="003B11C0">
        <w:rPr>
          <w:rFonts w:hint="eastAsia"/>
        </w:rPr>
        <w:t>,</w:t>
      </w:r>
      <w:r w:rsidR="008B7D6B">
        <w:rPr>
          <w:rFonts w:hint="eastAsia"/>
        </w:rPr>
        <w:t>仰臥位特有の制約が習熟のみでは解消困難であることを示している</w:t>
      </w:r>
      <w:r w:rsidR="003B11C0">
        <w:rPr>
          <w:rFonts w:hint="eastAsia"/>
        </w:rPr>
        <w:t>.</w:t>
      </w:r>
      <w:r w:rsidR="008B7D6B">
        <w:rPr>
          <w:rFonts w:hint="eastAsia"/>
        </w:rPr>
        <w:t>一方で</w:t>
      </w:r>
      <w:r w:rsidR="003B11C0">
        <w:rPr>
          <w:rFonts w:hint="eastAsia"/>
        </w:rPr>
        <w:t>,</w:t>
      </w:r>
      <w:r w:rsidR="008B7D6B">
        <w:rPr>
          <w:rFonts w:hint="eastAsia"/>
        </w:rPr>
        <w:t>頭部回転量の分析から</w:t>
      </w:r>
      <w:r w:rsidR="003B11C0">
        <w:rPr>
          <w:rFonts w:hint="eastAsia"/>
        </w:rPr>
        <w:t>,</w:t>
      </w:r>
      <w:r w:rsidR="008B7D6B">
        <w:rPr>
          <w:rFonts w:hint="eastAsia"/>
        </w:rPr>
        <w:t>背中角度が</w:t>
      </w:r>
      <w:r w:rsidR="008B7D6B">
        <w:rPr>
          <w:rFonts w:hint="eastAsia"/>
        </w:rPr>
        <w:lastRenderedPageBreak/>
        <w:t>仰臥位に近づくほど眼球運動への依存度が高まることが明らかとなった</w:t>
      </w:r>
      <w:r w:rsidR="003B11C0">
        <w:rPr>
          <w:rFonts w:hint="eastAsia"/>
        </w:rPr>
        <w:t>.</w:t>
      </w:r>
    </w:p>
    <w:p w14:paraId="335D0EE1" w14:textId="2BA89EC3" w:rsidR="0044573F" w:rsidRPr="0044573F" w:rsidRDefault="00941803" w:rsidP="008B7D6B">
      <w:r>
        <w:rPr>
          <w:rFonts w:hint="eastAsia"/>
        </w:rPr>
        <w:t xml:space="preserve">　</w:t>
      </w:r>
      <w:r w:rsidR="008B7D6B">
        <w:rPr>
          <w:rFonts w:hint="eastAsia"/>
        </w:rPr>
        <w:t>これらの知見に基づき</w:t>
      </w:r>
      <w:r w:rsidR="003B11C0">
        <w:rPr>
          <w:rFonts w:hint="eastAsia"/>
        </w:rPr>
        <w:t>,</w:t>
      </w:r>
      <w:r w:rsidR="008B7D6B">
        <w:rPr>
          <w:rFonts w:hint="eastAsia"/>
        </w:rPr>
        <w:t>本研究では仰臥位での</w:t>
      </w:r>
      <w:r w:rsidR="008B7D6B">
        <w:t>VR</w:t>
      </w:r>
      <w:r w:rsidR="008B7D6B">
        <w:rPr>
          <w:rFonts w:hint="eastAsia"/>
        </w:rPr>
        <w:t>利用を想定したインターフェ</w:t>
      </w:r>
      <w:ins w:id="316" w:author="作成者">
        <w:r w:rsidR="003459FE">
          <w:rPr>
            <w:rFonts w:hint="eastAsia"/>
          </w:rPr>
          <w:t>イ</w:t>
        </w:r>
      </w:ins>
      <w:del w:id="317" w:author="作成者">
        <w:r w:rsidR="008B7D6B" w:rsidDel="003459FE">
          <w:rPr>
            <w:rFonts w:hint="eastAsia"/>
          </w:rPr>
          <w:delText>ー</w:delText>
        </w:r>
      </w:del>
      <w:r w:rsidR="008B7D6B">
        <w:rPr>
          <w:rFonts w:hint="eastAsia"/>
        </w:rPr>
        <w:t>ス設計ガイドラインを提案した</w:t>
      </w:r>
      <w:r w:rsidR="003B11C0">
        <w:rPr>
          <w:rFonts w:hint="eastAsia"/>
        </w:rPr>
        <w:t>.</w:t>
      </w:r>
      <w:r w:rsidR="008B7D6B">
        <w:rPr>
          <w:rFonts w:hint="eastAsia"/>
        </w:rPr>
        <w:t>主要</w:t>
      </w:r>
      <w:r w:rsidR="008B7D6B">
        <w:t>UI</w:t>
      </w:r>
      <w:r w:rsidR="008B7D6B">
        <w:rPr>
          <w:rFonts w:hint="eastAsia"/>
        </w:rPr>
        <w:t>は視線基準から上方</w:t>
      </w:r>
      <w:r w:rsidR="008B7D6B">
        <w:t>0</w:t>
      </w:r>
      <w:r w:rsidR="00A037AC">
        <w:t xml:space="preserve"> </w:t>
      </w:r>
      <w:r w:rsidR="008B7D6B">
        <w:t>°</w:t>
      </w:r>
      <w:r w:rsidR="008B7D6B">
        <w:rPr>
          <w:rFonts w:hint="eastAsia"/>
        </w:rPr>
        <w:t>〜</w:t>
      </w:r>
      <w:r w:rsidR="008B7D6B">
        <w:t>30</w:t>
      </w:r>
      <w:r w:rsidR="00A037AC">
        <w:t xml:space="preserve"> </w:t>
      </w:r>
      <w:r w:rsidR="008B7D6B">
        <w:t>°</w:t>
      </w:r>
      <w:r w:rsidR="008B7D6B">
        <w:rPr>
          <w:rFonts w:hint="eastAsia"/>
        </w:rPr>
        <w:t>の範囲に配置すること</w:t>
      </w:r>
      <w:r w:rsidR="003B11C0">
        <w:rPr>
          <w:rFonts w:hint="eastAsia"/>
        </w:rPr>
        <w:t>,</w:t>
      </w:r>
      <w:r w:rsidR="008B7D6B">
        <w:rPr>
          <w:rFonts w:hint="eastAsia"/>
        </w:rPr>
        <w:t>入力受付時間を座位時の</w:t>
      </w:r>
      <w:r w:rsidR="008B7D6B">
        <w:t>10</w:t>
      </w:r>
      <w:r w:rsidR="008B7D6B">
        <w:rPr>
          <w:rFonts w:hint="eastAsia"/>
        </w:rPr>
        <w:t>〜</w:t>
      </w:r>
      <w:r w:rsidR="008B7D6B">
        <w:t>20</w:t>
      </w:r>
      <w:r w:rsidR="00C17476">
        <w:t xml:space="preserve"> </w:t>
      </w:r>
      <w:r w:rsidR="008B7D6B">
        <w:t>%</w:t>
      </w:r>
      <w:r w:rsidR="008B7D6B">
        <w:rPr>
          <w:rFonts w:hint="eastAsia"/>
        </w:rPr>
        <w:t>延長すること</w:t>
      </w:r>
      <w:r w:rsidR="003B11C0">
        <w:rPr>
          <w:rFonts w:hint="eastAsia"/>
        </w:rPr>
        <w:t>,</w:t>
      </w:r>
      <w:r w:rsidR="008B7D6B">
        <w:rPr>
          <w:rFonts w:hint="eastAsia"/>
        </w:rPr>
        <w:t>アイトラッキングや音声入力などの代替入力手段を導入することなど</w:t>
      </w:r>
      <w:r w:rsidR="003B11C0">
        <w:rPr>
          <w:rFonts w:hint="eastAsia"/>
        </w:rPr>
        <w:t>,</w:t>
      </w:r>
      <w:commentRangeStart w:id="318"/>
      <w:r w:rsidR="008B7D6B">
        <w:rPr>
          <w:rFonts w:hint="eastAsia"/>
        </w:rPr>
        <w:t>具体的な設計</w:t>
      </w:r>
      <w:r w:rsidR="00A26F11">
        <w:rPr>
          <w:rFonts w:hint="eastAsia"/>
        </w:rPr>
        <w:t>および利用</w:t>
      </w:r>
      <w:r w:rsidR="008B7D6B">
        <w:rPr>
          <w:rFonts w:hint="eastAsia"/>
        </w:rPr>
        <w:t>指針</w:t>
      </w:r>
      <w:commentRangeEnd w:id="318"/>
      <w:r w:rsidR="004214C0">
        <w:rPr>
          <w:rStyle w:val="aff6"/>
        </w:rPr>
        <w:commentReference w:id="318"/>
      </w:r>
      <w:r w:rsidR="008B7D6B">
        <w:rPr>
          <w:rFonts w:hint="eastAsia"/>
        </w:rPr>
        <w:t>を示した</w:t>
      </w:r>
      <w:r w:rsidR="003B11C0">
        <w:rPr>
          <w:rFonts w:hint="eastAsia"/>
        </w:rPr>
        <w:t>.</w:t>
      </w:r>
    </w:p>
    <w:p w14:paraId="25CB7FF7" w14:textId="3CB6C79E" w:rsidR="0037256B" w:rsidRDefault="00760FCE" w:rsidP="008B7D6B">
      <w:r>
        <w:rPr>
          <w:rFonts w:hint="eastAsia"/>
        </w:rPr>
        <w:t xml:space="preserve">　</w:t>
      </w:r>
      <w:r w:rsidR="008B7D6B">
        <w:rPr>
          <w:rFonts w:hint="eastAsia"/>
        </w:rPr>
        <w:t>本研究の限界として</w:t>
      </w:r>
      <w:r w:rsidR="003B11C0">
        <w:rPr>
          <w:rFonts w:hint="eastAsia"/>
        </w:rPr>
        <w:t>,</w:t>
      </w:r>
      <w:r w:rsidR="008B7D6B">
        <w:rPr>
          <w:rFonts w:hint="eastAsia"/>
        </w:rPr>
        <w:t>実験参加者が</w:t>
      </w:r>
      <w:r w:rsidR="008B7D6B">
        <w:t>20</w:t>
      </w:r>
      <w:r w:rsidR="008B7D6B">
        <w:rPr>
          <w:rFonts w:hint="eastAsia"/>
        </w:rPr>
        <w:t>〜</w:t>
      </w:r>
      <w:r w:rsidR="008B7D6B">
        <w:t>22</w:t>
      </w:r>
      <w:r w:rsidR="008B7D6B">
        <w:rPr>
          <w:rFonts w:hint="eastAsia"/>
        </w:rPr>
        <w:t>歳の若年層に限定されていた点</w:t>
      </w:r>
      <w:r w:rsidR="003B11C0">
        <w:rPr>
          <w:rFonts w:hint="eastAsia"/>
        </w:rPr>
        <w:t>,</w:t>
      </w:r>
      <w:r w:rsidR="008B7D6B">
        <w:rPr>
          <w:rFonts w:hint="eastAsia"/>
        </w:rPr>
        <w:t>実験時間が比較的短時間であった点が挙げられる</w:t>
      </w:r>
      <w:r w:rsidR="003B11C0">
        <w:rPr>
          <w:rFonts w:hint="eastAsia"/>
        </w:rPr>
        <w:t>.</w:t>
      </w:r>
      <w:r w:rsidR="008B7D6B">
        <w:rPr>
          <w:rFonts w:hint="eastAsia"/>
        </w:rPr>
        <w:t>今後の課題としては</w:t>
      </w:r>
      <w:r w:rsidR="003B11C0">
        <w:rPr>
          <w:rFonts w:hint="eastAsia"/>
        </w:rPr>
        <w:t>,</w:t>
      </w:r>
      <w:r w:rsidR="008B7D6B">
        <w:rPr>
          <w:rFonts w:hint="eastAsia"/>
        </w:rPr>
        <w:t>より広い年齢層を対象とした検証</w:t>
      </w:r>
      <w:r w:rsidR="003B11C0">
        <w:rPr>
          <w:rFonts w:hint="eastAsia"/>
        </w:rPr>
        <w:t>,</w:t>
      </w:r>
      <w:r w:rsidR="008B7D6B">
        <w:rPr>
          <w:rFonts w:hint="eastAsia"/>
        </w:rPr>
        <w:t>長時間利用時の影響評価</w:t>
      </w:r>
      <w:r w:rsidR="003B11C0">
        <w:rPr>
          <w:rFonts w:hint="eastAsia"/>
        </w:rPr>
        <w:t>,</w:t>
      </w:r>
      <w:r w:rsidR="008B7D6B">
        <w:rPr>
          <w:rFonts w:hint="eastAsia"/>
        </w:rPr>
        <w:t>そして提案したガイドラインの実装と効果検証が必要である</w:t>
      </w:r>
      <w:r w:rsidR="003B11C0">
        <w:rPr>
          <w:rFonts w:hint="eastAsia"/>
        </w:rPr>
        <w:t>.</w:t>
      </w:r>
    </w:p>
    <w:p w14:paraId="7B571A81" w14:textId="4BD9B2CB" w:rsidR="00E95EDD" w:rsidRPr="00E95EDD" w:rsidRDefault="00E640E9" w:rsidP="008B7D6B">
      <w:r>
        <w:rPr>
          <w:rFonts w:hint="eastAsia"/>
        </w:rPr>
        <w:t xml:space="preserve">　</w:t>
      </w:r>
      <w:r w:rsidR="008B7D6B">
        <w:rPr>
          <w:rFonts w:hint="eastAsia"/>
        </w:rPr>
        <w:t>VR</w:t>
      </w:r>
      <w:r w:rsidR="008B7D6B">
        <w:rPr>
          <w:rFonts w:hint="eastAsia"/>
        </w:rPr>
        <w:t>技術の発展により</w:t>
      </w:r>
      <w:r w:rsidR="003B11C0">
        <w:rPr>
          <w:rFonts w:hint="eastAsia"/>
        </w:rPr>
        <w:t>,</w:t>
      </w:r>
      <w:r w:rsidR="008B7D6B">
        <w:rPr>
          <w:rFonts w:hint="eastAsia"/>
        </w:rPr>
        <w:t>今後ますます多様な姿勢での利用が広がることが予想される</w:t>
      </w:r>
      <w:r w:rsidR="003B11C0">
        <w:rPr>
          <w:rFonts w:hint="eastAsia"/>
        </w:rPr>
        <w:t>.</w:t>
      </w:r>
      <w:r w:rsidR="008B7D6B">
        <w:rPr>
          <w:rFonts w:hint="eastAsia"/>
        </w:rPr>
        <w:t>本研究の成果が</w:t>
      </w:r>
      <w:r w:rsidR="003B11C0">
        <w:rPr>
          <w:rFonts w:hint="eastAsia"/>
        </w:rPr>
        <w:t>,</w:t>
      </w:r>
      <w:r w:rsidR="008B7D6B">
        <w:rPr>
          <w:rFonts w:hint="eastAsia"/>
        </w:rPr>
        <w:t>高齢者や障害者を含むすべての人々が</w:t>
      </w:r>
      <w:r w:rsidR="003B11C0">
        <w:rPr>
          <w:rFonts w:hint="eastAsia"/>
        </w:rPr>
        <w:t>,</w:t>
      </w:r>
      <w:r w:rsidR="008B7D6B">
        <w:rPr>
          <w:rFonts w:hint="eastAsia"/>
        </w:rPr>
        <w:t>姿勢にとらわれず</w:t>
      </w:r>
      <w:r w:rsidR="008B7D6B">
        <w:rPr>
          <w:rFonts w:hint="eastAsia"/>
        </w:rPr>
        <w:t>VR</w:t>
      </w:r>
      <w:r w:rsidR="008B7D6B">
        <w:rPr>
          <w:rFonts w:hint="eastAsia"/>
        </w:rPr>
        <w:t>を通じてコミュニケーションできる環境の実現に寄与することを期待する</w:t>
      </w:r>
      <w:r w:rsidR="003B11C0">
        <w:rPr>
          <w:rFonts w:hint="eastAsia"/>
        </w:rPr>
        <w:t>.</w:t>
      </w:r>
    </w:p>
    <w:p w14:paraId="24FDEBD8" w14:textId="1B87D16C" w:rsidR="00CF6339" w:rsidRPr="00FB1063" w:rsidDel="007E0CBC" w:rsidRDefault="00CF6339" w:rsidP="008B43A2">
      <w:pPr>
        <w:rPr>
          <w:del w:id="319" w:author="作成者"/>
          <w:rFonts w:ascii="Times New Roman" w:hAnsi="Times New Roman"/>
          <w:color w:val="000000" w:themeColor="text1"/>
          <w:sz w:val="20"/>
          <w:szCs w:val="20"/>
        </w:rPr>
      </w:pPr>
    </w:p>
    <w:p w14:paraId="7657A24C" w14:textId="126410CC" w:rsidR="003964D6" w:rsidRPr="00FB1063" w:rsidDel="007E0CBC" w:rsidRDefault="003964D6" w:rsidP="008462F6">
      <w:pPr>
        <w:rPr>
          <w:del w:id="320" w:author="作成者"/>
          <w:rFonts w:ascii="ＭＳ ゴシック" w:eastAsia="ＭＳ ゴシック" w:hAnsi="ＭＳ ゴシック"/>
          <w:b/>
          <w:color w:val="000000" w:themeColor="text1"/>
          <w:sz w:val="20"/>
          <w:szCs w:val="20"/>
        </w:rPr>
      </w:pPr>
      <w:del w:id="321" w:author="作成者">
        <w:r w:rsidRPr="00FB1063" w:rsidDel="007E0CBC">
          <w:rPr>
            <w:rFonts w:ascii="ＭＳ ゴシック" w:eastAsia="ＭＳ ゴシック" w:hAnsi="ＭＳ ゴシック" w:hint="eastAsia"/>
            <w:b/>
            <w:color w:val="000000" w:themeColor="text1"/>
            <w:sz w:val="20"/>
            <w:szCs w:val="20"/>
          </w:rPr>
          <w:delText>利益相反</w:delText>
        </w:r>
      </w:del>
    </w:p>
    <w:p w14:paraId="77473145" w14:textId="69551010" w:rsidR="00D03FB2" w:rsidDel="007E0CBC" w:rsidRDefault="00A21206" w:rsidP="008462F6">
      <w:pPr>
        <w:ind w:firstLineChars="100" w:firstLine="205"/>
        <w:rPr>
          <w:del w:id="322" w:author="作成者"/>
          <w:rFonts w:ascii="Times New Roman" w:hAnsi="Times New Roman"/>
          <w:color w:val="000000" w:themeColor="text1"/>
          <w:sz w:val="20"/>
          <w:szCs w:val="20"/>
        </w:rPr>
      </w:pPr>
      <w:del w:id="323" w:author="作成者">
        <w:r w:rsidDel="007E0CBC">
          <w:delText>本研究に関して</w:delText>
        </w:r>
        <w:r w:rsidDel="007E0CBC">
          <w:delText>,</w:delText>
        </w:r>
        <w:r w:rsidDel="007E0CBC">
          <w:delText>開示すべき利益相反関係はない</w:delText>
        </w:r>
        <w:r w:rsidDel="007E0CBC">
          <w:delText>.</w:delText>
        </w:r>
      </w:del>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commentRangeStart w:id="324"/>
      <w:r w:rsidRPr="00FB1063">
        <w:rPr>
          <w:rFonts w:ascii="ＭＳ ゴシック" w:eastAsia="ＭＳ ゴシック" w:hAnsi="ＭＳ ゴシック" w:hint="eastAsia"/>
          <w:b/>
          <w:color w:val="000000" w:themeColor="text1"/>
          <w:sz w:val="20"/>
          <w:szCs w:val="20"/>
        </w:rPr>
        <w:t>謝　辞</w:t>
      </w:r>
      <w:commentRangeEnd w:id="324"/>
      <w:r w:rsidR="007E0CBC">
        <w:rPr>
          <w:rStyle w:val="aff6"/>
        </w:rPr>
        <w:commentReference w:id="324"/>
      </w:r>
    </w:p>
    <w:p w14:paraId="739FEE70" w14:textId="74CEC3B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w:t>
      </w:r>
      <w:bookmarkStart w:id="325" w:name="_GoBack"/>
      <w:bookmarkEnd w:id="325"/>
      <w:r w:rsidRPr="00620DAC">
        <w:rPr>
          <w:rFonts w:ascii="Times New Roman" w:hAnsi="Times New Roman"/>
          <w:color w:val="000000" w:themeColor="text1"/>
          <w:sz w:val="20"/>
          <w:szCs w:val="20"/>
        </w:rPr>
        <w:t>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del w:id="326" w:author="作成者">
        <w:r w:rsidRPr="00620DAC" w:rsidDel="007E0CBC">
          <w:rPr>
            <w:rFonts w:ascii="Times New Roman" w:hAnsi="Times New Roman"/>
            <w:color w:val="000000" w:themeColor="text1"/>
            <w:sz w:val="20"/>
            <w:szCs w:val="20"/>
          </w:rPr>
          <w:delText>研究環境を提供していただいた芝浦工業大学</w:delText>
        </w:r>
        <w:r w:rsidR="003B5166" w:rsidDel="007E0CBC">
          <w:rPr>
            <w:rFonts w:ascii="Times New Roman" w:hAnsi="Times New Roman"/>
            <w:color w:val="000000" w:themeColor="text1"/>
            <w:sz w:val="20"/>
            <w:szCs w:val="20"/>
          </w:rPr>
          <w:delText>,</w:delText>
        </w:r>
        <w:r w:rsidRPr="00620DAC" w:rsidDel="007E0CBC">
          <w:rPr>
            <w:rFonts w:ascii="Times New Roman" w:hAnsi="Times New Roman"/>
            <w:color w:val="000000" w:themeColor="text1"/>
            <w:sz w:val="20"/>
            <w:szCs w:val="20"/>
          </w:rPr>
          <w:delText>ならびに</w:delText>
        </w:r>
      </w:del>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63E53B2C" w:rsidR="00186034" w:rsidRDefault="009F5FF3" w:rsidP="009F5FF3">
      <w:pPr>
        <w:rPr>
          <w:rFonts w:ascii="Times New Roman" w:hAnsi="Times New Roman"/>
          <w:color w:val="000000" w:themeColor="text1"/>
          <w:sz w:val="20"/>
          <w:szCs w:val="20"/>
        </w:rPr>
      </w:pPr>
      <w:commentRangeStart w:id="327"/>
      <w:r>
        <w:rPr>
          <w:rFonts w:ascii="Times New Roman" w:hAnsi="Times New Roman" w:hint="eastAsia"/>
          <w:color w:val="000000" w:themeColor="text1"/>
          <w:sz w:val="20"/>
          <w:szCs w:val="20"/>
        </w:rPr>
        <w:t xml:space="preserve">　</w:t>
      </w:r>
      <w:ins w:id="328" w:author="作成者">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del w:id="329" w:author="作成者">
          <w:r w:rsidR="007E0CBC" w:rsidDel="004214C0">
            <w:rPr>
              <w:rFonts w:ascii="Times New Roman" w:hAnsi="Times New Roman" w:hint="eastAsia"/>
              <w:color w:val="000000" w:themeColor="text1"/>
              <w:sz w:val="20"/>
              <w:szCs w:val="20"/>
            </w:rPr>
            <w:delText>，</w:delText>
          </w:r>
        </w:del>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ins>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del w:id="330" w:author="作成者">
        <w:r w:rsidRPr="009F5FF3" w:rsidDel="00D9363C">
          <w:rPr>
            <w:rFonts w:ascii="Times New Roman" w:hAnsi="Times New Roman" w:hint="eastAsia"/>
            <w:color w:val="000000" w:themeColor="text1"/>
            <w:sz w:val="20"/>
            <w:szCs w:val="20"/>
          </w:rPr>
          <w:delText>資金獲得</w:delText>
        </w:r>
        <w:r w:rsidR="003B5166" w:rsidDel="00D9363C">
          <w:rPr>
            <w:rFonts w:ascii="Times New Roman" w:hAnsi="Times New Roman" w:hint="eastAsia"/>
            <w:color w:val="000000" w:themeColor="text1"/>
            <w:sz w:val="20"/>
            <w:szCs w:val="20"/>
          </w:rPr>
          <w:delText>,</w:delText>
        </w:r>
      </w:del>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commentRangeEnd w:id="327"/>
      <w:r w:rsidR="004214C0">
        <w:rPr>
          <w:rStyle w:val="aff6"/>
        </w:rPr>
        <w:commentReference w:id="327"/>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1AF817A8" w14:textId="77777777" w:rsidR="00D40646" w:rsidRDefault="00D40646"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7B974EA9" w14:textId="4D1EBAE0" w:rsidR="0066375C" w:rsidRPr="0066375C" w:rsidRDefault="0066375C" w:rsidP="0066375C">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29"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2E08BAB9" w14:textId="35492AE2" w:rsidR="00A86476" w:rsidRDefault="00137E67" w:rsidP="00806123">
      <w:pPr>
        <w:widowControl/>
        <w:numPr>
          <w:ilvl w:val="0"/>
          <w:numId w:val="17"/>
        </w:numPr>
        <w:jc w:val="left"/>
        <w:rPr>
          <w:rFonts w:ascii="Times New Roman" w:hAnsi="Times New Roman"/>
          <w:color w:val="000000" w:themeColor="text1"/>
          <w:sz w:val="20"/>
          <w:szCs w:val="20"/>
        </w:rPr>
      </w:pPr>
      <w:r w:rsidRPr="00137E67">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w:t>
      </w:r>
      <w:r w:rsidR="001B3F73" w:rsidRPr="001B3F73">
        <w:t xml:space="preserve"> </w:t>
      </w:r>
      <w:r w:rsidR="001B3F73" w:rsidRPr="001B3F73">
        <w:rPr>
          <w:rFonts w:ascii="Times New Roman" w:hAnsi="Times New Roman"/>
          <w:color w:val="000000" w:themeColor="text1"/>
          <w:sz w:val="20"/>
          <w:szCs w:val="20"/>
        </w:rPr>
        <w:t xml:space="preserve">ACM, 2023, p. </w:t>
      </w:r>
      <w:r w:rsidR="001B3F73" w:rsidRPr="001B3F73">
        <w:rPr>
          <w:rFonts w:ascii="Times New Roman" w:hAnsi="Times New Roman"/>
          <w:color w:val="000000" w:themeColor="text1"/>
          <w:sz w:val="20"/>
          <w:szCs w:val="20"/>
        </w:rPr>
        <w:lastRenderedPageBreak/>
        <w:t xml:space="preserve">1-18. </w:t>
      </w:r>
      <w:hyperlink r:id="rId30"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0985B701" w14:textId="45737B0E" w:rsidR="0012688F" w:rsidRDefault="0012688F" w:rsidP="00806123">
      <w:pPr>
        <w:widowControl/>
        <w:numPr>
          <w:ilvl w:val="0"/>
          <w:numId w:val="17"/>
        </w:numPr>
        <w:jc w:val="left"/>
        <w:rPr>
          <w:rFonts w:ascii="Times New Roman" w:hAnsi="Times New Roman"/>
          <w:color w:val="000000" w:themeColor="text1"/>
          <w:sz w:val="20"/>
          <w:szCs w:val="20"/>
        </w:rPr>
      </w:pPr>
      <w:r w:rsidRPr="005978FD">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2989464C" w:rsidR="00CF2F6B" w:rsidRPr="00CF2F6B" w:rsidRDefault="00CF2F6B" w:rsidP="00806123">
      <w:pPr>
        <w:widowControl/>
        <w:numPr>
          <w:ilvl w:val="0"/>
          <w:numId w:val="17"/>
        </w:numPr>
        <w:jc w:val="left"/>
        <w:rPr>
          <w:rFonts w:ascii="Times New Roman" w:hAnsi="Times New Roman"/>
          <w:color w:val="000000" w:themeColor="text1"/>
          <w:sz w:val="20"/>
          <w:szCs w:val="20"/>
        </w:rPr>
      </w:pPr>
      <w:r w:rsidRPr="00BA4AE9">
        <w:rPr>
          <w:rFonts w:ascii="Times New Roman" w:hAnsi="Times New Roman"/>
          <w:color w:val="000000" w:themeColor="text1"/>
          <w:sz w:val="20"/>
          <w:szCs w:val="20"/>
        </w:rPr>
        <w:t xml:space="preserve">Kourtesis, P.; Linnell, J.; et al. Cybersickness in Virtual Reality Questionnaire (CSQ-VR): A validation and comparison against SSQ and VRSQ. Virtual Worlds. 2023, 2(1), p. 16-35. </w:t>
      </w:r>
      <w:hyperlink r:id="rId31" w:history="1">
        <w:r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40B3DAED" w14:textId="0A6B187B" w:rsidR="00057F9A" w:rsidRDefault="00057F9A" w:rsidP="00806123">
      <w:pPr>
        <w:widowControl/>
        <w:numPr>
          <w:ilvl w:val="0"/>
          <w:numId w:val="17"/>
        </w:numPr>
        <w:jc w:val="left"/>
        <w:rPr>
          <w:rFonts w:ascii="Times New Roman" w:hAnsi="Times New Roman"/>
          <w:color w:val="000000" w:themeColor="text1"/>
          <w:sz w:val="20"/>
          <w:szCs w:val="20"/>
        </w:rPr>
      </w:pPr>
      <w:r w:rsidRPr="004260EE">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56AFE3A9" w:rsidR="005230D1" w:rsidRPr="005230D1" w:rsidRDefault="005230D1" w:rsidP="00806123">
      <w:pPr>
        <w:widowControl/>
        <w:numPr>
          <w:ilvl w:val="0"/>
          <w:numId w:val="17"/>
        </w:numPr>
        <w:jc w:val="left"/>
        <w:rPr>
          <w:rFonts w:ascii="Times New Roman" w:hAnsi="Times New Roman"/>
          <w:color w:val="000000" w:themeColor="text1"/>
          <w:sz w:val="20"/>
          <w:szCs w:val="20"/>
        </w:rPr>
      </w:pPr>
      <w:r w:rsidRPr="00A1051B">
        <w:rPr>
          <w:rFonts w:ascii="Times New Roman" w:hAnsi="Times New Roman"/>
          <w:color w:val="000000" w:themeColor="text1"/>
          <w:sz w:val="20"/>
          <w:szCs w:val="20"/>
        </w:rPr>
        <w:t xml:space="preserve">Anastasopoulos, D.; Bronstein, A.; Haslwanter, T.; Fetter, M.; Dichgans, J. The role of somatosensory input for the perception of verticality. Annals of the New York Academy of Sciences. 1999, 871(1), p. 379-383. </w:t>
      </w:r>
      <w:hyperlink r:id="rId32" w:history="1">
        <w:r w:rsidRPr="00CF119F">
          <w:rPr>
            <w:rStyle w:val="a8"/>
            <w:rFonts w:ascii="Times New Roman" w:hAnsi="Times New Roman"/>
            <w:sz w:val="20"/>
            <w:szCs w:val="20"/>
          </w:rPr>
          <w:t>https://doi.org/10.1111/j.1749-6632.1999.tb09199.x</w:t>
        </w:r>
      </w:hyperlink>
      <w:r w:rsidRPr="00A1051B">
        <w:rPr>
          <w:rFonts w:ascii="Times New Roman" w:hAnsi="Times New Roman"/>
          <w:color w:val="000000" w:themeColor="text1"/>
          <w:sz w:val="20"/>
          <w:szCs w:val="20"/>
        </w:rPr>
        <w:t>, (</w:t>
      </w:r>
      <w:r w:rsidRPr="00A1051B">
        <w:rPr>
          <w:rFonts w:ascii="Times New Roman" w:hAnsi="Times New Roman"/>
          <w:color w:val="000000" w:themeColor="text1"/>
          <w:sz w:val="20"/>
          <w:szCs w:val="20"/>
        </w:rPr>
        <w:t>参照</w:t>
      </w:r>
      <w:r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Pr="00A1051B">
        <w:rPr>
          <w:rFonts w:ascii="Times New Roman" w:hAnsi="Times New Roman"/>
          <w:color w:val="000000" w:themeColor="text1"/>
          <w:sz w:val="20"/>
          <w:szCs w:val="20"/>
        </w:rPr>
        <w:t>).</w:t>
      </w:r>
    </w:p>
    <w:p w14:paraId="79BABE86" w14:textId="12FB5CBD" w:rsidR="00BA4AE9" w:rsidRDefault="008D24F8" w:rsidP="00806123">
      <w:pPr>
        <w:widowControl/>
        <w:numPr>
          <w:ilvl w:val="0"/>
          <w:numId w:val="17"/>
        </w:numPr>
        <w:jc w:val="left"/>
        <w:rPr>
          <w:rFonts w:ascii="Times New Roman" w:hAnsi="Times New Roman"/>
          <w:color w:val="000000" w:themeColor="text1"/>
          <w:sz w:val="20"/>
          <w:szCs w:val="20"/>
        </w:rPr>
      </w:pPr>
      <w:r w:rsidRPr="008D24F8">
        <w:rPr>
          <w:rFonts w:ascii="Times New Roman" w:hAnsi="Times New Roman"/>
          <w:color w:val="000000" w:themeColor="text1"/>
          <w:sz w:val="20"/>
          <w:szCs w:val="20"/>
        </w:rPr>
        <w:t xml:space="preserve">Previc, F. H. Functional specialization in the lower and upper visual fields in humans: Its ecological origins and neurophysiological implications. Behavioral and Brain Sciences. 1990, 13(3), p. 519-575. </w:t>
      </w:r>
      <w:hyperlink r:id="rId33" w:history="1">
        <w:r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498BD7E2" w14:textId="5C32FC37" w:rsidR="005978FD" w:rsidRDefault="005B1014" w:rsidP="00806123">
      <w:pPr>
        <w:widowControl/>
        <w:numPr>
          <w:ilvl w:val="0"/>
          <w:numId w:val="17"/>
        </w:numPr>
        <w:jc w:val="left"/>
        <w:rPr>
          <w:rFonts w:ascii="Times New Roman" w:hAnsi="Times New Roman"/>
          <w:color w:val="000000" w:themeColor="text1"/>
          <w:sz w:val="20"/>
          <w:szCs w:val="20"/>
        </w:rPr>
      </w:pPr>
      <w:r w:rsidRPr="005B1014">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2603E93" w14:textId="68BE9425" w:rsidR="00C17368" w:rsidRDefault="00C17368" w:rsidP="00806123">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4"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p w14:paraId="30125234" w14:textId="05BE4893" w:rsidR="00C17368" w:rsidRPr="00A554C0" w:rsidRDefault="00C17368" w:rsidP="00806123">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Apple. "Designing for visionOS – Human Interface Guidelines". </w:t>
      </w:r>
      <w:hyperlink r:id="rId35" w:history="1">
        <w:r w:rsidR="00A554C0" w:rsidRPr="00A554C0">
          <w:rPr>
            <w:rStyle w:val="a8"/>
            <w:rFonts w:ascii="Times New Roman" w:hAnsi="Times New Roman"/>
            <w:sz w:val="20"/>
            <w:szCs w:val="20"/>
          </w:rPr>
          <w:t>https://developer.apple.com/design/human-interface-guidelines/designing-for-visionos/</w:t>
        </w:r>
      </w:hyperlink>
      <w:r w:rsidRPr="00A554C0">
        <w:rPr>
          <w:rFonts w:ascii="Times New Roman" w:hAnsi="Times New Roman"/>
          <w:color w:val="000000" w:themeColor="text1"/>
          <w:sz w:val="20"/>
          <w:szCs w:val="20"/>
        </w:rPr>
        <w:t>, (</w:t>
      </w:r>
      <w:r w:rsidRPr="00A554C0">
        <w:rPr>
          <w:rFonts w:ascii="Times New Roman" w:hAnsi="Times New Roman"/>
          <w:color w:val="000000" w:themeColor="text1"/>
          <w:sz w:val="20"/>
          <w:szCs w:val="20"/>
        </w:rPr>
        <w:t>参照</w:t>
      </w:r>
      <w:r w:rsidRPr="00A554C0">
        <w:rPr>
          <w:rFonts w:ascii="Times New Roman" w:hAnsi="Times New Roman"/>
          <w:color w:val="000000" w:themeColor="text1"/>
          <w:sz w:val="20"/>
          <w:szCs w:val="20"/>
        </w:rPr>
        <w:t xml:space="preserve"> 2025-12-24).</w:t>
      </w:r>
    </w:p>
    <w:sectPr w:rsidR="00C17368" w:rsidRPr="00A554C0"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作成者" w:initials="A">
    <w:p w14:paraId="5909A4F4" w14:textId="3CBEA4FA" w:rsidR="00806123" w:rsidRDefault="00806123">
      <w:pPr>
        <w:pStyle w:val="a9"/>
        <w:rPr>
          <w:rFonts w:hint="eastAsia"/>
        </w:rPr>
      </w:pPr>
      <w:r>
        <w:rPr>
          <w:rStyle w:val="aff6"/>
        </w:rPr>
        <w:annotationRef/>
      </w:r>
      <w:r>
        <w:rPr>
          <w:rFonts w:hint="eastAsia"/>
        </w:rPr>
        <w:t>吉武研の標準としては、「ユーザーインターフェイス」という表記を使用しているのですが、今回は「ユーザインターフェイス」でいかがでしょうか？　「ユーザー」単体の場合は、「ユーザ」ではなく、「ユーザー」がよいです。</w:t>
      </w:r>
      <w:r>
        <w:rPr>
          <w:rFonts w:hint="eastAsia"/>
        </w:rPr>
        <w:t>JIS</w:t>
      </w:r>
      <w:r>
        <w:rPr>
          <w:rFonts w:hint="eastAsia"/>
        </w:rPr>
        <w:t>では「インタフェース」を使うことが多いのですが、新聞などでも使用されている「インター・・・」と長音をつけるのがよいと思っています。</w:t>
      </w:r>
    </w:p>
  </w:comment>
  <w:comment w:id="10" w:author="作成者" w:initials="A">
    <w:p w14:paraId="28E0C9D1" w14:textId="04D870B7" w:rsidR="00806123" w:rsidRDefault="00806123">
      <w:pPr>
        <w:pStyle w:val="a9"/>
        <w:rPr>
          <w:rFonts w:hint="eastAsia"/>
        </w:rPr>
      </w:pPr>
      <w:r>
        <w:rPr>
          <w:rStyle w:val="aff6"/>
        </w:rPr>
        <w:annotationRef/>
      </w:r>
      <w:r>
        <w:rPr>
          <w:rFonts w:hint="eastAsia"/>
        </w:rPr>
        <w:t>存在しないと断定はできないので、それに準じた表現がよいですね。</w:t>
      </w:r>
    </w:p>
  </w:comment>
  <w:comment w:id="17" w:author="作成者" w:initials="A">
    <w:p w14:paraId="359C2634" w14:textId="78ECB56A" w:rsidR="00806123" w:rsidRDefault="00806123">
      <w:pPr>
        <w:pStyle w:val="a9"/>
      </w:pPr>
      <w:r>
        <w:rPr>
          <w:rStyle w:val="aff6"/>
        </w:rPr>
        <w:annotationRef/>
      </w:r>
      <w:r>
        <w:rPr>
          <w:rFonts w:hint="eastAsia"/>
        </w:rPr>
        <w:t>図表は、英語のキャプションも入れます。すべての図表にこの図のように</w:t>
      </w:r>
      <w:r>
        <w:rPr>
          <w:rFonts w:hint="eastAsia"/>
        </w:rPr>
        <w:t>F</w:t>
      </w:r>
      <w:r>
        <w:t>ig.1, Table 1</w:t>
      </w:r>
      <w:r>
        <w:rPr>
          <w:rFonts w:hint="eastAsia"/>
        </w:rPr>
        <w:t>などのように英語のキャプションをいれましょう。</w:t>
      </w:r>
    </w:p>
  </w:comment>
  <w:comment w:id="41" w:author="作成者" w:initials="A">
    <w:p w14:paraId="3E6BB7FB" w14:textId="34DB2856" w:rsidR="00806123" w:rsidRDefault="00806123">
      <w:pPr>
        <w:pStyle w:val="a9"/>
      </w:pPr>
      <w:r>
        <w:rPr>
          <w:rStyle w:val="aff6"/>
        </w:rPr>
        <w:annotationRef/>
      </w:r>
      <w:r>
        <w:rPr>
          <w:rFonts w:hint="eastAsia"/>
        </w:rPr>
        <w:t>表のキャプションは表の上方ですね。</w:t>
      </w:r>
    </w:p>
    <w:p w14:paraId="2C5EA3E3" w14:textId="3596C59A" w:rsidR="00806123" w:rsidRDefault="00806123">
      <w:pPr>
        <w:pStyle w:val="a9"/>
      </w:pPr>
      <w:r>
        <w:rPr>
          <w:rFonts w:hint="eastAsia"/>
        </w:rPr>
        <w:t>今回はこの形の挿入でも</w:t>
      </w:r>
      <w:r>
        <w:rPr>
          <w:rFonts w:hint="eastAsia"/>
        </w:rPr>
        <w:t>OK</w:t>
      </w:r>
      <w:r>
        <w:rPr>
          <w:rFonts w:hint="eastAsia"/>
        </w:rPr>
        <w:t>ですが、表も図と同じように別途作成して、挿入する方がよいと思います。図表のフォントは本文よりも少し小さくてもよいですが、きちんと読めるようにしましょう。</w:t>
      </w:r>
    </w:p>
    <w:p w14:paraId="74277F02" w14:textId="6A9E2E7A" w:rsidR="00806123" w:rsidRDefault="00806123">
      <w:pPr>
        <w:pStyle w:val="a9"/>
        <w:rPr>
          <w:rFonts w:hint="eastAsia"/>
        </w:rPr>
      </w:pPr>
      <w:r>
        <w:rPr>
          <w:rFonts w:hint="eastAsia"/>
        </w:rPr>
        <w:t>このあとの図表のキャプションに英語表記もいれておいてください。</w:t>
      </w:r>
    </w:p>
  </w:comment>
  <w:comment w:id="226" w:author="作成者" w:initials="A">
    <w:p w14:paraId="6C9F104F" w14:textId="72401043" w:rsidR="0079392B" w:rsidRDefault="0079392B">
      <w:pPr>
        <w:pStyle w:val="a9"/>
        <w:rPr>
          <w:rFonts w:hint="eastAsia"/>
        </w:rPr>
      </w:pPr>
      <w:r>
        <w:rPr>
          <w:rStyle w:val="aff6"/>
        </w:rPr>
        <w:annotationRef/>
      </w:r>
      <w:r>
        <w:rPr>
          <w:rFonts w:hint="eastAsia"/>
        </w:rPr>
        <w:t>すべての数字は、有効数字を意識しましょう。小数点以下、いくつまでを表記すべきか、確認し、同じデータについては、統一した桁数で表記するようにしましょう。</w:t>
      </w:r>
    </w:p>
  </w:comment>
  <w:comment w:id="227" w:author="作成者" w:initials="A">
    <w:p w14:paraId="64CC9F68" w14:textId="300EC5AA" w:rsidR="00806123" w:rsidRDefault="00806123">
      <w:pPr>
        <w:pStyle w:val="a9"/>
        <w:rPr>
          <w:rFonts w:hint="eastAsia"/>
        </w:rPr>
      </w:pPr>
      <w:r>
        <w:rPr>
          <w:rStyle w:val="aff6"/>
        </w:rPr>
        <w:annotationRef/>
      </w:r>
      <w:r>
        <w:rPr>
          <w:rFonts w:hint="eastAsia"/>
        </w:rPr>
        <w:t>図表に色をつかってもよいですが、雑誌ではモノクロで印刷されますのでそれを想定して使用してください。一般に色だけでの区別は</w:t>
      </w:r>
      <w:r>
        <w:rPr>
          <w:rFonts w:hint="eastAsia"/>
        </w:rPr>
        <w:t>NG</w:t>
      </w:r>
      <w:r>
        <w:rPr>
          <w:rFonts w:hint="eastAsia"/>
        </w:rPr>
        <w:t>で、塗りのパターンなどを変えることが多いです。</w:t>
      </w:r>
    </w:p>
  </w:comment>
  <w:comment w:id="229" w:author="作成者" w:initials="A">
    <w:p w14:paraId="00328912" w14:textId="7117B4EF" w:rsidR="00806123" w:rsidRDefault="00806123">
      <w:pPr>
        <w:pStyle w:val="a9"/>
      </w:pPr>
      <w:r>
        <w:rPr>
          <w:rStyle w:val="aff6"/>
        </w:rPr>
        <w:annotationRef/>
      </w:r>
      <w:r>
        <w:rPr>
          <w:rFonts w:hint="eastAsia"/>
        </w:rPr>
        <w:t>図</w:t>
      </w:r>
      <w:r>
        <w:rPr>
          <w:rFonts w:hint="eastAsia"/>
        </w:rPr>
        <w:t>4</w:t>
      </w:r>
      <w:r>
        <w:rPr>
          <w:rFonts w:hint="eastAsia"/>
        </w:rPr>
        <w:t>～</w:t>
      </w:r>
      <w:r>
        <w:rPr>
          <w:rFonts w:hint="eastAsia"/>
        </w:rPr>
        <w:t>6</w:t>
      </w:r>
      <w:r>
        <w:rPr>
          <w:rFonts w:hint="eastAsia"/>
        </w:rPr>
        <w:t>の色、グラデーションもモノクロの場合で大丈夫かを確認してください。背景色が薄いほど反応時間が遅延、濃いほど反応時間が速いようなるのかと思いますが、直感的には逆の方がわかりやすいようにおもいました（白いほど読みやすく、暗いほど読みにくいというメタファからですが…）。</w:t>
      </w:r>
    </w:p>
    <w:p w14:paraId="35851CE7" w14:textId="0627B806" w:rsidR="00806123" w:rsidRDefault="00806123">
      <w:pPr>
        <w:pStyle w:val="a9"/>
        <w:rPr>
          <w:rFonts w:hint="eastAsia"/>
        </w:rPr>
      </w:pPr>
      <w:r>
        <w:rPr>
          <w:rFonts w:hint="eastAsia"/>
        </w:rPr>
        <w:t>図</w:t>
      </w:r>
      <w:r>
        <w:rPr>
          <w:rFonts w:hint="eastAsia"/>
        </w:rPr>
        <w:t>2</w:t>
      </w:r>
      <w:r>
        <w:rPr>
          <w:rFonts w:hint="eastAsia"/>
        </w:rPr>
        <w:t>では左右が丸くなっていたと思います。視距離が一定を示したかったのだと思いますが、上下は一定ではないですよね。図</w:t>
      </w:r>
      <w:r>
        <w:rPr>
          <w:rFonts w:hint="eastAsia"/>
        </w:rPr>
        <w:t>2</w:t>
      </w:r>
      <w:r>
        <w:rPr>
          <w:rFonts w:hint="eastAsia"/>
        </w:rPr>
        <w:t>もこの図に合わせた方がわかりやすいと思いました。視距離のことは</w:t>
      </w:r>
      <w:r>
        <w:rPr>
          <w:rFonts w:hint="eastAsia"/>
        </w:rPr>
        <w:t>1</w:t>
      </w:r>
      <w:r>
        <w:t>.5</w:t>
      </w:r>
      <w:r>
        <w:rPr>
          <w:rFonts w:hint="eastAsia"/>
        </w:rPr>
        <w:t>m</w:t>
      </w:r>
      <w:r>
        <w:rPr>
          <w:rFonts w:hint="eastAsia"/>
        </w:rPr>
        <w:t>で統一したと書かれているわけですから、図</w:t>
      </w:r>
      <w:r>
        <w:rPr>
          <w:rFonts w:hint="eastAsia"/>
        </w:rPr>
        <w:t>2</w:t>
      </w:r>
      <w:r>
        <w:rPr>
          <w:rFonts w:hint="eastAsia"/>
        </w:rPr>
        <w:t>も十文字にしておいて、正面が真ん中で上下、左右に直線の方がよいように思いました。</w:t>
      </w:r>
    </w:p>
  </w:comment>
  <w:comment w:id="245" w:author="作成者" w:initials="A">
    <w:p w14:paraId="44FBFE57" w14:textId="7EDC29FA" w:rsidR="004478A6" w:rsidRDefault="004478A6">
      <w:pPr>
        <w:pStyle w:val="a9"/>
        <w:rPr>
          <w:rFonts w:hint="eastAsia"/>
        </w:rPr>
      </w:pPr>
      <w:r>
        <w:rPr>
          <w:rStyle w:val="aff6"/>
        </w:rPr>
        <w:annotationRef/>
      </w:r>
      <w:r>
        <w:rPr>
          <w:rFonts w:hint="eastAsia"/>
        </w:rPr>
        <w:t>他はアルファベットで表記されていたように思います。カタカナ、アルファベットのどちらでもよいですが、すべて統一しましょう。</w:t>
      </w:r>
    </w:p>
  </w:comment>
  <w:comment w:id="246" w:author="作成者" w:initials="A">
    <w:p w14:paraId="518B8672" w14:textId="099DC474" w:rsidR="0079392B" w:rsidRDefault="0079392B">
      <w:pPr>
        <w:pStyle w:val="a9"/>
        <w:rPr>
          <w:rFonts w:hint="eastAsia"/>
        </w:rPr>
      </w:pPr>
      <w:r>
        <w:rPr>
          <w:rStyle w:val="aff6"/>
        </w:rPr>
        <w:annotationRef/>
      </w:r>
      <w:r>
        <w:rPr>
          <w:rFonts w:hint="eastAsia"/>
        </w:rPr>
        <w:t>この数式は必要でしょうか？</w:t>
      </w:r>
      <w:r>
        <w:rPr>
          <w:rFonts w:hint="eastAsia"/>
        </w:rPr>
        <w:t>C</w:t>
      </w:r>
      <w:r>
        <w:t>SQ-VR Score</w:t>
      </w:r>
      <w:r>
        <w:rPr>
          <w:rFonts w:hint="eastAsia"/>
        </w:rPr>
        <w:t>が、総和であることは文章だけでわかるように思いました。左辺が、</w:t>
      </w:r>
      <w:r>
        <w:rPr>
          <w:rFonts w:hint="eastAsia"/>
        </w:rPr>
        <w:t>C</w:t>
      </w:r>
      <w:r>
        <w:t>SQ</w:t>
      </w:r>
      <w:r>
        <w:rPr>
          <w:rFonts w:hint="eastAsia"/>
        </w:rPr>
        <w:t>マイナス</w:t>
      </w:r>
      <w:r>
        <w:rPr>
          <w:rFonts w:hint="eastAsia"/>
        </w:rPr>
        <w:t>V</w:t>
      </w:r>
      <w:r>
        <w:t>R Score</w:t>
      </w:r>
      <w:r>
        <w:rPr>
          <w:rFonts w:hint="eastAsia"/>
        </w:rPr>
        <w:t>のようにもみえて、この式だけをみると</w:t>
      </w:r>
      <w:r>
        <w:rPr>
          <w:rFonts w:hint="eastAsia"/>
        </w:rPr>
        <w:t>C</w:t>
      </w:r>
      <w:r>
        <w:t>SQ</w:t>
      </w:r>
      <w:r>
        <w:rPr>
          <w:rFonts w:hint="eastAsia"/>
        </w:rPr>
        <w:t>と</w:t>
      </w:r>
      <w:r>
        <w:rPr>
          <w:rFonts w:hint="eastAsia"/>
        </w:rPr>
        <w:t>V</w:t>
      </w:r>
      <w:r>
        <w:t>R Score</w:t>
      </w:r>
      <w:r>
        <w:rPr>
          <w:rFonts w:hint="eastAsia"/>
        </w:rPr>
        <w:t>がそれぞれ変数のように見えて誤解を与えそうです。</w:t>
      </w:r>
    </w:p>
  </w:comment>
  <w:comment w:id="263" w:author="作成者" w:initials="A">
    <w:p w14:paraId="6C0D0307" w14:textId="344C243A" w:rsidR="004478A6" w:rsidRDefault="004478A6">
      <w:pPr>
        <w:pStyle w:val="a9"/>
        <w:rPr>
          <w:rFonts w:hint="eastAsia"/>
        </w:rPr>
      </w:pPr>
      <w:r>
        <w:rPr>
          <w:rStyle w:val="aff6"/>
        </w:rPr>
        <w:annotationRef/>
      </w:r>
      <w:r>
        <w:rPr>
          <w:rFonts w:hint="eastAsia"/>
        </w:rPr>
        <w:t>仰臥位条件で</w:t>
      </w:r>
      <w:r>
        <w:rPr>
          <w:rFonts w:hint="eastAsia"/>
        </w:rPr>
        <w:t>2</w:t>
      </w:r>
      <w:r>
        <w:rPr>
          <w:rFonts w:hint="eastAsia"/>
        </w:rPr>
        <w:t>セッションの実験を実施したと理解していましたが、実験</w:t>
      </w:r>
      <w:r>
        <w:rPr>
          <w:rFonts w:hint="eastAsia"/>
        </w:rPr>
        <w:t>1</w:t>
      </w:r>
      <w:r>
        <w:rPr>
          <w:rFonts w:hint="eastAsia"/>
        </w:rPr>
        <w:t>と同じように座位、半座位の条件も</w:t>
      </w:r>
      <w:r>
        <w:rPr>
          <w:rFonts w:hint="eastAsia"/>
        </w:rPr>
        <w:t>13</w:t>
      </w:r>
      <w:r>
        <w:rPr>
          <w:rFonts w:hint="eastAsia"/>
        </w:rPr>
        <w:t>名とも実験をやったということでしょうか。もしそうだった場合、結果はどうだったのでしょうか。</w:t>
      </w:r>
    </w:p>
  </w:comment>
  <w:comment w:id="293" w:author="作成者" w:initials="A">
    <w:p w14:paraId="20DEF0C1" w14:textId="1A4EEB4E" w:rsidR="004478A6" w:rsidRDefault="004478A6">
      <w:pPr>
        <w:pStyle w:val="a9"/>
        <w:rPr>
          <w:rFonts w:hint="eastAsia"/>
        </w:rPr>
      </w:pPr>
      <w:r>
        <w:rPr>
          <w:rStyle w:val="aff6"/>
        </w:rPr>
        <w:annotationRef/>
      </w:r>
      <w:r>
        <w:rPr>
          <w:rFonts w:hint="eastAsia"/>
        </w:rPr>
        <w:t>表のキャプションは上へ…。</w:t>
      </w:r>
    </w:p>
  </w:comment>
  <w:comment w:id="294" w:author="作成者" w:initials="A">
    <w:p w14:paraId="75C736EA" w14:textId="3DE8EC4E" w:rsidR="004478A6" w:rsidRDefault="004478A6">
      <w:pPr>
        <w:pStyle w:val="a9"/>
      </w:pPr>
      <w:r>
        <w:rPr>
          <w:rStyle w:val="aff6"/>
        </w:rPr>
        <w:annotationRef/>
      </w:r>
      <w:r>
        <w:rPr>
          <w:rFonts w:hint="eastAsia"/>
        </w:rPr>
        <w:t>図</w:t>
      </w:r>
      <w:r>
        <w:rPr>
          <w:rFonts w:hint="eastAsia"/>
        </w:rPr>
        <w:t>8</w:t>
      </w:r>
      <w:r>
        <w:rPr>
          <w:rFonts w:hint="eastAsia"/>
        </w:rPr>
        <w:t>の文字が小さくて見づらいです。もう少し見やすい図にしましょう。</w:t>
      </w:r>
    </w:p>
  </w:comment>
  <w:comment w:id="297" w:author="作成者" w:initials="A">
    <w:p w14:paraId="49762DA9" w14:textId="26396DBF" w:rsidR="004478A6" w:rsidRDefault="004478A6">
      <w:pPr>
        <w:pStyle w:val="a9"/>
      </w:pPr>
      <w:r>
        <w:rPr>
          <w:rStyle w:val="aff6"/>
        </w:rPr>
        <w:annotationRef/>
      </w:r>
      <w:r>
        <w:rPr>
          <w:rFonts w:hint="eastAsia"/>
        </w:rPr>
        <w:t>式は</w:t>
      </w:r>
      <w:r>
        <w:rPr>
          <w:rFonts w:hint="eastAsia"/>
        </w:rPr>
        <w:t>(</w:t>
      </w:r>
      <w:r>
        <w:t>1),(2)</w:t>
      </w:r>
      <w:r>
        <w:rPr>
          <w:rFonts w:hint="eastAsia"/>
        </w:rPr>
        <w:t>と同じように番号をいれましょう。</w:t>
      </w:r>
    </w:p>
  </w:comment>
  <w:comment w:id="318" w:author="作成者" w:initials="A">
    <w:p w14:paraId="1AFF4AB0" w14:textId="5786FC8B" w:rsidR="004214C0" w:rsidRDefault="004214C0">
      <w:pPr>
        <w:pStyle w:val="a9"/>
      </w:pPr>
      <w:r>
        <w:rPr>
          <w:rStyle w:val="aff6"/>
        </w:rPr>
        <w:annotationRef/>
      </w:r>
      <w:r>
        <w:rPr>
          <w:rFonts w:hint="eastAsia"/>
        </w:rPr>
        <w:t>文量にもよるのですが、一部だけでも掲載することはできませんでしょうか。掲載なしでもよいのですが、あったほうがよい可能性もあって確認しています。</w:t>
      </w:r>
    </w:p>
    <w:p w14:paraId="257A6F4C" w14:textId="7BD0C57B" w:rsidR="004214C0" w:rsidRDefault="004214C0">
      <w:pPr>
        <w:pStyle w:val="a9"/>
        <w:rPr>
          <w:rFonts w:hint="eastAsia"/>
        </w:rPr>
      </w:pPr>
      <w:r>
        <w:rPr>
          <w:rFonts w:hint="eastAsia"/>
        </w:rPr>
        <w:t>特に制約がなければ、座位の方がよいというガイドでしたよね。そのような意図が論文だけで伝わったかどうか…ということで確認しています。</w:t>
      </w:r>
    </w:p>
  </w:comment>
  <w:comment w:id="324" w:author="作成者" w:initials="A">
    <w:p w14:paraId="41DAF196" w14:textId="3345E66F" w:rsidR="00806123" w:rsidRDefault="00806123">
      <w:pPr>
        <w:pStyle w:val="a9"/>
      </w:pPr>
      <w:r>
        <w:rPr>
          <w:rStyle w:val="aff6"/>
        </w:rPr>
        <w:annotationRef/>
      </w:r>
      <w:r>
        <w:rPr>
          <w:rFonts w:hint="eastAsia"/>
        </w:rPr>
        <w:t>利益相反は、特にない場合は記載しなくてもよいと思います。</w:t>
      </w:r>
    </w:p>
  </w:comment>
  <w:comment w:id="327" w:author="作成者" w:initials="A">
    <w:p w14:paraId="1A02B30D" w14:textId="07745BAE" w:rsidR="004214C0" w:rsidRDefault="004214C0">
      <w:pPr>
        <w:pStyle w:val="a9"/>
      </w:pPr>
      <w:r>
        <w:rPr>
          <w:rStyle w:val="aff6"/>
        </w:rPr>
        <w:annotationRef/>
      </w:r>
      <w:r>
        <w:rPr>
          <w:rFonts w:hint="eastAsia"/>
        </w:rPr>
        <w:t>著者貢献はなくてもよいのですが、最近掲載されていることもあるので残しています。</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909A4F4" w15:done="0"/>
  <w15:commentEx w15:paraId="28E0C9D1" w15:done="0"/>
  <w15:commentEx w15:paraId="359C2634" w15:done="0"/>
  <w15:commentEx w15:paraId="74277F02" w15:done="0"/>
  <w15:commentEx w15:paraId="6C9F104F" w15:done="0"/>
  <w15:commentEx w15:paraId="64CC9F68" w15:done="0"/>
  <w15:commentEx w15:paraId="35851CE7" w15:done="0"/>
  <w15:commentEx w15:paraId="44FBFE57" w15:done="0"/>
  <w15:commentEx w15:paraId="518B8672" w15:done="0"/>
  <w15:commentEx w15:paraId="6C0D0307" w15:done="0"/>
  <w15:commentEx w15:paraId="20DEF0C1" w15:done="0"/>
  <w15:commentEx w15:paraId="75C736EA" w15:done="0"/>
  <w15:commentEx w15:paraId="49762DA9" w15:done="0"/>
  <w15:commentEx w15:paraId="257A6F4C" w15:done="0"/>
  <w15:commentEx w15:paraId="41DAF196" w15:done="0"/>
  <w15:commentEx w15:paraId="1A02B30D"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0F8E0" w14:textId="77777777" w:rsidR="008F07A6" w:rsidRDefault="008F07A6">
      <w:r>
        <w:separator/>
      </w:r>
    </w:p>
  </w:endnote>
  <w:endnote w:type="continuationSeparator" w:id="0">
    <w:p w14:paraId="7FB0C3AD" w14:textId="77777777" w:rsidR="008F07A6" w:rsidRDefault="008F07A6">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メイリオ">
    <w:panose1 w:val="020B0604030504040204"/>
    <w:charset w:val="80"/>
    <w:family w:val="modern"/>
    <w:pitch w:val="variable"/>
    <w:sig w:usb0="E00002FF" w:usb1="6AC7FFFF"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pple Color Emoj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8A693" w14:textId="7487E6B9" w:rsidR="00806123" w:rsidRPr="00F929BF" w:rsidRDefault="00806123"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4214C0" w:rsidRPr="004214C0">
      <w:rPr>
        <w:noProof/>
        <w:sz w:val="18"/>
        <w:lang w:val="ja-JP"/>
      </w:rPr>
      <w:t>8</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37A40" w14:textId="77777777" w:rsidR="008F07A6" w:rsidRDefault="008F07A6">
      <w:r>
        <w:separator/>
      </w:r>
    </w:p>
  </w:footnote>
  <w:footnote w:type="continuationSeparator" w:id="0">
    <w:p w14:paraId="715D7746" w14:textId="77777777" w:rsidR="008F07A6" w:rsidRDefault="008F07A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1"/>
  </w:num>
  <w:num w:numId="13">
    <w:abstractNumId w:val="12"/>
  </w:num>
  <w:num w:numId="14">
    <w:abstractNumId w:val="16"/>
  </w:num>
  <w:num w:numId="15">
    <w:abstractNumId w:val="10"/>
  </w:num>
  <w:num w:numId="16">
    <w:abstractNumId w:val="19"/>
  </w:num>
  <w:num w:numId="17">
    <w:abstractNumId w:val="14"/>
  </w:num>
  <w:num w:numId="18">
    <w:abstractNumId w:val="13"/>
  </w:num>
  <w:num w:numId="19">
    <w:abstractNumId w:val="20"/>
  </w:num>
  <w:num w:numId="20">
    <w:abstractNumId w:val="15"/>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EA4"/>
    <w:rsid w:val="00000296"/>
    <w:rsid w:val="000012CB"/>
    <w:rsid w:val="00002260"/>
    <w:rsid w:val="000022F2"/>
    <w:rsid w:val="000025AF"/>
    <w:rsid w:val="00003B65"/>
    <w:rsid w:val="000040B8"/>
    <w:rsid w:val="00005AE0"/>
    <w:rsid w:val="00007163"/>
    <w:rsid w:val="00007994"/>
    <w:rsid w:val="0001607F"/>
    <w:rsid w:val="000208F6"/>
    <w:rsid w:val="00020B39"/>
    <w:rsid w:val="00021AD3"/>
    <w:rsid w:val="000222E4"/>
    <w:rsid w:val="0002240A"/>
    <w:rsid w:val="000225DB"/>
    <w:rsid w:val="00023617"/>
    <w:rsid w:val="000248DE"/>
    <w:rsid w:val="00026362"/>
    <w:rsid w:val="00027546"/>
    <w:rsid w:val="000279E2"/>
    <w:rsid w:val="00027CB5"/>
    <w:rsid w:val="0003009E"/>
    <w:rsid w:val="00032878"/>
    <w:rsid w:val="0003527E"/>
    <w:rsid w:val="000359D6"/>
    <w:rsid w:val="00036BCB"/>
    <w:rsid w:val="000410CE"/>
    <w:rsid w:val="000419FF"/>
    <w:rsid w:val="00041AB8"/>
    <w:rsid w:val="0004208E"/>
    <w:rsid w:val="00042913"/>
    <w:rsid w:val="0004333A"/>
    <w:rsid w:val="0004361C"/>
    <w:rsid w:val="00044EE3"/>
    <w:rsid w:val="000454D6"/>
    <w:rsid w:val="00045D22"/>
    <w:rsid w:val="000514CC"/>
    <w:rsid w:val="00051B29"/>
    <w:rsid w:val="00055049"/>
    <w:rsid w:val="00055904"/>
    <w:rsid w:val="00056DE9"/>
    <w:rsid w:val="00057128"/>
    <w:rsid w:val="000574D4"/>
    <w:rsid w:val="0005760C"/>
    <w:rsid w:val="00057F9A"/>
    <w:rsid w:val="00060DEE"/>
    <w:rsid w:val="0006115E"/>
    <w:rsid w:val="00063C5C"/>
    <w:rsid w:val="00063F8B"/>
    <w:rsid w:val="0006504F"/>
    <w:rsid w:val="00065DE6"/>
    <w:rsid w:val="00066234"/>
    <w:rsid w:val="00067ED0"/>
    <w:rsid w:val="0007071A"/>
    <w:rsid w:val="00071457"/>
    <w:rsid w:val="00071516"/>
    <w:rsid w:val="0007297F"/>
    <w:rsid w:val="00072B07"/>
    <w:rsid w:val="0007314C"/>
    <w:rsid w:val="000739CB"/>
    <w:rsid w:val="00074E88"/>
    <w:rsid w:val="00076AA3"/>
    <w:rsid w:val="0008287A"/>
    <w:rsid w:val="00082BDD"/>
    <w:rsid w:val="00085744"/>
    <w:rsid w:val="000878D8"/>
    <w:rsid w:val="00087BEA"/>
    <w:rsid w:val="00087D83"/>
    <w:rsid w:val="00091584"/>
    <w:rsid w:val="00092269"/>
    <w:rsid w:val="00092AAF"/>
    <w:rsid w:val="000941A9"/>
    <w:rsid w:val="00094AD3"/>
    <w:rsid w:val="000951DD"/>
    <w:rsid w:val="0009617B"/>
    <w:rsid w:val="00096202"/>
    <w:rsid w:val="000A1575"/>
    <w:rsid w:val="000A35D2"/>
    <w:rsid w:val="000A4070"/>
    <w:rsid w:val="000A568D"/>
    <w:rsid w:val="000A6484"/>
    <w:rsid w:val="000A6DB4"/>
    <w:rsid w:val="000B08B0"/>
    <w:rsid w:val="000B1056"/>
    <w:rsid w:val="000B44B1"/>
    <w:rsid w:val="000B605D"/>
    <w:rsid w:val="000B65F6"/>
    <w:rsid w:val="000B764E"/>
    <w:rsid w:val="000B77F9"/>
    <w:rsid w:val="000C141C"/>
    <w:rsid w:val="000C20B7"/>
    <w:rsid w:val="000C2687"/>
    <w:rsid w:val="000C2796"/>
    <w:rsid w:val="000C3417"/>
    <w:rsid w:val="000C3D5B"/>
    <w:rsid w:val="000C4115"/>
    <w:rsid w:val="000C41AE"/>
    <w:rsid w:val="000C4B4B"/>
    <w:rsid w:val="000C6128"/>
    <w:rsid w:val="000D0473"/>
    <w:rsid w:val="000D2CF3"/>
    <w:rsid w:val="000D325D"/>
    <w:rsid w:val="000D49D2"/>
    <w:rsid w:val="000D4B07"/>
    <w:rsid w:val="000D4D1F"/>
    <w:rsid w:val="000D5E62"/>
    <w:rsid w:val="000D5EA4"/>
    <w:rsid w:val="000D73E6"/>
    <w:rsid w:val="000E0078"/>
    <w:rsid w:val="000E0707"/>
    <w:rsid w:val="000E08DC"/>
    <w:rsid w:val="000E0B8B"/>
    <w:rsid w:val="000E0D8E"/>
    <w:rsid w:val="000E2CB9"/>
    <w:rsid w:val="000E3E27"/>
    <w:rsid w:val="000E4263"/>
    <w:rsid w:val="000E4B76"/>
    <w:rsid w:val="000E7344"/>
    <w:rsid w:val="000F211E"/>
    <w:rsid w:val="000F2178"/>
    <w:rsid w:val="000F333A"/>
    <w:rsid w:val="000F334D"/>
    <w:rsid w:val="000F5E94"/>
    <w:rsid w:val="000F6AED"/>
    <w:rsid w:val="00103107"/>
    <w:rsid w:val="00103F7E"/>
    <w:rsid w:val="0010478E"/>
    <w:rsid w:val="00104CD0"/>
    <w:rsid w:val="0010592F"/>
    <w:rsid w:val="00106348"/>
    <w:rsid w:val="00106C2E"/>
    <w:rsid w:val="00107903"/>
    <w:rsid w:val="00107BE9"/>
    <w:rsid w:val="00111930"/>
    <w:rsid w:val="00111ED8"/>
    <w:rsid w:val="00116E03"/>
    <w:rsid w:val="00120545"/>
    <w:rsid w:val="001211C3"/>
    <w:rsid w:val="00121582"/>
    <w:rsid w:val="001229D0"/>
    <w:rsid w:val="001238F4"/>
    <w:rsid w:val="00125D61"/>
    <w:rsid w:val="0012688F"/>
    <w:rsid w:val="00132044"/>
    <w:rsid w:val="00133842"/>
    <w:rsid w:val="0013507D"/>
    <w:rsid w:val="00135BD6"/>
    <w:rsid w:val="00136341"/>
    <w:rsid w:val="00136407"/>
    <w:rsid w:val="00136611"/>
    <w:rsid w:val="001373D5"/>
    <w:rsid w:val="00137E67"/>
    <w:rsid w:val="001430B3"/>
    <w:rsid w:val="0014386F"/>
    <w:rsid w:val="0014438B"/>
    <w:rsid w:val="00145DAE"/>
    <w:rsid w:val="00146144"/>
    <w:rsid w:val="0015073C"/>
    <w:rsid w:val="00151381"/>
    <w:rsid w:val="001558DD"/>
    <w:rsid w:val="001572AC"/>
    <w:rsid w:val="00157ED6"/>
    <w:rsid w:val="00160114"/>
    <w:rsid w:val="001606DC"/>
    <w:rsid w:val="00160CA5"/>
    <w:rsid w:val="00160F91"/>
    <w:rsid w:val="001613F8"/>
    <w:rsid w:val="0016143A"/>
    <w:rsid w:val="0016175B"/>
    <w:rsid w:val="00162462"/>
    <w:rsid w:val="00163F41"/>
    <w:rsid w:val="00164749"/>
    <w:rsid w:val="0016631C"/>
    <w:rsid w:val="00167417"/>
    <w:rsid w:val="00170723"/>
    <w:rsid w:val="00170AE1"/>
    <w:rsid w:val="00170D74"/>
    <w:rsid w:val="0017330C"/>
    <w:rsid w:val="00173DD2"/>
    <w:rsid w:val="00174936"/>
    <w:rsid w:val="00174AF0"/>
    <w:rsid w:val="00174BDE"/>
    <w:rsid w:val="0017592A"/>
    <w:rsid w:val="00175DA5"/>
    <w:rsid w:val="0017620C"/>
    <w:rsid w:val="00177778"/>
    <w:rsid w:val="00181088"/>
    <w:rsid w:val="001812D1"/>
    <w:rsid w:val="00181A95"/>
    <w:rsid w:val="00183DB0"/>
    <w:rsid w:val="00184325"/>
    <w:rsid w:val="00184930"/>
    <w:rsid w:val="001853DA"/>
    <w:rsid w:val="00186034"/>
    <w:rsid w:val="001864C1"/>
    <w:rsid w:val="00187A55"/>
    <w:rsid w:val="00187BE0"/>
    <w:rsid w:val="00190637"/>
    <w:rsid w:val="0019349A"/>
    <w:rsid w:val="00196223"/>
    <w:rsid w:val="0019735F"/>
    <w:rsid w:val="001A0DDF"/>
    <w:rsid w:val="001A1A5D"/>
    <w:rsid w:val="001A1E1D"/>
    <w:rsid w:val="001A492D"/>
    <w:rsid w:val="001A5376"/>
    <w:rsid w:val="001A5489"/>
    <w:rsid w:val="001A70B0"/>
    <w:rsid w:val="001A7CCB"/>
    <w:rsid w:val="001B183D"/>
    <w:rsid w:val="001B2007"/>
    <w:rsid w:val="001B3F73"/>
    <w:rsid w:val="001B4175"/>
    <w:rsid w:val="001B4A74"/>
    <w:rsid w:val="001B5E4E"/>
    <w:rsid w:val="001B61D8"/>
    <w:rsid w:val="001B7939"/>
    <w:rsid w:val="001C1A09"/>
    <w:rsid w:val="001C1BA7"/>
    <w:rsid w:val="001C2AFD"/>
    <w:rsid w:val="001C2CA6"/>
    <w:rsid w:val="001C4326"/>
    <w:rsid w:val="001C4980"/>
    <w:rsid w:val="001C530C"/>
    <w:rsid w:val="001C5DEA"/>
    <w:rsid w:val="001C6A63"/>
    <w:rsid w:val="001D29A7"/>
    <w:rsid w:val="001D6FB3"/>
    <w:rsid w:val="001E2DF0"/>
    <w:rsid w:val="001E4CAF"/>
    <w:rsid w:val="001E53AE"/>
    <w:rsid w:val="001E7929"/>
    <w:rsid w:val="001E7FFE"/>
    <w:rsid w:val="001F1877"/>
    <w:rsid w:val="001F18B2"/>
    <w:rsid w:val="001F27F4"/>
    <w:rsid w:val="001F2E7C"/>
    <w:rsid w:val="001F6631"/>
    <w:rsid w:val="001F6E30"/>
    <w:rsid w:val="001F7E02"/>
    <w:rsid w:val="002016AB"/>
    <w:rsid w:val="00201B2C"/>
    <w:rsid w:val="00202F51"/>
    <w:rsid w:val="0020445B"/>
    <w:rsid w:val="0020476A"/>
    <w:rsid w:val="00205D91"/>
    <w:rsid w:val="00206351"/>
    <w:rsid w:val="00206854"/>
    <w:rsid w:val="002074FF"/>
    <w:rsid w:val="00210C4A"/>
    <w:rsid w:val="002156CC"/>
    <w:rsid w:val="00215A37"/>
    <w:rsid w:val="002175E5"/>
    <w:rsid w:val="002238C8"/>
    <w:rsid w:val="002252A2"/>
    <w:rsid w:val="00231264"/>
    <w:rsid w:val="00231851"/>
    <w:rsid w:val="002328C4"/>
    <w:rsid w:val="00232A43"/>
    <w:rsid w:val="00232CC7"/>
    <w:rsid w:val="002330E2"/>
    <w:rsid w:val="00234098"/>
    <w:rsid w:val="002350A7"/>
    <w:rsid w:val="00235B02"/>
    <w:rsid w:val="00235B73"/>
    <w:rsid w:val="00236709"/>
    <w:rsid w:val="002370BA"/>
    <w:rsid w:val="002379DA"/>
    <w:rsid w:val="00237ED7"/>
    <w:rsid w:val="00241FB1"/>
    <w:rsid w:val="002427CE"/>
    <w:rsid w:val="00251D60"/>
    <w:rsid w:val="00251D6A"/>
    <w:rsid w:val="00251DE2"/>
    <w:rsid w:val="0025648F"/>
    <w:rsid w:val="00261CE2"/>
    <w:rsid w:val="00262FC5"/>
    <w:rsid w:val="002630ED"/>
    <w:rsid w:val="002647E4"/>
    <w:rsid w:val="00270109"/>
    <w:rsid w:val="0027049A"/>
    <w:rsid w:val="002739AF"/>
    <w:rsid w:val="0027433F"/>
    <w:rsid w:val="002743AA"/>
    <w:rsid w:val="00274EB9"/>
    <w:rsid w:val="00275858"/>
    <w:rsid w:val="0027676F"/>
    <w:rsid w:val="00281414"/>
    <w:rsid w:val="00281610"/>
    <w:rsid w:val="00281A29"/>
    <w:rsid w:val="00284654"/>
    <w:rsid w:val="00284686"/>
    <w:rsid w:val="002857F2"/>
    <w:rsid w:val="002866AA"/>
    <w:rsid w:val="0028725A"/>
    <w:rsid w:val="0029194C"/>
    <w:rsid w:val="0029243C"/>
    <w:rsid w:val="00292CEB"/>
    <w:rsid w:val="00293C93"/>
    <w:rsid w:val="00295D7F"/>
    <w:rsid w:val="00295E8B"/>
    <w:rsid w:val="002975FA"/>
    <w:rsid w:val="002A14A7"/>
    <w:rsid w:val="002A29C6"/>
    <w:rsid w:val="002A31F8"/>
    <w:rsid w:val="002A45CA"/>
    <w:rsid w:val="002A51F0"/>
    <w:rsid w:val="002A54EF"/>
    <w:rsid w:val="002A5EDA"/>
    <w:rsid w:val="002A5FA7"/>
    <w:rsid w:val="002A61B9"/>
    <w:rsid w:val="002B1FE0"/>
    <w:rsid w:val="002B3E6A"/>
    <w:rsid w:val="002B45AB"/>
    <w:rsid w:val="002B4A78"/>
    <w:rsid w:val="002C0F49"/>
    <w:rsid w:val="002C12CA"/>
    <w:rsid w:val="002C30B2"/>
    <w:rsid w:val="002C33CE"/>
    <w:rsid w:val="002C51A1"/>
    <w:rsid w:val="002C54D4"/>
    <w:rsid w:val="002C7060"/>
    <w:rsid w:val="002C7C12"/>
    <w:rsid w:val="002C7CC1"/>
    <w:rsid w:val="002C7D0A"/>
    <w:rsid w:val="002D0296"/>
    <w:rsid w:val="002D0481"/>
    <w:rsid w:val="002D07D8"/>
    <w:rsid w:val="002D08EA"/>
    <w:rsid w:val="002D0D6F"/>
    <w:rsid w:val="002D2A18"/>
    <w:rsid w:val="002D2EF9"/>
    <w:rsid w:val="002D3D22"/>
    <w:rsid w:val="002D42FA"/>
    <w:rsid w:val="002D58CB"/>
    <w:rsid w:val="002E071C"/>
    <w:rsid w:val="002E181C"/>
    <w:rsid w:val="002E3A4E"/>
    <w:rsid w:val="002E3B20"/>
    <w:rsid w:val="002E46F7"/>
    <w:rsid w:val="002E589E"/>
    <w:rsid w:val="002E5C21"/>
    <w:rsid w:val="002E79D4"/>
    <w:rsid w:val="002F3B84"/>
    <w:rsid w:val="002F5485"/>
    <w:rsid w:val="002F6BA3"/>
    <w:rsid w:val="002F7D39"/>
    <w:rsid w:val="003000CD"/>
    <w:rsid w:val="00300593"/>
    <w:rsid w:val="00301410"/>
    <w:rsid w:val="00302F7C"/>
    <w:rsid w:val="00303EDF"/>
    <w:rsid w:val="00310017"/>
    <w:rsid w:val="00313346"/>
    <w:rsid w:val="0031445A"/>
    <w:rsid w:val="00314620"/>
    <w:rsid w:val="00315208"/>
    <w:rsid w:val="003153FB"/>
    <w:rsid w:val="00316667"/>
    <w:rsid w:val="00317D0F"/>
    <w:rsid w:val="003228A9"/>
    <w:rsid w:val="00323CCA"/>
    <w:rsid w:val="00323DC2"/>
    <w:rsid w:val="003244B6"/>
    <w:rsid w:val="003249C4"/>
    <w:rsid w:val="00324C45"/>
    <w:rsid w:val="00327317"/>
    <w:rsid w:val="003316DA"/>
    <w:rsid w:val="00332160"/>
    <w:rsid w:val="00332B10"/>
    <w:rsid w:val="00332FE7"/>
    <w:rsid w:val="003348FC"/>
    <w:rsid w:val="0034065F"/>
    <w:rsid w:val="00340942"/>
    <w:rsid w:val="00340B1C"/>
    <w:rsid w:val="0034158D"/>
    <w:rsid w:val="00341FD4"/>
    <w:rsid w:val="00344365"/>
    <w:rsid w:val="00344995"/>
    <w:rsid w:val="003459FE"/>
    <w:rsid w:val="003462E2"/>
    <w:rsid w:val="0034676A"/>
    <w:rsid w:val="00346A27"/>
    <w:rsid w:val="00350861"/>
    <w:rsid w:val="003516DC"/>
    <w:rsid w:val="00351E49"/>
    <w:rsid w:val="00351F3B"/>
    <w:rsid w:val="00351FA3"/>
    <w:rsid w:val="0035209F"/>
    <w:rsid w:val="00352214"/>
    <w:rsid w:val="0035490A"/>
    <w:rsid w:val="00355785"/>
    <w:rsid w:val="00355B05"/>
    <w:rsid w:val="00360BA4"/>
    <w:rsid w:val="00360BBA"/>
    <w:rsid w:val="00361669"/>
    <w:rsid w:val="00364446"/>
    <w:rsid w:val="0036654B"/>
    <w:rsid w:val="003677C3"/>
    <w:rsid w:val="00367C88"/>
    <w:rsid w:val="00367F40"/>
    <w:rsid w:val="00370A28"/>
    <w:rsid w:val="0037256B"/>
    <w:rsid w:val="0037259E"/>
    <w:rsid w:val="00372937"/>
    <w:rsid w:val="00373555"/>
    <w:rsid w:val="00373E49"/>
    <w:rsid w:val="00377CFA"/>
    <w:rsid w:val="00381854"/>
    <w:rsid w:val="00381C91"/>
    <w:rsid w:val="00381EEA"/>
    <w:rsid w:val="00384473"/>
    <w:rsid w:val="00385D46"/>
    <w:rsid w:val="003867F4"/>
    <w:rsid w:val="003869F6"/>
    <w:rsid w:val="003878F7"/>
    <w:rsid w:val="00390AEA"/>
    <w:rsid w:val="00391340"/>
    <w:rsid w:val="00392BF7"/>
    <w:rsid w:val="003940B7"/>
    <w:rsid w:val="003945FC"/>
    <w:rsid w:val="0039507A"/>
    <w:rsid w:val="0039565B"/>
    <w:rsid w:val="003957BA"/>
    <w:rsid w:val="0039603E"/>
    <w:rsid w:val="003964D6"/>
    <w:rsid w:val="0039785A"/>
    <w:rsid w:val="003A06FE"/>
    <w:rsid w:val="003A215B"/>
    <w:rsid w:val="003A24A6"/>
    <w:rsid w:val="003A4259"/>
    <w:rsid w:val="003A43EA"/>
    <w:rsid w:val="003A60F4"/>
    <w:rsid w:val="003A66AE"/>
    <w:rsid w:val="003A7853"/>
    <w:rsid w:val="003B0879"/>
    <w:rsid w:val="003B11C0"/>
    <w:rsid w:val="003B1B49"/>
    <w:rsid w:val="003B1FB0"/>
    <w:rsid w:val="003B2682"/>
    <w:rsid w:val="003B4449"/>
    <w:rsid w:val="003B4708"/>
    <w:rsid w:val="003B472B"/>
    <w:rsid w:val="003B4DF9"/>
    <w:rsid w:val="003B5166"/>
    <w:rsid w:val="003B6177"/>
    <w:rsid w:val="003B76B6"/>
    <w:rsid w:val="003C1BA0"/>
    <w:rsid w:val="003C2D2B"/>
    <w:rsid w:val="003C3AA7"/>
    <w:rsid w:val="003C3B7E"/>
    <w:rsid w:val="003C48C4"/>
    <w:rsid w:val="003C536D"/>
    <w:rsid w:val="003C5BBC"/>
    <w:rsid w:val="003C5C24"/>
    <w:rsid w:val="003C6A09"/>
    <w:rsid w:val="003D09F7"/>
    <w:rsid w:val="003D14E8"/>
    <w:rsid w:val="003D5400"/>
    <w:rsid w:val="003D6B41"/>
    <w:rsid w:val="003D6BAF"/>
    <w:rsid w:val="003E0468"/>
    <w:rsid w:val="003E10FD"/>
    <w:rsid w:val="003E21C1"/>
    <w:rsid w:val="003E2724"/>
    <w:rsid w:val="003E54BC"/>
    <w:rsid w:val="003E61D4"/>
    <w:rsid w:val="003E629D"/>
    <w:rsid w:val="003E650D"/>
    <w:rsid w:val="003E69F7"/>
    <w:rsid w:val="003E75F0"/>
    <w:rsid w:val="003E7B72"/>
    <w:rsid w:val="003F17A4"/>
    <w:rsid w:val="003F3463"/>
    <w:rsid w:val="003F3A3D"/>
    <w:rsid w:val="003F6BC1"/>
    <w:rsid w:val="003F7240"/>
    <w:rsid w:val="00402DD6"/>
    <w:rsid w:val="00405311"/>
    <w:rsid w:val="00405FD7"/>
    <w:rsid w:val="0041081D"/>
    <w:rsid w:val="00410D2B"/>
    <w:rsid w:val="00411945"/>
    <w:rsid w:val="00411F5C"/>
    <w:rsid w:val="004137F7"/>
    <w:rsid w:val="00413AC8"/>
    <w:rsid w:val="004161AF"/>
    <w:rsid w:val="0041708A"/>
    <w:rsid w:val="004178DD"/>
    <w:rsid w:val="00420650"/>
    <w:rsid w:val="00420E65"/>
    <w:rsid w:val="004214C0"/>
    <w:rsid w:val="0042169F"/>
    <w:rsid w:val="00424F91"/>
    <w:rsid w:val="00425AB9"/>
    <w:rsid w:val="004260EE"/>
    <w:rsid w:val="00426F49"/>
    <w:rsid w:val="004313B4"/>
    <w:rsid w:val="00432793"/>
    <w:rsid w:val="00432E19"/>
    <w:rsid w:val="00433571"/>
    <w:rsid w:val="00433A57"/>
    <w:rsid w:val="004353A3"/>
    <w:rsid w:val="00437947"/>
    <w:rsid w:val="00437FD7"/>
    <w:rsid w:val="004435F8"/>
    <w:rsid w:val="00444187"/>
    <w:rsid w:val="0044573F"/>
    <w:rsid w:val="00446666"/>
    <w:rsid w:val="0044712F"/>
    <w:rsid w:val="004478A6"/>
    <w:rsid w:val="00450790"/>
    <w:rsid w:val="0045116D"/>
    <w:rsid w:val="00451702"/>
    <w:rsid w:val="00452F7E"/>
    <w:rsid w:val="0045432D"/>
    <w:rsid w:val="004558D2"/>
    <w:rsid w:val="00460610"/>
    <w:rsid w:val="00460BDF"/>
    <w:rsid w:val="00460FEA"/>
    <w:rsid w:val="00461AC2"/>
    <w:rsid w:val="00463AFA"/>
    <w:rsid w:val="00464374"/>
    <w:rsid w:val="00464A0F"/>
    <w:rsid w:val="00467217"/>
    <w:rsid w:val="00467C1C"/>
    <w:rsid w:val="00470641"/>
    <w:rsid w:val="00472B0F"/>
    <w:rsid w:val="00474158"/>
    <w:rsid w:val="004747CD"/>
    <w:rsid w:val="00474F19"/>
    <w:rsid w:val="004768A6"/>
    <w:rsid w:val="00476E4F"/>
    <w:rsid w:val="00477D47"/>
    <w:rsid w:val="00481E17"/>
    <w:rsid w:val="00482ECA"/>
    <w:rsid w:val="004841A3"/>
    <w:rsid w:val="0048592A"/>
    <w:rsid w:val="004860F1"/>
    <w:rsid w:val="00493B21"/>
    <w:rsid w:val="0049436C"/>
    <w:rsid w:val="00494809"/>
    <w:rsid w:val="004950BB"/>
    <w:rsid w:val="00495CBD"/>
    <w:rsid w:val="004962B0"/>
    <w:rsid w:val="004A2C4B"/>
    <w:rsid w:val="004A5AE2"/>
    <w:rsid w:val="004A7060"/>
    <w:rsid w:val="004A7174"/>
    <w:rsid w:val="004A7435"/>
    <w:rsid w:val="004A7C1F"/>
    <w:rsid w:val="004B0658"/>
    <w:rsid w:val="004B0775"/>
    <w:rsid w:val="004B0F00"/>
    <w:rsid w:val="004B11AD"/>
    <w:rsid w:val="004B2455"/>
    <w:rsid w:val="004B53B4"/>
    <w:rsid w:val="004B60D7"/>
    <w:rsid w:val="004B68F2"/>
    <w:rsid w:val="004B6D2F"/>
    <w:rsid w:val="004B7488"/>
    <w:rsid w:val="004B7494"/>
    <w:rsid w:val="004C2780"/>
    <w:rsid w:val="004C2958"/>
    <w:rsid w:val="004C2A48"/>
    <w:rsid w:val="004C2A6B"/>
    <w:rsid w:val="004C3ACF"/>
    <w:rsid w:val="004C5D07"/>
    <w:rsid w:val="004C6C31"/>
    <w:rsid w:val="004C71A8"/>
    <w:rsid w:val="004C7BD2"/>
    <w:rsid w:val="004C7DCB"/>
    <w:rsid w:val="004D0E4B"/>
    <w:rsid w:val="004D32C2"/>
    <w:rsid w:val="004D41DD"/>
    <w:rsid w:val="004D4E0A"/>
    <w:rsid w:val="004D617A"/>
    <w:rsid w:val="004D7271"/>
    <w:rsid w:val="004E1339"/>
    <w:rsid w:val="004E3DE1"/>
    <w:rsid w:val="004E5BE5"/>
    <w:rsid w:val="004E615F"/>
    <w:rsid w:val="004E6726"/>
    <w:rsid w:val="004F0572"/>
    <w:rsid w:val="004F2560"/>
    <w:rsid w:val="004F2F13"/>
    <w:rsid w:val="004F3C1F"/>
    <w:rsid w:val="004F4334"/>
    <w:rsid w:val="004F43C5"/>
    <w:rsid w:val="004F4640"/>
    <w:rsid w:val="004F4DBE"/>
    <w:rsid w:val="004F51AB"/>
    <w:rsid w:val="004F523E"/>
    <w:rsid w:val="004F576C"/>
    <w:rsid w:val="004F585B"/>
    <w:rsid w:val="004F5FA8"/>
    <w:rsid w:val="004F6EA2"/>
    <w:rsid w:val="004F7AE0"/>
    <w:rsid w:val="005003D6"/>
    <w:rsid w:val="00500BC9"/>
    <w:rsid w:val="00501877"/>
    <w:rsid w:val="00501F01"/>
    <w:rsid w:val="00503D3E"/>
    <w:rsid w:val="005061D0"/>
    <w:rsid w:val="00506B60"/>
    <w:rsid w:val="005110CE"/>
    <w:rsid w:val="00511CDB"/>
    <w:rsid w:val="0051482B"/>
    <w:rsid w:val="00514896"/>
    <w:rsid w:val="005158A8"/>
    <w:rsid w:val="005171CF"/>
    <w:rsid w:val="00520683"/>
    <w:rsid w:val="0052286D"/>
    <w:rsid w:val="005230D1"/>
    <w:rsid w:val="00524081"/>
    <w:rsid w:val="00526347"/>
    <w:rsid w:val="00526365"/>
    <w:rsid w:val="00526597"/>
    <w:rsid w:val="0052674B"/>
    <w:rsid w:val="00526EF1"/>
    <w:rsid w:val="005300CA"/>
    <w:rsid w:val="005309BE"/>
    <w:rsid w:val="00531E38"/>
    <w:rsid w:val="00532AA1"/>
    <w:rsid w:val="005336C2"/>
    <w:rsid w:val="00535D23"/>
    <w:rsid w:val="0053626D"/>
    <w:rsid w:val="0053752B"/>
    <w:rsid w:val="00537E3F"/>
    <w:rsid w:val="00543A22"/>
    <w:rsid w:val="0054522B"/>
    <w:rsid w:val="00545BE7"/>
    <w:rsid w:val="005479C7"/>
    <w:rsid w:val="005507A7"/>
    <w:rsid w:val="00552722"/>
    <w:rsid w:val="005533D8"/>
    <w:rsid w:val="0055376D"/>
    <w:rsid w:val="005539BC"/>
    <w:rsid w:val="00554045"/>
    <w:rsid w:val="00554357"/>
    <w:rsid w:val="0055697A"/>
    <w:rsid w:val="00556B4D"/>
    <w:rsid w:val="00557685"/>
    <w:rsid w:val="00557725"/>
    <w:rsid w:val="00561D5A"/>
    <w:rsid w:val="00562725"/>
    <w:rsid w:val="00562761"/>
    <w:rsid w:val="0056282B"/>
    <w:rsid w:val="00562D95"/>
    <w:rsid w:val="00562F4D"/>
    <w:rsid w:val="005643A5"/>
    <w:rsid w:val="005661C8"/>
    <w:rsid w:val="00570D29"/>
    <w:rsid w:val="00571373"/>
    <w:rsid w:val="00574670"/>
    <w:rsid w:val="00575FB3"/>
    <w:rsid w:val="00576049"/>
    <w:rsid w:val="00576FC1"/>
    <w:rsid w:val="005770BD"/>
    <w:rsid w:val="00580BF8"/>
    <w:rsid w:val="00580EA7"/>
    <w:rsid w:val="00582B3D"/>
    <w:rsid w:val="005854ED"/>
    <w:rsid w:val="0058569D"/>
    <w:rsid w:val="00585E8E"/>
    <w:rsid w:val="005868A7"/>
    <w:rsid w:val="0058721B"/>
    <w:rsid w:val="00592820"/>
    <w:rsid w:val="00592D2F"/>
    <w:rsid w:val="0059353A"/>
    <w:rsid w:val="00593715"/>
    <w:rsid w:val="00593DAC"/>
    <w:rsid w:val="00593F20"/>
    <w:rsid w:val="00594B50"/>
    <w:rsid w:val="00595A86"/>
    <w:rsid w:val="00595AA1"/>
    <w:rsid w:val="005978FD"/>
    <w:rsid w:val="005A02F3"/>
    <w:rsid w:val="005A0755"/>
    <w:rsid w:val="005A0AD8"/>
    <w:rsid w:val="005A0D2D"/>
    <w:rsid w:val="005A102B"/>
    <w:rsid w:val="005A19CF"/>
    <w:rsid w:val="005A2153"/>
    <w:rsid w:val="005A2314"/>
    <w:rsid w:val="005A2FC3"/>
    <w:rsid w:val="005A6593"/>
    <w:rsid w:val="005A726E"/>
    <w:rsid w:val="005A73ED"/>
    <w:rsid w:val="005A7B07"/>
    <w:rsid w:val="005B1014"/>
    <w:rsid w:val="005B1909"/>
    <w:rsid w:val="005B19F4"/>
    <w:rsid w:val="005B204C"/>
    <w:rsid w:val="005B29DC"/>
    <w:rsid w:val="005B3A3E"/>
    <w:rsid w:val="005B3EB8"/>
    <w:rsid w:val="005B651E"/>
    <w:rsid w:val="005B664D"/>
    <w:rsid w:val="005B6B6B"/>
    <w:rsid w:val="005C09CD"/>
    <w:rsid w:val="005C3E0E"/>
    <w:rsid w:val="005C4D94"/>
    <w:rsid w:val="005C55CD"/>
    <w:rsid w:val="005C6218"/>
    <w:rsid w:val="005C74F6"/>
    <w:rsid w:val="005D0C7E"/>
    <w:rsid w:val="005D1593"/>
    <w:rsid w:val="005D1BBF"/>
    <w:rsid w:val="005D1D1D"/>
    <w:rsid w:val="005D2722"/>
    <w:rsid w:val="005D3EDA"/>
    <w:rsid w:val="005E0603"/>
    <w:rsid w:val="005E078D"/>
    <w:rsid w:val="005E1DDD"/>
    <w:rsid w:val="005E23F0"/>
    <w:rsid w:val="005E360A"/>
    <w:rsid w:val="005E4D1E"/>
    <w:rsid w:val="005E4EEE"/>
    <w:rsid w:val="005E5EDA"/>
    <w:rsid w:val="005E6182"/>
    <w:rsid w:val="005E630E"/>
    <w:rsid w:val="005E7316"/>
    <w:rsid w:val="005E7B67"/>
    <w:rsid w:val="005F00DC"/>
    <w:rsid w:val="005F247B"/>
    <w:rsid w:val="005F2567"/>
    <w:rsid w:val="005F2CF1"/>
    <w:rsid w:val="005F4EA4"/>
    <w:rsid w:val="005F66FC"/>
    <w:rsid w:val="00602EBA"/>
    <w:rsid w:val="006033CE"/>
    <w:rsid w:val="0060415A"/>
    <w:rsid w:val="00604C23"/>
    <w:rsid w:val="006059BE"/>
    <w:rsid w:val="006062F7"/>
    <w:rsid w:val="00606403"/>
    <w:rsid w:val="006118D6"/>
    <w:rsid w:val="00612304"/>
    <w:rsid w:val="006133B2"/>
    <w:rsid w:val="006133E9"/>
    <w:rsid w:val="00613485"/>
    <w:rsid w:val="006148EF"/>
    <w:rsid w:val="00614B98"/>
    <w:rsid w:val="00614EB9"/>
    <w:rsid w:val="006154A5"/>
    <w:rsid w:val="00616D88"/>
    <w:rsid w:val="006207E6"/>
    <w:rsid w:val="00620DAC"/>
    <w:rsid w:val="0062162F"/>
    <w:rsid w:val="00622534"/>
    <w:rsid w:val="00622919"/>
    <w:rsid w:val="00624319"/>
    <w:rsid w:val="006340D9"/>
    <w:rsid w:val="006344B9"/>
    <w:rsid w:val="00635C94"/>
    <w:rsid w:val="00637776"/>
    <w:rsid w:val="00640BF5"/>
    <w:rsid w:val="006433F9"/>
    <w:rsid w:val="00643A59"/>
    <w:rsid w:val="00644D28"/>
    <w:rsid w:val="00645B7A"/>
    <w:rsid w:val="0065072A"/>
    <w:rsid w:val="00650F32"/>
    <w:rsid w:val="0065170D"/>
    <w:rsid w:val="006519C3"/>
    <w:rsid w:val="006527E8"/>
    <w:rsid w:val="00652A17"/>
    <w:rsid w:val="00654669"/>
    <w:rsid w:val="00656E40"/>
    <w:rsid w:val="0065711C"/>
    <w:rsid w:val="00660126"/>
    <w:rsid w:val="00660F92"/>
    <w:rsid w:val="0066128D"/>
    <w:rsid w:val="00662480"/>
    <w:rsid w:val="00662608"/>
    <w:rsid w:val="00662829"/>
    <w:rsid w:val="0066375C"/>
    <w:rsid w:val="00664CD4"/>
    <w:rsid w:val="00667996"/>
    <w:rsid w:val="00667C8E"/>
    <w:rsid w:val="00667CDD"/>
    <w:rsid w:val="00672223"/>
    <w:rsid w:val="00672434"/>
    <w:rsid w:val="006743C9"/>
    <w:rsid w:val="00676066"/>
    <w:rsid w:val="00676AC1"/>
    <w:rsid w:val="00677DAB"/>
    <w:rsid w:val="00677FB1"/>
    <w:rsid w:val="00680D1C"/>
    <w:rsid w:val="00681192"/>
    <w:rsid w:val="00681487"/>
    <w:rsid w:val="0068201E"/>
    <w:rsid w:val="006825AF"/>
    <w:rsid w:val="00682A1E"/>
    <w:rsid w:val="00682A70"/>
    <w:rsid w:val="00682E87"/>
    <w:rsid w:val="006835F2"/>
    <w:rsid w:val="00685328"/>
    <w:rsid w:val="00685C31"/>
    <w:rsid w:val="00686EAA"/>
    <w:rsid w:val="0068779B"/>
    <w:rsid w:val="00690A57"/>
    <w:rsid w:val="00691B73"/>
    <w:rsid w:val="006926A6"/>
    <w:rsid w:val="00692F36"/>
    <w:rsid w:val="00693470"/>
    <w:rsid w:val="006938B7"/>
    <w:rsid w:val="0069756A"/>
    <w:rsid w:val="006975D6"/>
    <w:rsid w:val="00697AB5"/>
    <w:rsid w:val="006A025D"/>
    <w:rsid w:val="006A2570"/>
    <w:rsid w:val="006A39E6"/>
    <w:rsid w:val="006A5ED0"/>
    <w:rsid w:val="006A632D"/>
    <w:rsid w:val="006A658D"/>
    <w:rsid w:val="006B076D"/>
    <w:rsid w:val="006B4A82"/>
    <w:rsid w:val="006B54BE"/>
    <w:rsid w:val="006B5E7D"/>
    <w:rsid w:val="006B70C9"/>
    <w:rsid w:val="006B7890"/>
    <w:rsid w:val="006B7B2A"/>
    <w:rsid w:val="006C14A5"/>
    <w:rsid w:val="006C240E"/>
    <w:rsid w:val="006C3DF8"/>
    <w:rsid w:val="006C4504"/>
    <w:rsid w:val="006C579C"/>
    <w:rsid w:val="006C5C4A"/>
    <w:rsid w:val="006C5FD7"/>
    <w:rsid w:val="006C678D"/>
    <w:rsid w:val="006C7C8B"/>
    <w:rsid w:val="006D119A"/>
    <w:rsid w:val="006D1AAF"/>
    <w:rsid w:val="006D2D6C"/>
    <w:rsid w:val="006D367A"/>
    <w:rsid w:val="006D459F"/>
    <w:rsid w:val="006D591B"/>
    <w:rsid w:val="006D658C"/>
    <w:rsid w:val="006D72E6"/>
    <w:rsid w:val="006E06ED"/>
    <w:rsid w:val="006E0FB4"/>
    <w:rsid w:val="006E1E0E"/>
    <w:rsid w:val="006E2840"/>
    <w:rsid w:val="006E2B55"/>
    <w:rsid w:val="006E2F5F"/>
    <w:rsid w:val="006E3673"/>
    <w:rsid w:val="006E5100"/>
    <w:rsid w:val="006E7060"/>
    <w:rsid w:val="006F0334"/>
    <w:rsid w:val="006F0376"/>
    <w:rsid w:val="006F0EB8"/>
    <w:rsid w:val="006F2A6C"/>
    <w:rsid w:val="006F2D7F"/>
    <w:rsid w:val="006F324A"/>
    <w:rsid w:val="006F48EE"/>
    <w:rsid w:val="006F74B0"/>
    <w:rsid w:val="007002A4"/>
    <w:rsid w:val="007009B7"/>
    <w:rsid w:val="00700AED"/>
    <w:rsid w:val="007010E6"/>
    <w:rsid w:val="00702D7C"/>
    <w:rsid w:val="00703098"/>
    <w:rsid w:val="0070309A"/>
    <w:rsid w:val="00704CB5"/>
    <w:rsid w:val="0070596D"/>
    <w:rsid w:val="00705F08"/>
    <w:rsid w:val="0070601F"/>
    <w:rsid w:val="00706E54"/>
    <w:rsid w:val="00710A37"/>
    <w:rsid w:val="00711386"/>
    <w:rsid w:val="007126EB"/>
    <w:rsid w:val="00712D1F"/>
    <w:rsid w:val="00714BB8"/>
    <w:rsid w:val="00716A49"/>
    <w:rsid w:val="00717E94"/>
    <w:rsid w:val="0072069E"/>
    <w:rsid w:val="00722074"/>
    <w:rsid w:val="007220BC"/>
    <w:rsid w:val="00726B83"/>
    <w:rsid w:val="00726FB0"/>
    <w:rsid w:val="00727B6F"/>
    <w:rsid w:val="00727C30"/>
    <w:rsid w:val="00733248"/>
    <w:rsid w:val="007344CC"/>
    <w:rsid w:val="00734CD5"/>
    <w:rsid w:val="00736047"/>
    <w:rsid w:val="007408EE"/>
    <w:rsid w:val="00740988"/>
    <w:rsid w:val="007426D5"/>
    <w:rsid w:val="007449B7"/>
    <w:rsid w:val="00744FF2"/>
    <w:rsid w:val="00745CE6"/>
    <w:rsid w:val="00746783"/>
    <w:rsid w:val="00747280"/>
    <w:rsid w:val="00751050"/>
    <w:rsid w:val="00752850"/>
    <w:rsid w:val="007541E3"/>
    <w:rsid w:val="007549BE"/>
    <w:rsid w:val="00756EAF"/>
    <w:rsid w:val="00760FCE"/>
    <w:rsid w:val="00761183"/>
    <w:rsid w:val="00761B17"/>
    <w:rsid w:val="00761F95"/>
    <w:rsid w:val="007642AE"/>
    <w:rsid w:val="00767C32"/>
    <w:rsid w:val="00771F7D"/>
    <w:rsid w:val="00774042"/>
    <w:rsid w:val="00774D04"/>
    <w:rsid w:val="007750A8"/>
    <w:rsid w:val="0077643B"/>
    <w:rsid w:val="007764FA"/>
    <w:rsid w:val="007769A2"/>
    <w:rsid w:val="00777713"/>
    <w:rsid w:val="007810AC"/>
    <w:rsid w:val="00781EE5"/>
    <w:rsid w:val="00781F57"/>
    <w:rsid w:val="007854EC"/>
    <w:rsid w:val="00786D17"/>
    <w:rsid w:val="00793209"/>
    <w:rsid w:val="0079392B"/>
    <w:rsid w:val="007942FA"/>
    <w:rsid w:val="00794D8F"/>
    <w:rsid w:val="00795760"/>
    <w:rsid w:val="00796DDE"/>
    <w:rsid w:val="007A3E82"/>
    <w:rsid w:val="007A6D39"/>
    <w:rsid w:val="007A6DF6"/>
    <w:rsid w:val="007B1F83"/>
    <w:rsid w:val="007B3910"/>
    <w:rsid w:val="007B4530"/>
    <w:rsid w:val="007B4A51"/>
    <w:rsid w:val="007C2192"/>
    <w:rsid w:val="007C23FB"/>
    <w:rsid w:val="007C6489"/>
    <w:rsid w:val="007D0A9F"/>
    <w:rsid w:val="007D15FD"/>
    <w:rsid w:val="007D318A"/>
    <w:rsid w:val="007D37E6"/>
    <w:rsid w:val="007D4B4C"/>
    <w:rsid w:val="007D4D53"/>
    <w:rsid w:val="007D61B5"/>
    <w:rsid w:val="007E0C17"/>
    <w:rsid w:val="007E0CBC"/>
    <w:rsid w:val="007E1C99"/>
    <w:rsid w:val="007E28C9"/>
    <w:rsid w:val="007E2D59"/>
    <w:rsid w:val="007E45B8"/>
    <w:rsid w:val="007E4727"/>
    <w:rsid w:val="007F0A69"/>
    <w:rsid w:val="007F16EA"/>
    <w:rsid w:val="007F2DED"/>
    <w:rsid w:val="007F565A"/>
    <w:rsid w:val="007F6108"/>
    <w:rsid w:val="007F6F33"/>
    <w:rsid w:val="007F76B4"/>
    <w:rsid w:val="008009AB"/>
    <w:rsid w:val="00800C52"/>
    <w:rsid w:val="00801A1C"/>
    <w:rsid w:val="00804309"/>
    <w:rsid w:val="008057AB"/>
    <w:rsid w:val="00806123"/>
    <w:rsid w:val="0080689E"/>
    <w:rsid w:val="00806966"/>
    <w:rsid w:val="00806D66"/>
    <w:rsid w:val="00811192"/>
    <w:rsid w:val="00811D34"/>
    <w:rsid w:val="00812A37"/>
    <w:rsid w:val="00814578"/>
    <w:rsid w:val="008158D8"/>
    <w:rsid w:val="00817A13"/>
    <w:rsid w:val="008207DF"/>
    <w:rsid w:val="008208BE"/>
    <w:rsid w:val="00822994"/>
    <w:rsid w:val="0082379E"/>
    <w:rsid w:val="008244C5"/>
    <w:rsid w:val="00825997"/>
    <w:rsid w:val="00825A17"/>
    <w:rsid w:val="00827D21"/>
    <w:rsid w:val="00827FF5"/>
    <w:rsid w:val="008315A7"/>
    <w:rsid w:val="0083161F"/>
    <w:rsid w:val="008345AF"/>
    <w:rsid w:val="00834C8C"/>
    <w:rsid w:val="008356FF"/>
    <w:rsid w:val="00836CF7"/>
    <w:rsid w:val="00837344"/>
    <w:rsid w:val="008404AB"/>
    <w:rsid w:val="008409C1"/>
    <w:rsid w:val="00843F8C"/>
    <w:rsid w:val="0084456E"/>
    <w:rsid w:val="008462F6"/>
    <w:rsid w:val="00847B72"/>
    <w:rsid w:val="008506C5"/>
    <w:rsid w:val="00853CE3"/>
    <w:rsid w:val="008540DB"/>
    <w:rsid w:val="00855132"/>
    <w:rsid w:val="0085586B"/>
    <w:rsid w:val="008562C1"/>
    <w:rsid w:val="00856AD2"/>
    <w:rsid w:val="0085797A"/>
    <w:rsid w:val="00864AF8"/>
    <w:rsid w:val="00865401"/>
    <w:rsid w:val="0086554E"/>
    <w:rsid w:val="008666B2"/>
    <w:rsid w:val="00871B43"/>
    <w:rsid w:val="00871BCD"/>
    <w:rsid w:val="00872242"/>
    <w:rsid w:val="00872995"/>
    <w:rsid w:val="0087337F"/>
    <w:rsid w:val="00874ABC"/>
    <w:rsid w:val="00877B7F"/>
    <w:rsid w:val="00881BE8"/>
    <w:rsid w:val="00882615"/>
    <w:rsid w:val="00883DC9"/>
    <w:rsid w:val="00885C19"/>
    <w:rsid w:val="00885DAC"/>
    <w:rsid w:val="00886474"/>
    <w:rsid w:val="0088748B"/>
    <w:rsid w:val="008924CA"/>
    <w:rsid w:val="008932F7"/>
    <w:rsid w:val="00893593"/>
    <w:rsid w:val="00893657"/>
    <w:rsid w:val="00896266"/>
    <w:rsid w:val="00896501"/>
    <w:rsid w:val="008968E6"/>
    <w:rsid w:val="008A111B"/>
    <w:rsid w:val="008A2F2F"/>
    <w:rsid w:val="008A3FBC"/>
    <w:rsid w:val="008A5CB1"/>
    <w:rsid w:val="008A6717"/>
    <w:rsid w:val="008A6EBF"/>
    <w:rsid w:val="008A7207"/>
    <w:rsid w:val="008B0AE6"/>
    <w:rsid w:val="008B1E25"/>
    <w:rsid w:val="008B2320"/>
    <w:rsid w:val="008B38F5"/>
    <w:rsid w:val="008B410F"/>
    <w:rsid w:val="008B43A2"/>
    <w:rsid w:val="008B4CAE"/>
    <w:rsid w:val="008B5B09"/>
    <w:rsid w:val="008B6C7C"/>
    <w:rsid w:val="008B7D6B"/>
    <w:rsid w:val="008B7F66"/>
    <w:rsid w:val="008C2248"/>
    <w:rsid w:val="008C2685"/>
    <w:rsid w:val="008C2976"/>
    <w:rsid w:val="008C362C"/>
    <w:rsid w:val="008C36DB"/>
    <w:rsid w:val="008C5682"/>
    <w:rsid w:val="008C73D1"/>
    <w:rsid w:val="008D24C0"/>
    <w:rsid w:val="008D24F8"/>
    <w:rsid w:val="008D25F9"/>
    <w:rsid w:val="008D415D"/>
    <w:rsid w:val="008D58DD"/>
    <w:rsid w:val="008D61B2"/>
    <w:rsid w:val="008E13CA"/>
    <w:rsid w:val="008E158A"/>
    <w:rsid w:val="008E1823"/>
    <w:rsid w:val="008E2751"/>
    <w:rsid w:val="008E2CB7"/>
    <w:rsid w:val="008E3F9F"/>
    <w:rsid w:val="008E3FBB"/>
    <w:rsid w:val="008E40EA"/>
    <w:rsid w:val="008E57C0"/>
    <w:rsid w:val="008E619D"/>
    <w:rsid w:val="008F07A6"/>
    <w:rsid w:val="008F093D"/>
    <w:rsid w:val="008F3703"/>
    <w:rsid w:val="008F39D7"/>
    <w:rsid w:val="008F4B3C"/>
    <w:rsid w:val="008F4C56"/>
    <w:rsid w:val="008F651B"/>
    <w:rsid w:val="008F7527"/>
    <w:rsid w:val="00900097"/>
    <w:rsid w:val="00900396"/>
    <w:rsid w:val="00900506"/>
    <w:rsid w:val="00901C3E"/>
    <w:rsid w:val="00903AB4"/>
    <w:rsid w:val="00904144"/>
    <w:rsid w:val="00904AE7"/>
    <w:rsid w:val="00905830"/>
    <w:rsid w:val="00905AEF"/>
    <w:rsid w:val="009068DF"/>
    <w:rsid w:val="00907112"/>
    <w:rsid w:val="00907D8A"/>
    <w:rsid w:val="00907F04"/>
    <w:rsid w:val="009101A2"/>
    <w:rsid w:val="00910610"/>
    <w:rsid w:val="0091111D"/>
    <w:rsid w:val="0091193C"/>
    <w:rsid w:val="0091197A"/>
    <w:rsid w:val="00912368"/>
    <w:rsid w:val="00913AB9"/>
    <w:rsid w:val="009158C3"/>
    <w:rsid w:val="00916812"/>
    <w:rsid w:val="00916A55"/>
    <w:rsid w:val="0092183D"/>
    <w:rsid w:val="009223E1"/>
    <w:rsid w:val="0092357D"/>
    <w:rsid w:val="0092437D"/>
    <w:rsid w:val="00924A14"/>
    <w:rsid w:val="009250A6"/>
    <w:rsid w:val="0092548C"/>
    <w:rsid w:val="0092556A"/>
    <w:rsid w:val="009258F2"/>
    <w:rsid w:val="00926F47"/>
    <w:rsid w:val="009276A9"/>
    <w:rsid w:val="00927FC6"/>
    <w:rsid w:val="009329E1"/>
    <w:rsid w:val="00933004"/>
    <w:rsid w:val="00933559"/>
    <w:rsid w:val="009338DB"/>
    <w:rsid w:val="0093590B"/>
    <w:rsid w:val="00935BF1"/>
    <w:rsid w:val="00937607"/>
    <w:rsid w:val="00941803"/>
    <w:rsid w:val="00943084"/>
    <w:rsid w:val="009431CD"/>
    <w:rsid w:val="00943902"/>
    <w:rsid w:val="009456C3"/>
    <w:rsid w:val="00951413"/>
    <w:rsid w:val="00951569"/>
    <w:rsid w:val="00951CAF"/>
    <w:rsid w:val="00952153"/>
    <w:rsid w:val="009529C6"/>
    <w:rsid w:val="00953128"/>
    <w:rsid w:val="00954DE4"/>
    <w:rsid w:val="00955BC5"/>
    <w:rsid w:val="00961AF2"/>
    <w:rsid w:val="00962764"/>
    <w:rsid w:val="009630D8"/>
    <w:rsid w:val="009650D1"/>
    <w:rsid w:val="0096549B"/>
    <w:rsid w:val="00965C47"/>
    <w:rsid w:val="00967664"/>
    <w:rsid w:val="00967A76"/>
    <w:rsid w:val="00970096"/>
    <w:rsid w:val="009707FD"/>
    <w:rsid w:val="00970B28"/>
    <w:rsid w:val="0097149A"/>
    <w:rsid w:val="00972D7B"/>
    <w:rsid w:val="0097314F"/>
    <w:rsid w:val="00973F49"/>
    <w:rsid w:val="00974217"/>
    <w:rsid w:val="00974AEB"/>
    <w:rsid w:val="0097620C"/>
    <w:rsid w:val="00977416"/>
    <w:rsid w:val="00977C84"/>
    <w:rsid w:val="00982720"/>
    <w:rsid w:val="009835E4"/>
    <w:rsid w:val="009848D7"/>
    <w:rsid w:val="00985EFD"/>
    <w:rsid w:val="00985F78"/>
    <w:rsid w:val="009862BF"/>
    <w:rsid w:val="0098723D"/>
    <w:rsid w:val="00987AC2"/>
    <w:rsid w:val="00987AEB"/>
    <w:rsid w:val="00990E66"/>
    <w:rsid w:val="00992912"/>
    <w:rsid w:val="00994EC0"/>
    <w:rsid w:val="009954F3"/>
    <w:rsid w:val="00995CB0"/>
    <w:rsid w:val="00995E16"/>
    <w:rsid w:val="00996712"/>
    <w:rsid w:val="0099783F"/>
    <w:rsid w:val="009A1FB6"/>
    <w:rsid w:val="009A208C"/>
    <w:rsid w:val="009A2C20"/>
    <w:rsid w:val="009A372A"/>
    <w:rsid w:val="009A6068"/>
    <w:rsid w:val="009A7622"/>
    <w:rsid w:val="009B08BF"/>
    <w:rsid w:val="009B4896"/>
    <w:rsid w:val="009B4FE0"/>
    <w:rsid w:val="009B7342"/>
    <w:rsid w:val="009B7AD5"/>
    <w:rsid w:val="009C214A"/>
    <w:rsid w:val="009C2654"/>
    <w:rsid w:val="009C2AE3"/>
    <w:rsid w:val="009C2FFE"/>
    <w:rsid w:val="009C3534"/>
    <w:rsid w:val="009C4721"/>
    <w:rsid w:val="009C577A"/>
    <w:rsid w:val="009D2A39"/>
    <w:rsid w:val="009D2C97"/>
    <w:rsid w:val="009D31C1"/>
    <w:rsid w:val="009D4C92"/>
    <w:rsid w:val="009E24C1"/>
    <w:rsid w:val="009E2BD7"/>
    <w:rsid w:val="009E30A8"/>
    <w:rsid w:val="009E32D5"/>
    <w:rsid w:val="009E4165"/>
    <w:rsid w:val="009E4547"/>
    <w:rsid w:val="009E4D0C"/>
    <w:rsid w:val="009E50EB"/>
    <w:rsid w:val="009E6C26"/>
    <w:rsid w:val="009F235B"/>
    <w:rsid w:val="009F32E6"/>
    <w:rsid w:val="009F410D"/>
    <w:rsid w:val="009F4EA0"/>
    <w:rsid w:val="009F4EA2"/>
    <w:rsid w:val="009F50CF"/>
    <w:rsid w:val="009F5E31"/>
    <w:rsid w:val="009F5FF3"/>
    <w:rsid w:val="009F64F0"/>
    <w:rsid w:val="009F6D8C"/>
    <w:rsid w:val="009F746E"/>
    <w:rsid w:val="009F7D36"/>
    <w:rsid w:val="00A0121D"/>
    <w:rsid w:val="00A031F7"/>
    <w:rsid w:val="00A032C1"/>
    <w:rsid w:val="00A037AC"/>
    <w:rsid w:val="00A051B2"/>
    <w:rsid w:val="00A06D37"/>
    <w:rsid w:val="00A07207"/>
    <w:rsid w:val="00A07F56"/>
    <w:rsid w:val="00A101D4"/>
    <w:rsid w:val="00A103BA"/>
    <w:rsid w:val="00A1051B"/>
    <w:rsid w:val="00A109D2"/>
    <w:rsid w:val="00A1402C"/>
    <w:rsid w:val="00A16958"/>
    <w:rsid w:val="00A16FD7"/>
    <w:rsid w:val="00A21206"/>
    <w:rsid w:val="00A21C2B"/>
    <w:rsid w:val="00A235A4"/>
    <w:rsid w:val="00A23C93"/>
    <w:rsid w:val="00A25209"/>
    <w:rsid w:val="00A25591"/>
    <w:rsid w:val="00A26662"/>
    <w:rsid w:val="00A26F11"/>
    <w:rsid w:val="00A330EC"/>
    <w:rsid w:val="00A34745"/>
    <w:rsid w:val="00A368AA"/>
    <w:rsid w:val="00A4102D"/>
    <w:rsid w:val="00A41A21"/>
    <w:rsid w:val="00A4372B"/>
    <w:rsid w:val="00A44CA4"/>
    <w:rsid w:val="00A44F72"/>
    <w:rsid w:val="00A45246"/>
    <w:rsid w:val="00A50264"/>
    <w:rsid w:val="00A5038E"/>
    <w:rsid w:val="00A5508A"/>
    <w:rsid w:val="00A5547D"/>
    <w:rsid w:val="00A554C0"/>
    <w:rsid w:val="00A5557E"/>
    <w:rsid w:val="00A575E3"/>
    <w:rsid w:val="00A62A98"/>
    <w:rsid w:val="00A6300D"/>
    <w:rsid w:val="00A63AD7"/>
    <w:rsid w:val="00A662AF"/>
    <w:rsid w:val="00A703A3"/>
    <w:rsid w:val="00A71582"/>
    <w:rsid w:val="00A72414"/>
    <w:rsid w:val="00A726C6"/>
    <w:rsid w:val="00A7375D"/>
    <w:rsid w:val="00A73A26"/>
    <w:rsid w:val="00A75DF5"/>
    <w:rsid w:val="00A75F13"/>
    <w:rsid w:val="00A774E2"/>
    <w:rsid w:val="00A80646"/>
    <w:rsid w:val="00A8072B"/>
    <w:rsid w:val="00A84B4B"/>
    <w:rsid w:val="00A86476"/>
    <w:rsid w:val="00A866E3"/>
    <w:rsid w:val="00A87144"/>
    <w:rsid w:val="00A871F0"/>
    <w:rsid w:val="00A90C0D"/>
    <w:rsid w:val="00A90E3D"/>
    <w:rsid w:val="00A91ED7"/>
    <w:rsid w:val="00A940EC"/>
    <w:rsid w:val="00A956D2"/>
    <w:rsid w:val="00A96E61"/>
    <w:rsid w:val="00AA1ED5"/>
    <w:rsid w:val="00AA2753"/>
    <w:rsid w:val="00AA2D0C"/>
    <w:rsid w:val="00AA31EF"/>
    <w:rsid w:val="00AA5A9F"/>
    <w:rsid w:val="00AA6146"/>
    <w:rsid w:val="00AB199D"/>
    <w:rsid w:val="00AB58BA"/>
    <w:rsid w:val="00AB5FEA"/>
    <w:rsid w:val="00AB631B"/>
    <w:rsid w:val="00AC05DC"/>
    <w:rsid w:val="00AC09A2"/>
    <w:rsid w:val="00AC31A6"/>
    <w:rsid w:val="00AC4249"/>
    <w:rsid w:val="00AC4916"/>
    <w:rsid w:val="00AC5C89"/>
    <w:rsid w:val="00AC69BD"/>
    <w:rsid w:val="00AC6EDA"/>
    <w:rsid w:val="00AC7491"/>
    <w:rsid w:val="00AC78E8"/>
    <w:rsid w:val="00AC7E3E"/>
    <w:rsid w:val="00AD0E72"/>
    <w:rsid w:val="00AD10DD"/>
    <w:rsid w:val="00AD2DBD"/>
    <w:rsid w:val="00AD3191"/>
    <w:rsid w:val="00AD3E50"/>
    <w:rsid w:val="00AD4CD1"/>
    <w:rsid w:val="00AD5FC2"/>
    <w:rsid w:val="00AE06BC"/>
    <w:rsid w:val="00AE142B"/>
    <w:rsid w:val="00AE16C1"/>
    <w:rsid w:val="00AE2096"/>
    <w:rsid w:val="00AE2CB2"/>
    <w:rsid w:val="00AE355F"/>
    <w:rsid w:val="00AE5274"/>
    <w:rsid w:val="00AE6F4D"/>
    <w:rsid w:val="00AE7547"/>
    <w:rsid w:val="00AF1356"/>
    <w:rsid w:val="00AF242E"/>
    <w:rsid w:val="00AF25A9"/>
    <w:rsid w:val="00AF29FE"/>
    <w:rsid w:val="00AF5089"/>
    <w:rsid w:val="00AF53DC"/>
    <w:rsid w:val="00B001A9"/>
    <w:rsid w:val="00B010A2"/>
    <w:rsid w:val="00B01E3E"/>
    <w:rsid w:val="00B0242C"/>
    <w:rsid w:val="00B02721"/>
    <w:rsid w:val="00B03C8D"/>
    <w:rsid w:val="00B04557"/>
    <w:rsid w:val="00B06400"/>
    <w:rsid w:val="00B10B4E"/>
    <w:rsid w:val="00B111A7"/>
    <w:rsid w:val="00B137A4"/>
    <w:rsid w:val="00B13EEE"/>
    <w:rsid w:val="00B14E3E"/>
    <w:rsid w:val="00B15557"/>
    <w:rsid w:val="00B17E3E"/>
    <w:rsid w:val="00B20354"/>
    <w:rsid w:val="00B204EF"/>
    <w:rsid w:val="00B20AC4"/>
    <w:rsid w:val="00B20D62"/>
    <w:rsid w:val="00B214A1"/>
    <w:rsid w:val="00B215D4"/>
    <w:rsid w:val="00B21F63"/>
    <w:rsid w:val="00B2220D"/>
    <w:rsid w:val="00B22D0C"/>
    <w:rsid w:val="00B22DD3"/>
    <w:rsid w:val="00B2397A"/>
    <w:rsid w:val="00B2474B"/>
    <w:rsid w:val="00B2632E"/>
    <w:rsid w:val="00B27CE9"/>
    <w:rsid w:val="00B27D4A"/>
    <w:rsid w:val="00B327D7"/>
    <w:rsid w:val="00B3418D"/>
    <w:rsid w:val="00B35801"/>
    <w:rsid w:val="00B35D5C"/>
    <w:rsid w:val="00B416E8"/>
    <w:rsid w:val="00B418B1"/>
    <w:rsid w:val="00B419F6"/>
    <w:rsid w:val="00B4290A"/>
    <w:rsid w:val="00B429F8"/>
    <w:rsid w:val="00B44685"/>
    <w:rsid w:val="00B4523D"/>
    <w:rsid w:val="00B45BEC"/>
    <w:rsid w:val="00B4659E"/>
    <w:rsid w:val="00B465E4"/>
    <w:rsid w:val="00B46A79"/>
    <w:rsid w:val="00B479AB"/>
    <w:rsid w:val="00B5001A"/>
    <w:rsid w:val="00B50171"/>
    <w:rsid w:val="00B51017"/>
    <w:rsid w:val="00B51E71"/>
    <w:rsid w:val="00B55009"/>
    <w:rsid w:val="00B5568C"/>
    <w:rsid w:val="00B561E7"/>
    <w:rsid w:val="00B56221"/>
    <w:rsid w:val="00B571D0"/>
    <w:rsid w:val="00B57DCC"/>
    <w:rsid w:val="00B601EB"/>
    <w:rsid w:val="00B60B27"/>
    <w:rsid w:val="00B60D7B"/>
    <w:rsid w:val="00B61E46"/>
    <w:rsid w:val="00B61E7F"/>
    <w:rsid w:val="00B629B9"/>
    <w:rsid w:val="00B62FED"/>
    <w:rsid w:val="00B636A2"/>
    <w:rsid w:val="00B64BAF"/>
    <w:rsid w:val="00B6550D"/>
    <w:rsid w:val="00B65A0B"/>
    <w:rsid w:val="00B65D4E"/>
    <w:rsid w:val="00B67F10"/>
    <w:rsid w:val="00B70478"/>
    <w:rsid w:val="00B7062B"/>
    <w:rsid w:val="00B70F53"/>
    <w:rsid w:val="00B732C7"/>
    <w:rsid w:val="00B74687"/>
    <w:rsid w:val="00B7505B"/>
    <w:rsid w:val="00B76A43"/>
    <w:rsid w:val="00B774D5"/>
    <w:rsid w:val="00B776F4"/>
    <w:rsid w:val="00B801EA"/>
    <w:rsid w:val="00B80ED8"/>
    <w:rsid w:val="00B82094"/>
    <w:rsid w:val="00B82905"/>
    <w:rsid w:val="00B83337"/>
    <w:rsid w:val="00B85F2F"/>
    <w:rsid w:val="00B86C08"/>
    <w:rsid w:val="00B8718C"/>
    <w:rsid w:val="00B87EA4"/>
    <w:rsid w:val="00B905DB"/>
    <w:rsid w:val="00B90BA4"/>
    <w:rsid w:val="00B90F81"/>
    <w:rsid w:val="00B924C2"/>
    <w:rsid w:val="00B9415E"/>
    <w:rsid w:val="00B9562C"/>
    <w:rsid w:val="00B96125"/>
    <w:rsid w:val="00B961B3"/>
    <w:rsid w:val="00B9678C"/>
    <w:rsid w:val="00B97EE0"/>
    <w:rsid w:val="00BA03E9"/>
    <w:rsid w:val="00BA0521"/>
    <w:rsid w:val="00BA0D16"/>
    <w:rsid w:val="00BA116B"/>
    <w:rsid w:val="00BA1284"/>
    <w:rsid w:val="00BA195E"/>
    <w:rsid w:val="00BA4AE9"/>
    <w:rsid w:val="00BA578C"/>
    <w:rsid w:val="00BA7FE3"/>
    <w:rsid w:val="00BB163B"/>
    <w:rsid w:val="00BB286A"/>
    <w:rsid w:val="00BB34A8"/>
    <w:rsid w:val="00BB3A06"/>
    <w:rsid w:val="00BB3F59"/>
    <w:rsid w:val="00BB4BAC"/>
    <w:rsid w:val="00BB5A27"/>
    <w:rsid w:val="00BC0AA0"/>
    <w:rsid w:val="00BC39D5"/>
    <w:rsid w:val="00BC42E1"/>
    <w:rsid w:val="00BC46D4"/>
    <w:rsid w:val="00BC4B75"/>
    <w:rsid w:val="00BC5237"/>
    <w:rsid w:val="00BC5E4E"/>
    <w:rsid w:val="00BC6D32"/>
    <w:rsid w:val="00BC7A39"/>
    <w:rsid w:val="00BD00ED"/>
    <w:rsid w:val="00BD35DB"/>
    <w:rsid w:val="00BD3890"/>
    <w:rsid w:val="00BD3D7E"/>
    <w:rsid w:val="00BD3D95"/>
    <w:rsid w:val="00BD4EA0"/>
    <w:rsid w:val="00BD5066"/>
    <w:rsid w:val="00BD5D92"/>
    <w:rsid w:val="00BD7C4F"/>
    <w:rsid w:val="00BE1275"/>
    <w:rsid w:val="00BE1A79"/>
    <w:rsid w:val="00BE3934"/>
    <w:rsid w:val="00BE3F51"/>
    <w:rsid w:val="00BE5116"/>
    <w:rsid w:val="00BE512B"/>
    <w:rsid w:val="00BE550A"/>
    <w:rsid w:val="00BE5896"/>
    <w:rsid w:val="00BE60BB"/>
    <w:rsid w:val="00BE6158"/>
    <w:rsid w:val="00BE6E87"/>
    <w:rsid w:val="00BE7716"/>
    <w:rsid w:val="00BF150F"/>
    <w:rsid w:val="00BF496F"/>
    <w:rsid w:val="00BF5775"/>
    <w:rsid w:val="00BF6AD4"/>
    <w:rsid w:val="00BF7E16"/>
    <w:rsid w:val="00C007C7"/>
    <w:rsid w:val="00C00B30"/>
    <w:rsid w:val="00C01CB8"/>
    <w:rsid w:val="00C01DCC"/>
    <w:rsid w:val="00C021EF"/>
    <w:rsid w:val="00C03E96"/>
    <w:rsid w:val="00C05C05"/>
    <w:rsid w:val="00C067E6"/>
    <w:rsid w:val="00C0788B"/>
    <w:rsid w:val="00C07F17"/>
    <w:rsid w:val="00C10131"/>
    <w:rsid w:val="00C13BD7"/>
    <w:rsid w:val="00C14FE1"/>
    <w:rsid w:val="00C17368"/>
    <w:rsid w:val="00C17476"/>
    <w:rsid w:val="00C206E5"/>
    <w:rsid w:val="00C20D6D"/>
    <w:rsid w:val="00C221B7"/>
    <w:rsid w:val="00C222D7"/>
    <w:rsid w:val="00C255DD"/>
    <w:rsid w:val="00C25902"/>
    <w:rsid w:val="00C30BC4"/>
    <w:rsid w:val="00C32F24"/>
    <w:rsid w:val="00C3300B"/>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C93"/>
    <w:rsid w:val="00C80ACF"/>
    <w:rsid w:val="00C8236E"/>
    <w:rsid w:val="00C82700"/>
    <w:rsid w:val="00C82B78"/>
    <w:rsid w:val="00C83E9F"/>
    <w:rsid w:val="00C863BD"/>
    <w:rsid w:val="00C8687A"/>
    <w:rsid w:val="00C86A8D"/>
    <w:rsid w:val="00C90255"/>
    <w:rsid w:val="00C908A5"/>
    <w:rsid w:val="00C91116"/>
    <w:rsid w:val="00C91B6B"/>
    <w:rsid w:val="00C91CA3"/>
    <w:rsid w:val="00C92115"/>
    <w:rsid w:val="00C926C2"/>
    <w:rsid w:val="00C929A8"/>
    <w:rsid w:val="00C92DF1"/>
    <w:rsid w:val="00C94E21"/>
    <w:rsid w:val="00C9649C"/>
    <w:rsid w:val="00C973BD"/>
    <w:rsid w:val="00C974A0"/>
    <w:rsid w:val="00CA0D61"/>
    <w:rsid w:val="00CA298B"/>
    <w:rsid w:val="00CA50C0"/>
    <w:rsid w:val="00CA5751"/>
    <w:rsid w:val="00CA6B67"/>
    <w:rsid w:val="00CB1184"/>
    <w:rsid w:val="00CB35BC"/>
    <w:rsid w:val="00CB3BF7"/>
    <w:rsid w:val="00CB3D40"/>
    <w:rsid w:val="00CB3D6F"/>
    <w:rsid w:val="00CB444C"/>
    <w:rsid w:val="00CB4877"/>
    <w:rsid w:val="00CB5611"/>
    <w:rsid w:val="00CB6257"/>
    <w:rsid w:val="00CB775B"/>
    <w:rsid w:val="00CB7B49"/>
    <w:rsid w:val="00CC10C1"/>
    <w:rsid w:val="00CC2BD5"/>
    <w:rsid w:val="00CC3BFD"/>
    <w:rsid w:val="00CC5D6E"/>
    <w:rsid w:val="00CC7D78"/>
    <w:rsid w:val="00CD13F5"/>
    <w:rsid w:val="00CD1C65"/>
    <w:rsid w:val="00CD1DFD"/>
    <w:rsid w:val="00CD22D4"/>
    <w:rsid w:val="00CD2361"/>
    <w:rsid w:val="00CD28FF"/>
    <w:rsid w:val="00CD47EE"/>
    <w:rsid w:val="00CD4FF4"/>
    <w:rsid w:val="00CD56BB"/>
    <w:rsid w:val="00CD5A86"/>
    <w:rsid w:val="00CD5DC2"/>
    <w:rsid w:val="00CD627D"/>
    <w:rsid w:val="00CD6537"/>
    <w:rsid w:val="00CE019F"/>
    <w:rsid w:val="00CE0462"/>
    <w:rsid w:val="00CE050A"/>
    <w:rsid w:val="00CE2364"/>
    <w:rsid w:val="00CE5302"/>
    <w:rsid w:val="00CE564E"/>
    <w:rsid w:val="00CE5F44"/>
    <w:rsid w:val="00CE7638"/>
    <w:rsid w:val="00CE766C"/>
    <w:rsid w:val="00CF0444"/>
    <w:rsid w:val="00CF1121"/>
    <w:rsid w:val="00CF119F"/>
    <w:rsid w:val="00CF173A"/>
    <w:rsid w:val="00CF1923"/>
    <w:rsid w:val="00CF226D"/>
    <w:rsid w:val="00CF25BE"/>
    <w:rsid w:val="00CF2F6B"/>
    <w:rsid w:val="00CF30AB"/>
    <w:rsid w:val="00CF34BD"/>
    <w:rsid w:val="00CF3A3B"/>
    <w:rsid w:val="00CF3EC2"/>
    <w:rsid w:val="00CF5169"/>
    <w:rsid w:val="00CF565F"/>
    <w:rsid w:val="00CF5CCC"/>
    <w:rsid w:val="00CF6339"/>
    <w:rsid w:val="00CF732B"/>
    <w:rsid w:val="00D01E2A"/>
    <w:rsid w:val="00D03FB2"/>
    <w:rsid w:val="00D10DA7"/>
    <w:rsid w:val="00D10DD3"/>
    <w:rsid w:val="00D1137F"/>
    <w:rsid w:val="00D116B2"/>
    <w:rsid w:val="00D126CC"/>
    <w:rsid w:val="00D13268"/>
    <w:rsid w:val="00D13BAA"/>
    <w:rsid w:val="00D13F66"/>
    <w:rsid w:val="00D147B4"/>
    <w:rsid w:val="00D1482E"/>
    <w:rsid w:val="00D160A2"/>
    <w:rsid w:val="00D168F9"/>
    <w:rsid w:val="00D17AA1"/>
    <w:rsid w:val="00D20D16"/>
    <w:rsid w:val="00D21857"/>
    <w:rsid w:val="00D2249D"/>
    <w:rsid w:val="00D226E3"/>
    <w:rsid w:val="00D2282F"/>
    <w:rsid w:val="00D22B67"/>
    <w:rsid w:val="00D233BA"/>
    <w:rsid w:val="00D24628"/>
    <w:rsid w:val="00D273B2"/>
    <w:rsid w:val="00D2791E"/>
    <w:rsid w:val="00D30308"/>
    <w:rsid w:val="00D308FB"/>
    <w:rsid w:val="00D3188E"/>
    <w:rsid w:val="00D35F01"/>
    <w:rsid w:val="00D36052"/>
    <w:rsid w:val="00D36333"/>
    <w:rsid w:val="00D40093"/>
    <w:rsid w:val="00D40646"/>
    <w:rsid w:val="00D40896"/>
    <w:rsid w:val="00D413FB"/>
    <w:rsid w:val="00D42C97"/>
    <w:rsid w:val="00D43617"/>
    <w:rsid w:val="00D44785"/>
    <w:rsid w:val="00D44FA1"/>
    <w:rsid w:val="00D45212"/>
    <w:rsid w:val="00D45AC4"/>
    <w:rsid w:val="00D46878"/>
    <w:rsid w:val="00D476F3"/>
    <w:rsid w:val="00D47E89"/>
    <w:rsid w:val="00D51298"/>
    <w:rsid w:val="00D52207"/>
    <w:rsid w:val="00D5237E"/>
    <w:rsid w:val="00D537E9"/>
    <w:rsid w:val="00D550FD"/>
    <w:rsid w:val="00D55EDB"/>
    <w:rsid w:val="00D561F8"/>
    <w:rsid w:val="00D57D2A"/>
    <w:rsid w:val="00D6018B"/>
    <w:rsid w:val="00D623BF"/>
    <w:rsid w:val="00D62ED8"/>
    <w:rsid w:val="00D65F08"/>
    <w:rsid w:val="00D663AF"/>
    <w:rsid w:val="00D6710E"/>
    <w:rsid w:val="00D70781"/>
    <w:rsid w:val="00D70B46"/>
    <w:rsid w:val="00D73333"/>
    <w:rsid w:val="00D74050"/>
    <w:rsid w:val="00D7412E"/>
    <w:rsid w:val="00D77381"/>
    <w:rsid w:val="00D77DDE"/>
    <w:rsid w:val="00D77F90"/>
    <w:rsid w:val="00D81099"/>
    <w:rsid w:val="00D81A9A"/>
    <w:rsid w:val="00D81DA6"/>
    <w:rsid w:val="00D82872"/>
    <w:rsid w:val="00D82C5F"/>
    <w:rsid w:val="00D8303B"/>
    <w:rsid w:val="00D846DC"/>
    <w:rsid w:val="00D85047"/>
    <w:rsid w:val="00D875DD"/>
    <w:rsid w:val="00D87CF7"/>
    <w:rsid w:val="00D87E10"/>
    <w:rsid w:val="00D912D8"/>
    <w:rsid w:val="00D919DF"/>
    <w:rsid w:val="00D92E7E"/>
    <w:rsid w:val="00D9363C"/>
    <w:rsid w:val="00D94E0D"/>
    <w:rsid w:val="00D9706C"/>
    <w:rsid w:val="00DA2C92"/>
    <w:rsid w:val="00DA358D"/>
    <w:rsid w:val="00DA3E06"/>
    <w:rsid w:val="00DA5090"/>
    <w:rsid w:val="00DA61D5"/>
    <w:rsid w:val="00DB0453"/>
    <w:rsid w:val="00DB2287"/>
    <w:rsid w:val="00DB3519"/>
    <w:rsid w:val="00DB3FAA"/>
    <w:rsid w:val="00DB698A"/>
    <w:rsid w:val="00DB762A"/>
    <w:rsid w:val="00DC0B1E"/>
    <w:rsid w:val="00DC185E"/>
    <w:rsid w:val="00DC23D7"/>
    <w:rsid w:val="00DC367B"/>
    <w:rsid w:val="00DC437E"/>
    <w:rsid w:val="00DC5540"/>
    <w:rsid w:val="00DC5CDA"/>
    <w:rsid w:val="00DD0FEE"/>
    <w:rsid w:val="00DD2512"/>
    <w:rsid w:val="00DD3B69"/>
    <w:rsid w:val="00DD3D55"/>
    <w:rsid w:val="00DD3D6D"/>
    <w:rsid w:val="00DD5A21"/>
    <w:rsid w:val="00DD72D6"/>
    <w:rsid w:val="00DE0EEA"/>
    <w:rsid w:val="00DE240E"/>
    <w:rsid w:val="00DE4F58"/>
    <w:rsid w:val="00DE64B5"/>
    <w:rsid w:val="00DF023D"/>
    <w:rsid w:val="00DF1468"/>
    <w:rsid w:val="00DF1BFF"/>
    <w:rsid w:val="00DF2DCF"/>
    <w:rsid w:val="00DF40C1"/>
    <w:rsid w:val="00DF539F"/>
    <w:rsid w:val="00DF58ED"/>
    <w:rsid w:val="00DF6A90"/>
    <w:rsid w:val="00DF746C"/>
    <w:rsid w:val="00DF7E80"/>
    <w:rsid w:val="00E0024C"/>
    <w:rsid w:val="00E0194C"/>
    <w:rsid w:val="00E03077"/>
    <w:rsid w:val="00E03CC3"/>
    <w:rsid w:val="00E04014"/>
    <w:rsid w:val="00E041ED"/>
    <w:rsid w:val="00E04C32"/>
    <w:rsid w:val="00E04D27"/>
    <w:rsid w:val="00E062B3"/>
    <w:rsid w:val="00E07F9A"/>
    <w:rsid w:val="00E100F4"/>
    <w:rsid w:val="00E1149B"/>
    <w:rsid w:val="00E1219E"/>
    <w:rsid w:val="00E1240F"/>
    <w:rsid w:val="00E1347C"/>
    <w:rsid w:val="00E15BDD"/>
    <w:rsid w:val="00E15CB7"/>
    <w:rsid w:val="00E17930"/>
    <w:rsid w:val="00E224BE"/>
    <w:rsid w:val="00E22FF4"/>
    <w:rsid w:val="00E23085"/>
    <w:rsid w:val="00E25038"/>
    <w:rsid w:val="00E25B33"/>
    <w:rsid w:val="00E2603D"/>
    <w:rsid w:val="00E300A5"/>
    <w:rsid w:val="00E30687"/>
    <w:rsid w:val="00E307E0"/>
    <w:rsid w:val="00E30D5B"/>
    <w:rsid w:val="00E30E07"/>
    <w:rsid w:val="00E30F80"/>
    <w:rsid w:val="00E315FF"/>
    <w:rsid w:val="00E3335F"/>
    <w:rsid w:val="00E3386E"/>
    <w:rsid w:val="00E354F0"/>
    <w:rsid w:val="00E35973"/>
    <w:rsid w:val="00E36A13"/>
    <w:rsid w:val="00E375B5"/>
    <w:rsid w:val="00E400B3"/>
    <w:rsid w:val="00E400F6"/>
    <w:rsid w:val="00E42DED"/>
    <w:rsid w:val="00E437D9"/>
    <w:rsid w:val="00E447C6"/>
    <w:rsid w:val="00E44E38"/>
    <w:rsid w:val="00E45436"/>
    <w:rsid w:val="00E45CEF"/>
    <w:rsid w:val="00E45DC6"/>
    <w:rsid w:val="00E50253"/>
    <w:rsid w:val="00E502F3"/>
    <w:rsid w:val="00E50831"/>
    <w:rsid w:val="00E5183B"/>
    <w:rsid w:val="00E52A98"/>
    <w:rsid w:val="00E53DE2"/>
    <w:rsid w:val="00E547AE"/>
    <w:rsid w:val="00E5659F"/>
    <w:rsid w:val="00E56CEB"/>
    <w:rsid w:val="00E56EE5"/>
    <w:rsid w:val="00E60D40"/>
    <w:rsid w:val="00E6143F"/>
    <w:rsid w:val="00E63582"/>
    <w:rsid w:val="00E6382C"/>
    <w:rsid w:val="00E63D39"/>
    <w:rsid w:val="00E640E9"/>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43A9"/>
    <w:rsid w:val="00E748DF"/>
    <w:rsid w:val="00E74D5F"/>
    <w:rsid w:val="00E75BA1"/>
    <w:rsid w:val="00E77025"/>
    <w:rsid w:val="00E77F35"/>
    <w:rsid w:val="00E80102"/>
    <w:rsid w:val="00E8080D"/>
    <w:rsid w:val="00E83F5D"/>
    <w:rsid w:val="00E84B9C"/>
    <w:rsid w:val="00E85CEE"/>
    <w:rsid w:val="00E86C00"/>
    <w:rsid w:val="00E91B7D"/>
    <w:rsid w:val="00E9280C"/>
    <w:rsid w:val="00E948E1"/>
    <w:rsid w:val="00E94EA6"/>
    <w:rsid w:val="00E95EDD"/>
    <w:rsid w:val="00EA0286"/>
    <w:rsid w:val="00EA3BB5"/>
    <w:rsid w:val="00EA4555"/>
    <w:rsid w:val="00EA6171"/>
    <w:rsid w:val="00EB00FF"/>
    <w:rsid w:val="00EB66C2"/>
    <w:rsid w:val="00EB70F1"/>
    <w:rsid w:val="00EB747D"/>
    <w:rsid w:val="00EC04EB"/>
    <w:rsid w:val="00EC092F"/>
    <w:rsid w:val="00EC0E0D"/>
    <w:rsid w:val="00EC1795"/>
    <w:rsid w:val="00EC21BA"/>
    <w:rsid w:val="00EC338D"/>
    <w:rsid w:val="00EC4DAA"/>
    <w:rsid w:val="00EC6471"/>
    <w:rsid w:val="00EC6AF7"/>
    <w:rsid w:val="00EC71F4"/>
    <w:rsid w:val="00EC784F"/>
    <w:rsid w:val="00ED072D"/>
    <w:rsid w:val="00ED3B6D"/>
    <w:rsid w:val="00ED5D9A"/>
    <w:rsid w:val="00EE0280"/>
    <w:rsid w:val="00EE20B1"/>
    <w:rsid w:val="00EE2EE0"/>
    <w:rsid w:val="00EE5ADB"/>
    <w:rsid w:val="00EF0F2B"/>
    <w:rsid w:val="00EF3A37"/>
    <w:rsid w:val="00EF4165"/>
    <w:rsid w:val="00EF4FD2"/>
    <w:rsid w:val="00EF655E"/>
    <w:rsid w:val="00EF68F8"/>
    <w:rsid w:val="00EF6BE8"/>
    <w:rsid w:val="00F00D11"/>
    <w:rsid w:val="00F011A7"/>
    <w:rsid w:val="00F0144B"/>
    <w:rsid w:val="00F028CA"/>
    <w:rsid w:val="00F03DE0"/>
    <w:rsid w:val="00F05CD0"/>
    <w:rsid w:val="00F064E2"/>
    <w:rsid w:val="00F07FAB"/>
    <w:rsid w:val="00F10154"/>
    <w:rsid w:val="00F12241"/>
    <w:rsid w:val="00F12379"/>
    <w:rsid w:val="00F13004"/>
    <w:rsid w:val="00F13B8D"/>
    <w:rsid w:val="00F1508F"/>
    <w:rsid w:val="00F1519C"/>
    <w:rsid w:val="00F1684A"/>
    <w:rsid w:val="00F17B9C"/>
    <w:rsid w:val="00F17E4D"/>
    <w:rsid w:val="00F212CA"/>
    <w:rsid w:val="00F234DB"/>
    <w:rsid w:val="00F237F6"/>
    <w:rsid w:val="00F23BA3"/>
    <w:rsid w:val="00F23E3E"/>
    <w:rsid w:val="00F24C2D"/>
    <w:rsid w:val="00F25612"/>
    <w:rsid w:val="00F259D8"/>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4B1C"/>
    <w:rsid w:val="00F54EDD"/>
    <w:rsid w:val="00F57A4F"/>
    <w:rsid w:val="00F61E0D"/>
    <w:rsid w:val="00F63EF2"/>
    <w:rsid w:val="00F646ED"/>
    <w:rsid w:val="00F64F1C"/>
    <w:rsid w:val="00F70611"/>
    <w:rsid w:val="00F71CCD"/>
    <w:rsid w:val="00F7334F"/>
    <w:rsid w:val="00F737E2"/>
    <w:rsid w:val="00F74A2A"/>
    <w:rsid w:val="00F74F24"/>
    <w:rsid w:val="00F75E29"/>
    <w:rsid w:val="00F77E3E"/>
    <w:rsid w:val="00F80650"/>
    <w:rsid w:val="00F80B60"/>
    <w:rsid w:val="00F812B7"/>
    <w:rsid w:val="00F81531"/>
    <w:rsid w:val="00F817B4"/>
    <w:rsid w:val="00F82658"/>
    <w:rsid w:val="00F845FF"/>
    <w:rsid w:val="00F85137"/>
    <w:rsid w:val="00F87D35"/>
    <w:rsid w:val="00F87F4D"/>
    <w:rsid w:val="00F92226"/>
    <w:rsid w:val="00F929BF"/>
    <w:rsid w:val="00F93399"/>
    <w:rsid w:val="00F94F59"/>
    <w:rsid w:val="00F96C01"/>
    <w:rsid w:val="00F9731F"/>
    <w:rsid w:val="00FA14D0"/>
    <w:rsid w:val="00FA1B84"/>
    <w:rsid w:val="00FA29E0"/>
    <w:rsid w:val="00FA3237"/>
    <w:rsid w:val="00FA3CBD"/>
    <w:rsid w:val="00FA4302"/>
    <w:rsid w:val="00FA4FBA"/>
    <w:rsid w:val="00FA53D7"/>
    <w:rsid w:val="00FA5871"/>
    <w:rsid w:val="00FA6772"/>
    <w:rsid w:val="00FA6F30"/>
    <w:rsid w:val="00FB01C0"/>
    <w:rsid w:val="00FB0FF3"/>
    <w:rsid w:val="00FB102B"/>
    <w:rsid w:val="00FB1063"/>
    <w:rsid w:val="00FB1083"/>
    <w:rsid w:val="00FB10D8"/>
    <w:rsid w:val="00FB1227"/>
    <w:rsid w:val="00FB279D"/>
    <w:rsid w:val="00FB4F47"/>
    <w:rsid w:val="00FB60D0"/>
    <w:rsid w:val="00FB6E20"/>
    <w:rsid w:val="00FB7611"/>
    <w:rsid w:val="00FB7CC3"/>
    <w:rsid w:val="00FC21F7"/>
    <w:rsid w:val="00FC2DCF"/>
    <w:rsid w:val="00FC35C3"/>
    <w:rsid w:val="00FC3BBD"/>
    <w:rsid w:val="00FC4DB3"/>
    <w:rsid w:val="00FC4EC5"/>
    <w:rsid w:val="00FC5066"/>
    <w:rsid w:val="00FC51D4"/>
    <w:rsid w:val="00FC57BE"/>
    <w:rsid w:val="00FC6AFA"/>
    <w:rsid w:val="00FC72EA"/>
    <w:rsid w:val="00FC7889"/>
    <w:rsid w:val="00FD074C"/>
    <w:rsid w:val="00FD1191"/>
    <w:rsid w:val="00FD1A0A"/>
    <w:rsid w:val="00FD1F8F"/>
    <w:rsid w:val="00FD1FEC"/>
    <w:rsid w:val="00FD2B3D"/>
    <w:rsid w:val="00FD2E5C"/>
    <w:rsid w:val="00FD2FA6"/>
    <w:rsid w:val="00FD305A"/>
    <w:rsid w:val="00FD3979"/>
    <w:rsid w:val="00FD528B"/>
    <w:rsid w:val="00FD52FF"/>
    <w:rsid w:val="00FD5BAE"/>
    <w:rsid w:val="00FD73AF"/>
    <w:rsid w:val="00FD7844"/>
    <w:rsid w:val="00FE0B13"/>
    <w:rsid w:val="00FE0C0E"/>
    <w:rsid w:val="00FE1167"/>
    <w:rsid w:val="00FE1934"/>
    <w:rsid w:val="00FE2564"/>
    <w:rsid w:val="00FE491D"/>
    <w:rsid w:val="00FF1D04"/>
    <w:rsid w:val="00FF2197"/>
    <w:rsid w:val="00FF2F0C"/>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UnresolvedMention">
    <w:name w:val="Unresolved Mention"/>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developers.meta.com/horizon/documentation/unity/ts-mqdh/"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017/S0140525X00080018"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hello.vrcha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nyaspubs.onlinelibrary.wiley.com/doi/10.1111/j.1749-6632.1999.tb09199.x"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oi.org/10.3390/virtualworlds2010002"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i.org/10.1145/3544548.3580963" TargetMode="External"/><Relationship Id="rId35" Type="http://schemas.openxmlformats.org/officeDocument/2006/relationships/hyperlink" Target="https://developer.apple.com/design/human-interface-guidelines/designing-for-visionos/" TargetMode="Externa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F9CB7-97D0-4B0F-8E97-7800A0BCE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2260</Words>
  <Characters>12887</Characters>
  <Application>Microsoft Office Word</Application>
  <DocSecurity>0</DocSecurity>
  <Lines>107</Lines>
  <Paragraphs>30</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2025-12-27T02:18:00Z</dcterms:created>
  <dcterms:modified xsi:type="dcterms:W3CDTF">2025-12-27T05:52:00Z</dcterms:modified>
</cp:coreProperties>
</file>